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608A" w:rsidRDefault="0044608A" w:rsidP="0044608A">
      <w:pPr>
        <w:spacing w:line="360" w:lineRule="auto"/>
        <w:rPr>
          <w:rFonts w:eastAsia="楷体_GB2312"/>
        </w:rPr>
      </w:pPr>
      <w:r>
        <w:rPr>
          <w:rFonts w:eastAsia="楷体_GB2312" w:hint="eastAsia"/>
        </w:rPr>
        <w:t>技术文档密级：机密</w:t>
      </w:r>
    </w:p>
    <w:p w:rsidR="0044608A" w:rsidRDefault="0044608A" w:rsidP="00265FEA">
      <w:pPr>
        <w:spacing w:line="360" w:lineRule="auto"/>
        <w:jc w:val="center"/>
        <w:outlineLvl w:val="0"/>
        <w:rPr>
          <w:rFonts w:ascii="宋体" w:hAnsi="宋体"/>
          <w:b/>
          <w:szCs w:val="21"/>
        </w:rPr>
      </w:pPr>
    </w:p>
    <w:p w:rsidR="00B852B1" w:rsidRDefault="006C301B" w:rsidP="004F3AD9">
      <w:pPr>
        <w:jc w:val="center"/>
        <w:rPr>
          <w:b/>
          <w:sz w:val="44"/>
          <w:szCs w:val="44"/>
        </w:rPr>
      </w:pPr>
      <w:r>
        <w:rPr>
          <w:rFonts w:hint="eastAsia"/>
          <w:b/>
          <w:sz w:val="44"/>
          <w:szCs w:val="44"/>
        </w:rPr>
        <w:t>碧昆</w:t>
      </w:r>
      <w:r>
        <w:rPr>
          <w:rFonts w:hint="eastAsia"/>
          <w:b/>
          <w:sz w:val="44"/>
          <w:szCs w:val="44"/>
        </w:rPr>
        <w:t>-</w:t>
      </w:r>
      <w:r>
        <w:rPr>
          <w:rFonts w:hint="eastAsia"/>
          <w:b/>
          <w:sz w:val="44"/>
          <w:szCs w:val="44"/>
        </w:rPr>
        <w:t>高端租赁网项目</w:t>
      </w:r>
    </w:p>
    <w:p w:rsidR="00265FEA" w:rsidRPr="009B41AA" w:rsidRDefault="00E11979" w:rsidP="009B41AA">
      <w:pPr>
        <w:jc w:val="center"/>
        <w:rPr>
          <w:b/>
          <w:sz w:val="44"/>
          <w:szCs w:val="44"/>
        </w:rPr>
      </w:pPr>
      <w:r>
        <w:rPr>
          <w:rFonts w:hint="eastAsia"/>
          <w:b/>
          <w:sz w:val="44"/>
          <w:szCs w:val="44"/>
        </w:rPr>
        <w:t>需求说明书</w:t>
      </w:r>
    </w:p>
    <w:p w:rsidR="00265FEA" w:rsidRDefault="00265FEA" w:rsidP="00D519A5"/>
    <w:p w:rsidR="00BA5CD5" w:rsidRPr="00F56040" w:rsidRDefault="00BA5CD5" w:rsidP="00D519A5"/>
    <w:p w:rsidR="00D519A5" w:rsidRDefault="00D519A5" w:rsidP="00D519A5">
      <w:pPr>
        <w:rPr>
          <w:sz w:val="22"/>
        </w:rPr>
      </w:pPr>
    </w:p>
    <w:p w:rsidR="00D519A5" w:rsidRDefault="00D519A5" w:rsidP="00D519A5">
      <w:pPr>
        <w:rPr>
          <w:sz w:val="22"/>
        </w:rPr>
      </w:pPr>
    </w:p>
    <w:p w:rsidR="00D519A5" w:rsidRDefault="00D519A5" w:rsidP="00D519A5">
      <w:pPr>
        <w:rPr>
          <w:sz w:val="22"/>
        </w:rPr>
      </w:pPr>
    </w:p>
    <w:p w:rsidR="00D519A5" w:rsidRDefault="00D519A5" w:rsidP="00D519A5">
      <w:pPr>
        <w:rPr>
          <w:sz w:val="22"/>
        </w:rPr>
      </w:pPr>
    </w:p>
    <w:p w:rsidR="00D519A5" w:rsidRDefault="00D519A5" w:rsidP="00D519A5">
      <w:pPr>
        <w:rPr>
          <w:sz w:val="22"/>
        </w:rPr>
      </w:pPr>
    </w:p>
    <w:p w:rsidR="00D519A5" w:rsidRDefault="00D519A5" w:rsidP="00D519A5">
      <w:pPr>
        <w:rPr>
          <w:sz w:val="22"/>
        </w:rPr>
      </w:pPr>
    </w:p>
    <w:p w:rsidR="008231E5" w:rsidRPr="00E119C0" w:rsidRDefault="008231E5" w:rsidP="00D519A5">
      <w:pPr>
        <w:rPr>
          <w:rFonts w:eastAsiaTheme="minorEastAsia"/>
          <w:sz w:val="22"/>
        </w:rPr>
      </w:pPr>
      <w:r>
        <w:rPr>
          <w:rFonts w:hint="eastAsia"/>
          <w:sz w:val="22"/>
        </w:rPr>
        <w:t>作者</w:t>
      </w:r>
      <w:r w:rsidRPr="0074518E">
        <w:rPr>
          <w:sz w:val="22"/>
        </w:rPr>
        <w:t>:</w:t>
      </w:r>
      <w:r>
        <w:rPr>
          <w:rFonts w:eastAsia="DFKai-SB"/>
          <w:sz w:val="22"/>
        </w:rPr>
        <w:tab/>
      </w:r>
      <w:r w:rsidR="00E119C0">
        <w:rPr>
          <w:rFonts w:eastAsiaTheme="minorEastAsia" w:hint="eastAsia"/>
          <w:sz w:val="22"/>
        </w:rPr>
        <w:t>周科峰</w:t>
      </w:r>
    </w:p>
    <w:p w:rsidR="008231E5" w:rsidRPr="000C2E1A" w:rsidRDefault="008231E5" w:rsidP="00D519A5">
      <w:pPr>
        <w:rPr>
          <w:rFonts w:eastAsiaTheme="minorEastAsia"/>
          <w:sz w:val="22"/>
        </w:rPr>
      </w:pPr>
      <w:r>
        <w:rPr>
          <w:rFonts w:hint="eastAsia"/>
          <w:sz w:val="22"/>
        </w:rPr>
        <w:t>建立日期</w:t>
      </w:r>
      <w:r w:rsidRPr="0074518E">
        <w:rPr>
          <w:sz w:val="22"/>
        </w:rPr>
        <w:t>:</w:t>
      </w:r>
      <w:r>
        <w:rPr>
          <w:rFonts w:eastAsia="DFKai-SB"/>
          <w:sz w:val="22"/>
        </w:rPr>
        <w:tab/>
      </w:r>
      <w:r w:rsidR="00470E9B">
        <w:rPr>
          <w:rFonts w:eastAsiaTheme="minorEastAsia" w:hint="eastAsia"/>
          <w:sz w:val="22"/>
        </w:rPr>
        <w:t>2014</w:t>
      </w:r>
      <w:r>
        <w:rPr>
          <w:rFonts w:eastAsiaTheme="minorEastAsia" w:hint="eastAsia"/>
          <w:sz w:val="22"/>
        </w:rPr>
        <w:t>-0</w:t>
      </w:r>
      <w:r w:rsidR="006C301B">
        <w:rPr>
          <w:rFonts w:eastAsiaTheme="minorEastAsia" w:hint="eastAsia"/>
          <w:sz w:val="22"/>
        </w:rPr>
        <w:t>6</w:t>
      </w:r>
      <w:r w:rsidR="00E119C0">
        <w:rPr>
          <w:rFonts w:eastAsiaTheme="minorEastAsia" w:hint="eastAsia"/>
          <w:sz w:val="22"/>
        </w:rPr>
        <w:t>-20</w:t>
      </w:r>
    </w:p>
    <w:p w:rsidR="008231E5" w:rsidRPr="00AC6F55" w:rsidRDefault="008231E5" w:rsidP="00D519A5">
      <w:pPr>
        <w:rPr>
          <w:sz w:val="22"/>
        </w:rPr>
      </w:pPr>
      <w:r>
        <w:rPr>
          <w:rFonts w:hint="eastAsia"/>
          <w:sz w:val="22"/>
        </w:rPr>
        <w:t>最后更新</w:t>
      </w:r>
      <w:r w:rsidRPr="0074518E">
        <w:rPr>
          <w:sz w:val="22"/>
        </w:rPr>
        <w:t>:</w:t>
      </w:r>
      <w:r>
        <w:rPr>
          <w:rFonts w:eastAsia="DFKai-SB"/>
          <w:sz w:val="22"/>
        </w:rPr>
        <w:tab/>
      </w:r>
    </w:p>
    <w:p w:rsidR="008231E5" w:rsidRDefault="008231E5" w:rsidP="00D519A5">
      <w:pPr>
        <w:rPr>
          <w:rFonts w:eastAsia="DFKai-SB"/>
          <w:sz w:val="22"/>
        </w:rPr>
      </w:pPr>
      <w:r>
        <w:rPr>
          <w:rFonts w:hint="eastAsia"/>
          <w:sz w:val="22"/>
        </w:rPr>
        <w:t>版本号</w:t>
      </w:r>
      <w:r w:rsidRPr="0074518E">
        <w:rPr>
          <w:sz w:val="22"/>
        </w:rPr>
        <w:t>:</w:t>
      </w:r>
      <w:r>
        <w:rPr>
          <w:rFonts w:eastAsia="DFKai-SB"/>
          <w:sz w:val="22"/>
        </w:rPr>
        <w:tab/>
      </w:r>
      <w:r>
        <w:rPr>
          <w:rFonts w:hint="eastAsia"/>
          <w:color w:val="FF0000"/>
          <w:sz w:val="22"/>
        </w:rPr>
        <w:t>1.0</w:t>
      </w:r>
    </w:p>
    <w:p w:rsidR="008231E5" w:rsidRDefault="008231E5" w:rsidP="00D519A5">
      <w:pPr>
        <w:rPr>
          <w:rFonts w:eastAsia="DFKai-SB"/>
          <w:sz w:val="22"/>
        </w:rPr>
      </w:pPr>
      <w:r>
        <w:rPr>
          <w:rFonts w:eastAsia="DFKai-SB"/>
          <w:sz w:val="22"/>
        </w:rPr>
        <w:tab/>
      </w:r>
    </w:p>
    <w:p w:rsidR="008231E5" w:rsidRDefault="008231E5" w:rsidP="00D519A5">
      <w:pPr>
        <w:rPr>
          <w:rFonts w:eastAsia="DFKai-SB"/>
          <w:sz w:val="22"/>
        </w:rPr>
      </w:pPr>
    </w:p>
    <w:p w:rsidR="008231E5" w:rsidRDefault="008231E5" w:rsidP="00D519A5">
      <w:pPr>
        <w:rPr>
          <w:rFonts w:eastAsia="DFKai-SB"/>
          <w:sz w:val="22"/>
        </w:rPr>
      </w:pPr>
      <w:r>
        <w:rPr>
          <w:rFonts w:hint="eastAsia"/>
          <w:sz w:val="22"/>
        </w:rPr>
        <w:t>审阅</w:t>
      </w:r>
      <w:r w:rsidRPr="0074518E">
        <w:rPr>
          <w:sz w:val="22"/>
        </w:rPr>
        <w:t>:</w:t>
      </w:r>
    </w:p>
    <w:tbl>
      <w:tblPr>
        <w:tblW w:w="0" w:type="auto"/>
        <w:tblInd w:w="2628" w:type="dxa"/>
        <w:tblLayout w:type="fixed"/>
        <w:tblLook w:val="0000"/>
      </w:tblPr>
      <w:tblGrid>
        <w:gridCol w:w="1800"/>
        <w:gridCol w:w="2880"/>
      </w:tblGrid>
      <w:tr w:rsidR="008231E5" w:rsidTr="00831DE7">
        <w:tc>
          <w:tcPr>
            <w:tcW w:w="1800" w:type="dxa"/>
            <w:tcBorders>
              <w:top w:val="nil"/>
              <w:left w:val="nil"/>
              <w:bottom w:val="nil"/>
              <w:right w:val="nil"/>
            </w:tcBorders>
          </w:tcPr>
          <w:p w:rsidR="008231E5" w:rsidRDefault="008231E5" w:rsidP="00D519A5">
            <w:pPr>
              <w:rPr>
                <w:rFonts w:eastAsia="DFKai-SB"/>
                <w:sz w:val="22"/>
              </w:rPr>
            </w:pPr>
            <w:r w:rsidRPr="0074518E">
              <w:rPr>
                <w:rStyle w:val="HighlightedVariable"/>
                <w:sz w:val="22"/>
              </w:rPr>
              <w:t>&lt;</w:t>
            </w:r>
            <w:r>
              <w:rPr>
                <w:rStyle w:val="HighlightedVariable"/>
                <w:rFonts w:hint="eastAsia"/>
                <w:sz w:val="22"/>
              </w:rPr>
              <w:t>审阅人</w:t>
            </w:r>
            <w:r w:rsidRPr="0074518E">
              <w:rPr>
                <w:rStyle w:val="HighlightedVariable"/>
                <w:sz w:val="22"/>
              </w:rPr>
              <w:t xml:space="preserve"> 1&gt;</w:t>
            </w:r>
          </w:p>
        </w:tc>
        <w:tc>
          <w:tcPr>
            <w:tcW w:w="2880" w:type="dxa"/>
            <w:tcBorders>
              <w:top w:val="nil"/>
              <w:left w:val="nil"/>
              <w:bottom w:val="single" w:sz="6" w:space="0" w:color="auto"/>
              <w:right w:val="nil"/>
            </w:tcBorders>
          </w:tcPr>
          <w:p w:rsidR="008231E5" w:rsidRDefault="008231E5" w:rsidP="00D519A5">
            <w:pPr>
              <w:rPr>
                <w:rFonts w:eastAsia="DFKai-SB"/>
                <w:sz w:val="22"/>
              </w:rPr>
            </w:pPr>
          </w:p>
        </w:tc>
      </w:tr>
      <w:tr w:rsidR="008231E5" w:rsidTr="00831DE7">
        <w:tc>
          <w:tcPr>
            <w:tcW w:w="1800" w:type="dxa"/>
            <w:tcBorders>
              <w:top w:val="nil"/>
              <w:left w:val="nil"/>
              <w:bottom w:val="nil"/>
              <w:right w:val="nil"/>
            </w:tcBorders>
          </w:tcPr>
          <w:p w:rsidR="008231E5" w:rsidRDefault="008231E5" w:rsidP="00D519A5">
            <w:pPr>
              <w:rPr>
                <w:rFonts w:eastAsia="DFKai-SB"/>
                <w:sz w:val="22"/>
              </w:rPr>
            </w:pPr>
            <w:r w:rsidRPr="0074518E">
              <w:rPr>
                <w:rStyle w:val="HighlightedVariable"/>
                <w:sz w:val="22"/>
              </w:rPr>
              <w:t>&lt;</w:t>
            </w:r>
            <w:r>
              <w:rPr>
                <w:rStyle w:val="HighlightedVariable"/>
                <w:rFonts w:hint="eastAsia"/>
                <w:sz w:val="22"/>
              </w:rPr>
              <w:t>审阅人</w:t>
            </w:r>
            <w:r w:rsidRPr="0074518E">
              <w:rPr>
                <w:rStyle w:val="HighlightedVariable"/>
                <w:sz w:val="22"/>
              </w:rPr>
              <w:t>2&gt;</w:t>
            </w:r>
          </w:p>
        </w:tc>
        <w:tc>
          <w:tcPr>
            <w:tcW w:w="2880" w:type="dxa"/>
            <w:tcBorders>
              <w:top w:val="single" w:sz="6" w:space="0" w:color="auto"/>
              <w:left w:val="nil"/>
              <w:bottom w:val="single" w:sz="6" w:space="0" w:color="auto"/>
              <w:right w:val="nil"/>
            </w:tcBorders>
          </w:tcPr>
          <w:p w:rsidR="008231E5" w:rsidRDefault="008231E5" w:rsidP="00D519A5">
            <w:pPr>
              <w:rPr>
                <w:rFonts w:eastAsia="DFKai-SB"/>
                <w:sz w:val="22"/>
              </w:rPr>
            </w:pPr>
          </w:p>
        </w:tc>
      </w:tr>
      <w:tr w:rsidR="008231E5" w:rsidTr="00831DE7">
        <w:tc>
          <w:tcPr>
            <w:tcW w:w="1800" w:type="dxa"/>
            <w:tcBorders>
              <w:top w:val="nil"/>
              <w:left w:val="nil"/>
              <w:bottom w:val="nil"/>
              <w:right w:val="nil"/>
            </w:tcBorders>
          </w:tcPr>
          <w:p w:rsidR="008231E5" w:rsidRPr="005834B8" w:rsidRDefault="008231E5" w:rsidP="00D519A5">
            <w:pPr>
              <w:rPr>
                <w:color w:val="0000FF"/>
                <w:sz w:val="22"/>
              </w:rPr>
            </w:pPr>
            <w:r>
              <w:rPr>
                <w:rStyle w:val="HighlightedVariable"/>
                <w:sz w:val="22"/>
              </w:rPr>
              <w:t>&lt;</w:t>
            </w:r>
            <w:r>
              <w:rPr>
                <w:rStyle w:val="HighlightedVariable"/>
                <w:rFonts w:hint="eastAsia"/>
                <w:sz w:val="22"/>
              </w:rPr>
              <w:t>审阅人</w:t>
            </w:r>
            <w:r>
              <w:rPr>
                <w:rStyle w:val="HighlightedVariable"/>
                <w:rFonts w:hint="eastAsia"/>
                <w:sz w:val="22"/>
              </w:rPr>
              <w:t>3</w:t>
            </w:r>
            <w:r w:rsidRPr="0074518E">
              <w:rPr>
                <w:rStyle w:val="HighlightedVariable"/>
                <w:sz w:val="22"/>
              </w:rPr>
              <w:t>&gt;</w:t>
            </w:r>
          </w:p>
        </w:tc>
        <w:tc>
          <w:tcPr>
            <w:tcW w:w="2880" w:type="dxa"/>
            <w:tcBorders>
              <w:top w:val="single" w:sz="6" w:space="0" w:color="auto"/>
              <w:left w:val="nil"/>
              <w:bottom w:val="single" w:sz="6" w:space="0" w:color="auto"/>
              <w:right w:val="nil"/>
            </w:tcBorders>
          </w:tcPr>
          <w:p w:rsidR="008231E5" w:rsidRDefault="008231E5" w:rsidP="00D519A5">
            <w:pPr>
              <w:rPr>
                <w:rFonts w:eastAsia="DFKai-SB"/>
                <w:sz w:val="22"/>
              </w:rPr>
            </w:pPr>
          </w:p>
        </w:tc>
      </w:tr>
    </w:tbl>
    <w:p w:rsidR="00265FEA" w:rsidRPr="00F56040" w:rsidRDefault="00265FEA" w:rsidP="00D519A5"/>
    <w:p w:rsidR="004349FD" w:rsidRDefault="004349FD">
      <w:pPr>
        <w:widowControl/>
        <w:jc w:val="left"/>
      </w:pPr>
      <w:r>
        <w:br w:type="page"/>
      </w:r>
    </w:p>
    <w:p w:rsidR="00FC2AE2" w:rsidRDefault="00FC2AE2" w:rsidP="00FC2AE2">
      <w:pPr>
        <w:keepNext/>
        <w:keepLines/>
        <w:spacing w:before="120" w:after="120"/>
        <w:rPr>
          <w:rFonts w:eastAsia="DFKai-SB"/>
          <w:sz w:val="22"/>
        </w:rPr>
      </w:pPr>
      <w:r>
        <w:rPr>
          <w:rFonts w:hint="eastAsia"/>
          <w:b/>
        </w:rPr>
        <w:lastRenderedPageBreak/>
        <w:t>更新记录</w:t>
      </w:r>
    </w:p>
    <w:tbl>
      <w:tblPr>
        <w:tblW w:w="8221" w:type="dxa"/>
        <w:tblInd w:w="9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000"/>
      </w:tblPr>
      <w:tblGrid>
        <w:gridCol w:w="1287"/>
        <w:gridCol w:w="1890"/>
        <w:gridCol w:w="933"/>
        <w:gridCol w:w="4111"/>
      </w:tblGrid>
      <w:tr w:rsidR="00FC2AE2" w:rsidTr="00831DE7">
        <w:trPr>
          <w:cantSplit/>
          <w:tblHeader/>
        </w:trPr>
        <w:tc>
          <w:tcPr>
            <w:tcW w:w="1287" w:type="dxa"/>
            <w:tcBorders>
              <w:top w:val="single" w:sz="12" w:space="0" w:color="auto"/>
              <w:left w:val="single" w:sz="12" w:space="0" w:color="auto"/>
              <w:bottom w:val="nil"/>
              <w:right w:val="nil"/>
            </w:tcBorders>
            <w:shd w:val="pct10" w:color="auto" w:fill="auto"/>
          </w:tcPr>
          <w:p w:rsidR="00FC2AE2" w:rsidRDefault="00FC2AE2" w:rsidP="00831DE7">
            <w:pPr>
              <w:pStyle w:val="TableHeading"/>
              <w:rPr>
                <w:rFonts w:eastAsia="DFKai-SB"/>
                <w:b w:val="0"/>
                <w:sz w:val="22"/>
              </w:rPr>
            </w:pPr>
            <w:r>
              <w:rPr>
                <w:rFonts w:hint="eastAsia"/>
                <w:b w:val="0"/>
                <w:sz w:val="22"/>
              </w:rPr>
              <w:t>日期</w:t>
            </w:r>
          </w:p>
        </w:tc>
        <w:tc>
          <w:tcPr>
            <w:tcW w:w="1890" w:type="dxa"/>
            <w:tcBorders>
              <w:top w:val="single" w:sz="12" w:space="0" w:color="auto"/>
              <w:left w:val="nil"/>
              <w:bottom w:val="nil"/>
              <w:right w:val="nil"/>
            </w:tcBorders>
            <w:shd w:val="pct10" w:color="auto" w:fill="auto"/>
          </w:tcPr>
          <w:p w:rsidR="00FC2AE2" w:rsidRDefault="00FC2AE2" w:rsidP="00831DE7">
            <w:pPr>
              <w:pStyle w:val="TableHeading"/>
              <w:rPr>
                <w:rFonts w:eastAsia="DFKai-SB"/>
                <w:b w:val="0"/>
                <w:sz w:val="22"/>
              </w:rPr>
            </w:pPr>
            <w:r>
              <w:rPr>
                <w:rFonts w:hint="eastAsia"/>
                <w:b w:val="0"/>
                <w:sz w:val="22"/>
              </w:rPr>
              <w:t>作者</w:t>
            </w:r>
          </w:p>
        </w:tc>
        <w:tc>
          <w:tcPr>
            <w:tcW w:w="933" w:type="dxa"/>
            <w:tcBorders>
              <w:top w:val="single" w:sz="12" w:space="0" w:color="auto"/>
              <w:left w:val="nil"/>
              <w:bottom w:val="nil"/>
              <w:right w:val="nil"/>
            </w:tcBorders>
            <w:shd w:val="pct10" w:color="auto" w:fill="auto"/>
          </w:tcPr>
          <w:p w:rsidR="00FC2AE2" w:rsidRDefault="00FC2AE2" w:rsidP="00831DE7">
            <w:pPr>
              <w:pStyle w:val="TableHeading"/>
              <w:rPr>
                <w:rFonts w:eastAsia="DFKai-SB"/>
                <w:b w:val="0"/>
                <w:sz w:val="22"/>
              </w:rPr>
            </w:pPr>
            <w:r>
              <w:rPr>
                <w:rFonts w:hint="eastAsia"/>
                <w:b w:val="0"/>
                <w:sz w:val="22"/>
              </w:rPr>
              <w:t>版本</w:t>
            </w:r>
          </w:p>
        </w:tc>
        <w:tc>
          <w:tcPr>
            <w:tcW w:w="4111" w:type="dxa"/>
            <w:tcBorders>
              <w:top w:val="single" w:sz="12" w:space="0" w:color="auto"/>
              <w:left w:val="nil"/>
              <w:bottom w:val="nil"/>
              <w:right w:val="single" w:sz="12" w:space="0" w:color="auto"/>
            </w:tcBorders>
            <w:shd w:val="pct10" w:color="auto" w:fill="auto"/>
          </w:tcPr>
          <w:p w:rsidR="00FC2AE2" w:rsidRDefault="00FC2AE2" w:rsidP="00831DE7">
            <w:pPr>
              <w:pStyle w:val="TableHeading"/>
              <w:rPr>
                <w:rFonts w:eastAsia="DFKai-SB"/>
                <w:b w:val="0"/>
                <w:sz w:val="22"/>
              </w:rPr>
            </w:pPr>
            <w:r>
              <w:rPr>
                <w:rFonts w:hint="eastAsia"/>
                <w:b w:val="0"/>
                <w:sz w:val="22"/>
              </w:rPr>
              <w:t>更新备注</w:t>
            </w:r>
          </w:p>
        </w:tc>
      </w:tr>
      <w:tr w:rsidR="00FC2AE2" w:rsidTr="00831DE7">
        <w:trPr>
          <w:cantSplit/>
          <w:trHeight w:hRule="exact" w:val="60"/>
          <w:tblHeader/>
        </w:trPr>
        <w:tc>
          <w:tcPr>
            <w:tcW w:w="1287" w:type="dxa"/>
            <w:tcBorders>
              <w:top w:val="single" w:sz="6" w:space="0" w:color="auto"/>
              <w:left w:val="nil"/>
              <w:bottom w:val="single" w:sz="6" w:space="0" w:color="auto"/>
              <w:right w:val="nil"/>
            </w:tcBorders>
            <w:shd w:val="pct50" w:color="auto" w:fill="auto"/>
          </w:tcPr>
          <w:p w:rsidR="00FC2AE2" w:rsidRDefault="00FC2AE2" w:rsidP="00831DE7">
            <w:pPr>
              <w:pStyle w:val="TableText"/>
              <w:rPr>
                <w:rFonts w:eastAsia="DFKai-SB"/>
                <w:sz w:val="22"/>
              </w:rPr>
            </w:pPr>
          </w:p>
        </w:tc>
        <w:tc>
          <w:tcPr>
            <w:tcW w:w="1890" w:type="dxa"/>
            <w:tcBorders>
              <w:top w:val="single" w:sz="6" w:space="0" w:color="auto"/>
              <w:left w:val="nil"/>
              <w:bottom w:val="single" w:sz="6" w:space="0" w:color="auto"/>
              <w:right w:val="nil"/>
            </w:tcBorders>
            <w:shd w:val="pct50" w:color="auto" w:fill="auto"/>
          </w:tcPr>
          <w:p w:rsidR="00FC2AE2" w:rsidRDefault="00FC2AE2" w:rsidP="00831DE7">
            <w:pPr>
              <w:pStyle w:val="TableText"/>
              <w:rPr>
                <w:rFonts w:eastAsia="DFKai-SB"/>
                <w:sz w:val="22"/>
              </w:rPr>
            </w:pPr>
          </w:p>
        </w:tc>
        <w:tc>
          <w:tcPr>
            <w:tcW w:w="933" w:type="dxa"/>
            <w:tcBorders>
              <w:top w:val="single" w:sz="6" w:space="0" w:color="auto"/>
              <w:left w:val="nil"/>
              <w:bottom w:val="single" w:sz="6" w:space="0" w:color="auto"/>
              <w:right w:val="nil"/>
            </w:tcBorders>
            <w:shd w:val="pct50" w:color="auto" w:fill="auto"/>
          </w:tcPr>
          <w:p w:rsidR="00FC2AE2" w:rsidRDefault="00FC2AE2" w:rsidP="00831DE7">
            <w:pPr>
              <w:pStyle w:val="TableText"/>
              <w:rPr>
                <w:rFonts w:eastAsia="DFKai-SB"/>
                <w:sz w:val="22"/>
              </w:rPr>
            </w:pPr>
          </w:p>
        </w:tc>
        <w:tc>
          <w:tcPr>
            <w:tcW w:w="4111" w:type="dxa"/>
            <w:tcBorders>
              <w:top w:val="single" w:sz="6" w:space="0" w:color="auto"/>
              <w:left w:val="nil"/>
              <w:bottom w:val="single" w:sz="6" w:space="0" w:color="auto"/>
              <w:right w:val="nil"/>
            </w:tcBorders>
            <w:shd w:val="pct50" w:color="auto" w:fill="auto"/>
          </w:tcPr>
          <w:p w:rsidR="00FC2AE2" w:rsidRDefault="00FC2AE2" w:rsidP="00831DE7">
            <w:pPr>
              <w:pStyle w:val="TableText"/>
              <w:rPr>
                <w:rFonts w:eastAsia="DFKai-SB"/>
                <w:sz w:val="22"/>
              </w:rPr>
            </w:pPr>
          </w:p>
        </w:tc>
      </w:tr>
      <w:tr w:rsidR="00FC2AE2" w:rsidRPr="006E4249" w:rsidTr="00831DE7">
        <w:trPr>
          <w:cantSplit/>
        </w:trPr>
        <w:tc>
          <w:tcPr>
            <w:tcW w:w="1287" w:type="dxa"/>
            <w:tcBorders>
              <w:top w:val="single" w:sz="6" w:space="0" w:color="auto"/>
              <w:left w:val="single" w:sz="12" w:space="0" w:color="auto"/>
              <w:bottom w:val="single" w:sz="6" w:space="0" w:color="auto"/>
              <w:right w:val="single" w:sz="6" w:space="0" w:color="auto"/>
            </w:tcBorders>
          </w:tcPr>
          <w:p w:rsidR="00FC2AE2" w:rsidRDefault="001C06A5" w:rsidP="00831DE7">
            <w:pPr>
              <w:pStyle w:val="TableText"/>
              <w:rPr>
                <w:rFonts w:eastAsia="宋体"/>
                <w:sz w:val="20"/>
                <w:lang w:eastAsia="zh-CN"/>
              </w:rPr>
            </w:pPr>
            <w:r>
              <w:rPr>
                <w:rFonts w:eastAsia="宋体" w:hint="eastAsia"/>
                <w:sz w:val="20"/>
                <w:lang w:eastAsia="zh-CN"/>
              </w:rPr>
              <w:t>2014-06-2</w:t>
            </w:r>
            <w:r w:rsidR="001677BA">
              <w:rPr>
                <w:rFonts w:eastAsia="宋体" w:hint="eastAsia"/>
                <w:sz w:val="20"/>
                <w:lang w:eastAsia="zh-CN"/>
              </w:rPr>
              <w:t>0</w:t>
            </w:r>
          </w:p>
        </w:tc>
        <w:tc>
          <w:tcPr>
            <w:tcW w:w="1890" w:type="dxa"/>
            <w:tcBorders>
              <w:top w:val="single" w:sz="6" w:space="0" w:color="auto"/>
              <w:left w:val="single" w:sz="6" w:space="0" w:color="auto"/>
              <w:bottom w:val="single" w:sz="6" w:space="0" w:color="auto"/>
              <w:right w:val="single" w:sz="6" w:space="0" w:color="auto"/>
            </w:tcBorders>
          </w:tcPr>
          <w:p w:rsidR="00FC2AE2" w:rsidRDefault="000A3BB6" w:rsidP="00831DE7">
            <w:pPr>
              <w:pStyle w:val="TableText"/>
              <w:rPr>
                <w:rFonts w:eastAsia="宋体"/>
                <w:sz w:val="22"/>
                <w:lang w:eastAsia="zh-CN"/>
              </w:rPr>
            </w:pPr>
            <w:r>
              <w:rPr>
                <w:rFonts w:eastAsia="宋体" w:hint="eastAsia"/>
                <w:sz w:val="22"/>
                <w:lang w:eastAsia="zh-CN"/>
              </w:rPr>
              <w:t>周科峰</w:t>
            </w:r>
          </w:p>
        </w:tc>
        <w:tc>
          <w:tcPr>
            <w:tcW w:w="933" w:type="dxa"/>
            <w:tcBorders>
              <w:top w:val="single" w:sz="6" w:space="0" w:color="auto"/>
              <w:left w:val="single" w:sz="6" w:space="0" w:color="auto"/>
              <w:bottom w:val="single" w:sz="6" w:space="0" w:color="auto"/>
              <w:right w:val="single" w:sz="6" w:space="0" w:color="auto"/>
            </w:tcBorders>
          </w:tcPr>
          <w:p w:rsidR="00FC2AE2" w:rsidRDefault="00FC2AE2" w:rsidP="00831DE7">
            <w:pPr>
              <w:pStyle w:val="TableText"/>
              <w:rPr>
                <w:rFonts w:eastAsia="宋体"/>
                <w:sz w:val="22"/>
                <w:lang w:eastAsia="zh-CN"/>
              </w:rPr>
            </w:pPr>
            <w:r>
              <w:rPr>
                <w:rFonts w:eastAsia="宋体" w:hint="eastAsia"/>
                <w:sz w:val="22"/>
                <w:lang w:eastAsia="zh-CN"/>
              </w:rPr>
              <w:t>1.0</w:t>
            </w:r>
          </w:p>
        </w:tc>
        <w:tc>
          <w:tcPr>
            <w:tcW w:w="4111" w:type="dxa"/>
            <w:tcBorders>
              <w:top w:val="single" w:sz="6" w:space="0" w:color="auto"/>
              <w:left w:val="single" w:sz="6" w:space="0" w:color="auto"/>
              <w:bottom w:val="single" w:sz="6" w:space="0" w:color="auto"/>
              <w:right w:val="single" w:sz="12" w:space="0" w:color="auto"/>
            </w:tcBorders>
          </w:tcPr>
          <w:p w:rsidR="00FC2AE2" w:rsidRDefault="00FC2AE2" w:rsidP="00831DE7">
            <w:pPr>
              <w:pStyle w:val="TableText"/>
              <w:rPr>
                <w:rFonts w:eastAsia="宋体"/>
                <w:sz w:val="22"/>
                <w:lang w:eastAsia="zh-CN"/>
              </w:rPr>
            </w:pPr>
            <w:r>
              <w:rPr>
                <w:rFonts w:eastAsia="宋体" w:hint="eastAsia"/>
                <w:sz w:val="22"/>
                <w:lang w:eastAsia="zh-CN"/>
              </w:rPr>
              <w:t>文档初稿。</w:t>
            </w:r>
          </w:p>
        </w:tc>
      </w:tr>
      <w:tr w:rsidR="001677BA" w:rsidRPr="006E4249" w:rsidTr="00831DE7">
        <w:trPr>
          <w:cantSplit/>
        </w:trPr>
        <w:tc>
          <w:tcPr>
            <w:tcW w:w="1287" w:type="dxa"/>
            <w:tcBorders>
              <w:top w:val="single" w:sz="6" w:space="0" w:color="auto"/>
              <w:left w:val="single" w:sz="12" w:space="0" w:color="auto"/>
              <w:bottom w:val="single" w:sz="6" w:space="0" w:color="auto"/>
              <w:right w:val="single" w:sz="6" w:space="0" w:color="auto"/>
            </w:tcBorders>
          </w:tcPr>
          <w:p w:rsidR="001677BA" w:rsidRDefault="001677BA" w:rsidP="00D50173">
            <w:pPr>
              <w:pStyle w:val="TableText"/>
              <w:rPr>
                <w:rFonts w:eastAsia="宋体"/>
                <w:sz w:val="20"/>
                <w:lang w:eastAsia="zh-CN"/>
              </w:rPr>
            </w:pPr>
            <w:r>
              <w:rPr>
                <w:rFonts w:eastAsia="宋体" w:hint="eastAsia"/>
                <w:sz w:val="20"/>
                <w:lang w:eastAsia="zh-CN"/>
              </w:rPr>
              <w:t>2014-06-23</w:t>
            </w:r>
          </w:p>
        </w:tc>
        <w:tc>
          <w:tcPr>
            <w:tcW w:w="1890" w:type="dxa"/>
            <w:tcBorders>
              <w:top w:val="single" w:sz="6" w:space="0" w:color="auto"/>
              <w:left w:val="single" w:sz="6" w:space="0" w:color="auto"/>
              <w:bottom w:val="single" w:sz="6" w:space="0" w:color="auto"/>
              <w:right w:val="single" w:sz="6" w:space="0" w:color="auto"/>
            </w:tcBorders>
          </w:tcPr>
          <w:p w:rsidR="001677BA" w:rsidRDefault="001677BA" w:rsidP="00D50173">
            <w:pPr>
              <w:pStyle w:val="TableText"/>
              <w:rPr>
                <w:rFonts w:eastAsia="宋体"/>
                <w:sz w:val="22"/>
                <w:lang w:eastAsia="zh-CN"/>
              </w:rPr>
            </w:pPr>
            <w:r>
              <w:rPr>
                <w:rFonts w:eastAsia="宋体" w:hint="eastAsia"/>
                <w:sz w:val="22"/>
                <w:lang w:eastAsia="zh-CN"/>
              </w:rPr>
              <w:t>廖芳</w:t>
            </w:r>
          </w:p>
        </w:tc>
        <w:tc>
          <w:tcPr>
            <w:tcW w:w="933" w:type="dxa"/>
            <w:tcBorders>
              <w:top w:val="single" w:sz="6" w:space="0" w:color="auto"/>
              <w:left w:val="single" w:sz="6" w:space="0" w:color="auto"/>
              <w:bottom w:val="single" w:sz="6" w:space="0" w:color="auto"/>
              <w:right w:val="single" w:sz="6" w:space="0" w:color="auto"/>
            </w:tcBorders>
          </w:tcPr>
          <w:p w:rsidR="001677BA" w:rsidRDefault="001677BA" w:rsidP="00D50173">
            <w:pPr>
              <w:pStyle w:val="TableText"/>
              <w:rPr>
                <w:rFonts w:eastAsia="宋体"/>
                <w:sz w:val="22"/>
                <w:lang w:eastAsia="zh-CN"/>
              </w:rPr>
            </w:pPr>
            <w:r>
              <w:rPr>
                <w:rFonts w:eastAsia="宋体" w:hint="eastAsia"/>
                <w:sz w:val="22"/>
                <w:lang w:eastAsia="zh-CN"/>
              </w:rPr>
              <w:t>1.0</w:t>
            </w:r>
          </w:p>
        </w:tc>
        <w:tc>
          <w:tcPr>
            <w:tcW w:w="4111" w:type="dxa"/>
            <w:tcBorders>
              <w:top w:val="single" w:sz="6" w:space="0" w:color="auto"/>
              <w:left w:val="single" w:sz="6" w:space="0" w:color="auto"/>
              <w:bottom w:val="single" w:sz="6" w:space="0" w:color="auto"/>
              <w:right w:val="single" w:sz="12" w:space="0" w:color="auto"/>
            </w:tcBorders>
          </w:tcPr>
          <w:p w:rsidR="001677BA" w:rsidRDefault="001677BA" w:rsidP="001677BA">
            <w:pPr>
              <w:pStyle w:val="TableText"/>
              <w:rPr>
                <w:rFonts w:eastAsia="宋体"/>
                <w:sz w:val="22"/>
                <w:lang w:eastAsia="zh-CN"/>
              </w:rPr>
            </w:pPr>
            <w:r>
              <w:rPr>
                <w:rFonts w:eastAsia="宋体" w:hint="eastAsia"/>
                <w:sz w:val="22"/>
                <w:lang w:eastAsia="zh-CN"/>
              </w:rPr>
              <w:t>完善文档</w:t>
            </w:r>
            <w:r w:rsidR="009910B4">
              <w:rPr>
                <w:rFonts w:eastAsia="宋体" w:hint="eastAsia"/>
                <w:sz w:val="22"/>
                <w:lang w:eastAsia="zh-CN"/>
              </w:rPr>
              <w:t>，增加</w:t>
            </w:r>
            <w:r w:rsidR="009910B4">
              <w:rPr>
                <w:rFonts w:eastAsia="宋体" w:hint="eastAsia"/>
                <w:sz w:val="22"/>
                <w:lang w:eastAsia="zh-CN"/>
              </w:rPr>
              <w:t>SOP</w:t>
            </w:r>
            <w:r>
              <w:rPr>
                <w:rFonts w:eastAsia="宋体" w:hint="eastAsia"/>
                <w:sz w:val="22"/>
                <w:lang w:eastAsia="zh-CN"/>
              </w:rPr>
              <w:t>。</w:t>
            </w:r>
          </w:p>
        </w:tc>
      </w:tr>
      <w:tr w:rsidR="001677BA" w:rsidRPr="006E4249" w:rsidTr="00831DE7">
        <w:trPr>
          <w:cantSplit/>
        </w:trPr>
        <w:tc>
          <w:tcPr>
            <w:tcW w:w="1287" w:type="dxa"/>
            <w:tcBorders>
              <w:top w:val="single" w:sz="6" w:space="0" w:color="auto"/>
              <w:left w:val="single" w:sz="12" w:space="0" w:color="auto"/>
              <w:bottom w:val="single" w:sz="6" w:space="0" w:color="auto"/>
              <w:right w:val="single" w:sz="6" w:space="0" w:color="auto"/>
            </w:tcBorders>
          </w:tcPr>
          <w:p w:rsidR="001677BA" w:rsidRPr="00E10292" w:rsidRDefault="009910B4" w:rsidP="00831DE7">
            <w:pPr>
              <w:pStyle w:val="TableText"/>
              <w:rPr>
                <w:rFonts w:eastAsia="宋体"/>
                <w:sz w:val="20"/>
                <w:lang w:eastAsia="zh-CN"/>
              </w:rPr>
            </w:pPr>
            <w:r>
              <w:rPr>
                <w:rFonts w:eastAsia="宋体" w:hint="eastAsia"/>
                <w:sz w:val="20"/>
                <w:lang w:eastAsia="zh-CN"/>
              </w:rPr>
              <w:t>2014-06-23</w:t>
            </w:r>
          </w:p>
        </w:tc>
        <w:tc>
          <w:tcPr>
            <w:tcW w:w="1890" w:type="dxa"/>
            <w:tcBorders>
              <w:top w:val="single" w:sz="6" w:space="0" w:color="auto"/>
              <w:left w:val="single" w:sz="6" w:space="0" w:color="auto"/>
              <w:bottom w:val="single" w:sz="6" w:space="0" w:color="auto"/>
              <w:right w:val="single" w:sz="6" w:space="0" w:color="auto"/>
            </w:tcBorders>
          </w:tcPr>
          <w:p w:rsidR="001677BA" w:rsidRDefault="00953F5E" w:rsidP="00831DE7">
            <w:pPr>
              <w:pStyle w:val="TableText"/>
              <w:rPr>
                <w:rFonts w:eastAsia="宋体"/>
                <w:sz w:val="22"/>
                <w:lang w:eastAsia="zh-CN"/>
              </w:rPr>
            </w:pPr>
            <w:r>
              <w:rPr>
                <w:rFonts w:eastAsia="宋体" w:hint="eastAsia"/>
                <w:sz w:val="22"/>
                <w:lang w:eastAsia="zh-CN"/>
              </w:rPr>
              <w:t>廖芳</w:t>
            </w:r>
          </w:p>
        </w:tc>
        <w:tc>
          <w:tcPr>
            <w:tcW w:w="933" w:type="dxa"/>
            <w:tcBorders>
              <w:top w:val="single" w:sz="6" w:space="0" w:color="auto"/>
              <w:left w:val="single" w:sz="6" w:space="0" w:color="auto"/>
              <w:bottom w:val="single" w:sz="6" w:space="0" w:color="auto"/>
              <w:right w:val="single" w:sz="6" w:space="0" w:color="auto"/>
            </w:tcBorders>
          </w:tcPr>
          <w:p w:rsidR="001677BA" w:rsidRDefault="00953F5E" w:rsidP="00831DE7">
            <w:pPr>
              <w:pStyle w:val="TableText"/>
              <w:rPr>
                <w:rFonts w:eastAsia="宋体"/>
                <w:sz w:val="22"/>
                <w:lang w:eastAsia="zh-CN"/>
              </w:rPr>
            </w:pPr>
            <w:r>
              <w:rPr>
                <w:rFonts w:eastAsia="宋体" w:hint="eastAsia"/>
                <w:sz w:val="22"/>
                <w:lang w:eastAsia="zh-CN"/>
              </w:rPr>
              <w:t>1.0</w:t>
            </w:r>
          </w:p>
        </w:tc>
        <w:tc>
          <w:tcPr>
            <w:tcW w:w="4111" w:type="dxa"/>
            <w:tcBorders>
              <w:top w:val="single" w:sz="6" w:space="0" w:color="auto"/>
              <w:left w:val="single" w:sz="6" w:space="0" w:color="auto"/>
              <w:bottom w:val="single" w:sz="6" w:space="0" w:color="auto"/>
              <w:right w:val="single" w:sz="12" w:space="0" w:color="auto"/>
            </w:tcBorders>
          </w:tcPr>
          <w:p w:rsidR="001677BA" w:rsidRDefault="00953F5E" w:rsidP="00831DE7">
            <w:pPr>
              <w:pStyle w:val="TableText"/>
              <w:rPr>
                <w:rFonts w:eastAsia="宋体"/>
                <w:sz w:val="22"/>
                <w:lang w:eastAsia="zh-CN"/>
              </w:rPr>
            </w:pPr>
            <w:r>
              <w:rPr>
                <w:rFonts w:eastAsia="宋体" w:hint="eastAsia"/>
                <w:sz w:val="22"/>
                <w:lang w:eastAsia="zh-CN"/>
              </w:rPr>
              <w:t>完善文档，增加功能</w:t>
            </w:r>
            <w:r>
              <w:rPr>
                <w:rFonts w:eastAsia="宋体" w:hint="eastAsia"/>
                <w:sz w:val="22"/>
                <w:lang w:eastAsia="zh-CN"/>
              </w:rPr>
              <w:t>List</w:t>
            </w:r>
          </w:p>
        </w:tc>
      </w:tr>
      <w:tr w:rsidR="001677BA" w:rsidRPr="006E4249" w:rsidTr="00831DE7">
        <w:trPr>
          <w:cantSplit/>
        </w:trPr>
        <w:tc>
          <w:tcPr>
            <w:tcW w:w="1287" w:type="dxa"/>
            <w:tcBorders>
              <w:top w:val="single" w:sz="6" w:space="0" w:color="auto"/>
              <w:left w:val="single" w:sz="12" w:space="0" w:color="auto"/>
              <w:bottom w:val="single" w:sz="6" w:space="0" w:color="auto"/>
              <w:right w:val="single" w:sz="6" w:space="0" w:color="auto"/>
            </w:tcBorders>
          </w:tcPr>
          <w:p w:rsidR="001677BA" w:rsidRDefault="000E3A01" w:rsidP="00831DE7">
            <w:pPr>
              <w:pStyle w:val="TableText"/>
              <w:rPr>
                <w:rFonts w:eastAsia="宋体"/>
                <w:sz w:val="20"/>
                <w:lang w:eastAsia="zh-CN"/>
              </w:rPr>
            </w:pPr>
            <w:r>
              <w:rPr>
                <w:rFonts w:eastAsia="宋体" w:hint="eastAsia"/>
                <w:sz w:val="20"/>
                <w:lang w:eastAsia="zh-CN"/>
              </w:rPr>
              <w:t>2014-06-30</w:t>
            </w:r>
          </w:p>
        </w:tc>
        <w:tc>
          <w:tcPr>
            <w:tcW w:w="1890" w:type="dxa"/>
            <w:tcBorders>
              <w:top w:val="single" w:sz="6" w:space="0" w:color="auto"/>
              <w:left w:val="single" w:sz="6" w:space="0" w:color="auto"/>
              <w:bottom w:val="single" w:sz="6" w:space="0" w:color="auto"/>
              <w:right w:val="single" w:sz="6" w:space="0" w:color="auto"/>
            </w:tcBorders>
          </w:tcPr>
          <w:p w:rsidR="001677BA" w:rsidRDefault="000E3A01" w:rsidP="00831DE7">
            <w:pPr>
              <w:pStyle w:val="TableText"/>
              <w:rPr>
                <w:rFonts w:eastAsia="宋体"/>
                <w:sz w:val="22"/>
                <w:lang w:eastAsia="zh-CN"/>
              </w:rPr>
            </w:pPr>
            <w:r>
              <w:rPr>
                <w:rFonts w:eastAsia="宋体" w:hint="eastAsia"/>
                <w:sz w:val="22"/>
                <w:lang w:eastAsia="zh-CN"/>
              </w:rPr>
              <w:t>廖芳</w:t>
            </w:r>
          </w:p>
        </w:tc>
        <w:tc>
          <w:tcPr>
            <w:tcW w:w="933" w:type="dxa"/>
            <w:tcBorders>
              <w:top w:val="single" w:sz="6" w:space="0" w:color="auto"/>
              <w:left w:val="single" w:sz="6" w:space="0" w:color="auto"/>
              <w:bottom w:val="single" w:sz="6" w:space="0" w:color="auto"/>
              <w:right w:val="single" w:sz="6" w:space="0" w:color="auto"/>
            </w:tcBorders>
          </w:tcPr>
          <w:p w:rsidR="001677BA" w:rsidRDefault="000E3A01" w:rsidP="00831DE7">
            <w:pPr>
              <w:pStyle w:val="TableText"/>
              <w:rPr>
                <w:rFonts w:eastAsia="宋体"/>
                <w:sz w:val="22"/>
                <w:lang w:eastAsia="zh-CN"/>
              </w:rPr>
            </w:pPr>
            <w:r>
              <w:rPr>
                <w:rFonts w:eastAsia="宋体" w:hint="eastAsia"/>
                <w:sz w:val="22"/>
                <w:lang w:eastAsia="zh-CN"/>
              </w:rPr>
              <w:t>1.0</w:t>
            </w:r>
          </w:p>
        </w:tc>
        <w:tc>
          <w:tcPr>
            <w:tcW w:w="4111" w:type="dxa"/>
            <w:tcBorders>
              <w:top w:val="single" w:sz="6" w:space="0" w:color="auto"/>
              <w:left w:val="single" w:sz="6" w:space="0" w:color="auto"/>
              <w:bottom w:val="single" w:sz="6" w:space="0" w:color="auto"/>
              <w:right w:val="single" w:sz="12" w:space="0" w:color="auto"/>
            </w:tcBorders>
          </w:tcPr>
          <w:p w:rsidR="001677BA" w:rsidRDefault="000E3A01" w:rsidP="00831DE7">
            <w:pPr>
              <w:pStyle w:val="TableText"/>
              <w:rPr>
                <w:rFonts w:eastAsia="宋体"/>
                <w:sz w:val="22"/>
                <w:lang w:eastAsia="zh-CN"/>
              </w:rPr>
            </w:pPr>
            <w:r>
              <w:rPr>
                <w:rFonts w:eastAsia="宋体" w:hint="eastAsia"/>
                <w:sz w:val="22"/>
                <w:lang w:eastAsia="zh-CN"/>
              </w:rPr>
              <w:t>补充业务逻辑说明（</w:t>
            </w:r>
            <w:r>
              <w:rPr>
                <w:rFonts w:eastAsia="宋体" w:hint="eastAsia"/>
                <w:sz w:val="22"/>
                <w:lang w:eastAsia="zh-CN"/>
              </w:rPr>
              <w:t>4.1~4.11</w:t>
            </w:r>
            <w:r>
              <w:rPr>
                <w:rFonts w:eastAsia="宋体" w:hint="eastAsia"/>
                <w:sz w:val="22"/>
                <w:lang w:eastAsia="zh-CN"/>
              </w:rPr>
              <w:t>）</w:t>
            </w:r>
          </w:p>
        </w:tc>
      </w:tr>
      <w:tr w:rsidR="000E3A01" w:rsidRPr="006E4249" w:rsidTr="00831DE7">
        <w:trPr>
          <w:cantSplit/>
        </w:trPr>
        <w:tc>
          <w:tcPr>
            <w:tcW w:w="1287" w:type="dxa"/>
            <w:tcBorders>
              <w:top w:val="single" w:sz="6" w:space="0" w:color="auto"/>
              <w:left w:val="single" w:sz="12" w:space="0" w:color="auto"/>
              <w:bottom w:val="single" w:sz="6" w:space="0" w:color="auto"/>
              <w:right w:val="single" w:sz="6" w:space="0" w:color="auto"/>
            </w:tcBorders>
          </w:tcPr>
          <w:p w:rsidR="000E3A01" w:rsidRDefault="000E3A01" w:rsidP="00FA72F6">
            <w:pPr>
              <w:pStyle w:val="TableText"/>
              <w:rPr>
                <w:rFonts w:eastAsia="宋体"/>
                <w:sz w:val="20"/>
                <w:lang w:eastAsia="zh-CN"/>
              </w:rPr>
            </w:pPr>
            <w:r>
              <w:rPr>
                <w:rFonts w:eastAsia="宋体" w:hint="eastAsia"/>
                <w:sz w:val="20"/>
                <w:lang w:eastAsia="zh-CN"/>
              </w:rPr>
              <w:t>2014-06-30</w:t>
            </w:r>
          </w:p>
        </w:tc>
        <w:tc>
          <w:tcPr>
            <w:tcW w:w="1890" w:type="dxa"/>
            <w:tcBorders>
              <w:top w:val="single" w:sz="6" w:space="0" w:color="auto"/>
              <w:left w:val="single" w:sz="6" w:space="0" w:color="auto"/>
              <w:bottom w:val="single" w:sz="6" w:space="0" w:color="auto"/>
              <w:right w:val="single" w:sz="6" w:space="0" w:color="auto"/>
            </w:tcBorders>
          </w:tcPr>
          <w:p w:rsidR="000E3A01" w:rsidRDefault="000E3A01" w:rsidP="00FA72F6">
            <w:pPr>
              <w:pStyle w:val="TableText"/>
              <w:rPr>
                <w:rFonts w:eastAsia="宋体"/>
                <w:sz w:val="22"/>
                <w:lang w:eastAsia="zh-CN"/>
              </w:rPr>
            </w:pPr>
            <w:r>
              <w:rPr>
                <w:rFonts w:eastAsia="宋体" w:hint="eastAsia"/>
                <w:sz w:val="22"/>
                <w:lang w:eastAsia="zh-CN"/>
              </w:rPr>
              <w:t>周科峰</w:t>
            </w:r>
          </w:p>
        </w:tc>
        <w:tc>
          <w:tcPr>
            <w:tcW w:w="933" w:type="dxa"/>
            <w:tcBorders>
              <w:top w:val="single" w:sz="6" w:space="0" w:color="auto"/>
              <w:left w:val="single" w:sz="6" w:space="0" w:color="auto"/>
              <w:bottom w:val="single" w:sz="6" w:space="0" w:color="auto"/>
              <w:right w:val="single" w:sz="6" w:space="0" w:color="auto"/>
            </w:tcBorders>
          </w:tcPr>
          <w:p w:rsidR="000E3A01" w:rsidRDefault="000E3A01" w:rsidP="00FA72F6">
            <w:pPr>
              <w:pStyle w:val="TableText"/>
              <w:rPr>
                <w:rFonts w:eastAsia="宋体"/>
                <w:sz w:val="22"/>
                <w:lang w:eastAsia="zh-CN"/>
              </w:rPr>
            </w:pPr>
            <w:r>
              <w:rPr>
                <w:rFonts w:eastAsia="宋体" w:hint="eastAsia"/>
                <w:sz w:val="22"/>
                <w:lang w:eastAsia="zh-CN"/>
              </w:rPr>
              <w:t>1.0</w:t>
            </w:r>
          </w:p>
        </w:tc>
        <w:tc>
          <w:tcPr>
            <w:tcW w:w="4111" w:type="dxa"/>
            <w:tcBorders>
              <w:top w:val="single" w:sz="6" w:space="0" w:color="auto"/>
              <w:left w:val="single" w:sz="6" w:space="0" w:color="auto"/>
              <w:bottom w:val="single" w:sz="6" w:space="0" w:color="auto"/>
              <w:right w:val="single" w:sz="12" w:space="0" w:color="auto"/>
            </w:tcBorders>
          </w:tcPr>
          <w:p w:rsidR="000E3A01" w:rsidRDefault="000E3A01" w:rsidP="00FA72F6">
            <w:pPr>
              <w:pStyle w:val="TableText"/>
              <w:rPr>
                <w:rFonts w:eastAsia="宋体"/>
                <w:sz w:val="22"/>
                <w:lang w:eastAsia="zh-CN"/>
              </w:rPr>
            </w:pPr>
            <w:r>
              <w:rPr>
                <w:rFonts w:eastAsia="宋体" w:hint="eastAsia"/>
                <w:sz w:val="22"/>
                <w:lang w:eastAsia="zh-CN"/>
              </w:rPr>
              <w:t>补充业务逻辑说明（</w:t>
            </w:r>
            <w:r>
              <w:rPr>
                <w:rFonts w:eastAsia="宋体" w:hint="eastAsia"/>
                <w:sz w:val="22"/>
                <w:lang w:eastAsia="zh-CN"/>
              </w:rPr>
              <w:t>4.12~4.24</w:t>
            </w:r>
            <w:r>
              <w:rPr>
                <w:rFonts w:eastAsia="宋体" w:hint="eastAsia"/>
                <w:sz w:val="22"/>
                <w:lang w:eastAsia="zh-CN"/>
              </w:rPr>
              <w:t>）</w:t>
            </w:r>
          </w:p>
        </w:tc>
      </w:tr>
      <w:tr w:rsidR="000E3A01" w:rsidRPr="006E4249" w:rsidTr="00831DE7">
        <w:trPr>
          <w:cantSplit/>
        </w:trPr>
        <w:tc>
          <w:tcPr>
            <w:tcW w:w="1287" w:type="dxa"/>
            <w:tcBorders>
              <w:top w:val="single" w:sz="6" w:space="0" w:color="auto"/>
              <w:left w:val="single" w:sz="12" w:space="0" w:color="auto"/>
              <w:bottom w:val="single" w:sz="6" w:space="0" w:color="auto"/>
              <w:right w:val="single" w:sz="6" w:space="0" w:color="auto"/>
            </w:tcBorders>
          </w:tcPr>
          <w:p w:rsidR="000E3A01" w:rsidRDefault="00514BD2" w:rsidP="00831DE7">
            <w:pPr>
              <w:pStyle w:val="TableText"/>
              <w:rPr>
                <w:rFonts w:eastAsia="宋体"/>
                <w:sz w:val="20"/>
                <w:lang w:eastAsia="zh-CN"/>
              </w:rPr>
            </w:pPr>
            <w:r>
              <w:rPr>
                <w:rFonts w:eastAsia="宋体" w:hint="eastAsia"/>
                <w:sz w:val="20"/>
                <w:lang w:eastAsia="zh-CN"/>
              </w:rPr>
              <w:t>2014-07-02</w:t>
            </w:r>
          </w:p>
        </w:tc>
        <w:tc>
          <w:tcPr>
            <w:tcW w:w="1890" w:type="dxa"/>
            <w:tcBorders>
              <w:top w:val="single" w:sz="6" w:space="0" w:color="auto"/>
              <w:left w:val="single" w:sz="6" w:space="0" w:color="auto"/>
              <w:bottom w:val="single" w:sz="6" w:space="0" w:color="auto"/>
              <w:right w:val="single" w:sz="6" w:space="0" w:color="auto"/>
            </w:tcBorders>
          </w:tcPr>
          <w:p w:rsidR="000E3A01" w:rsidRDefault="00514BD2" w:rsidP="00831DE7">
            <w:pPr>
              <w:pStyle w:val="TableText"/>
              <w:rPr>
                <w:rFonts w:eastAsia="宋体"/>
                <w:sz w:val="22"/>
                <w:lang w:eastAsia="zh-CN"/>
              </w:rPr>
            </w:pPr>
            <w:r>
              <w:rPr>
                <w:rFonts w:eastAsia="宋体" w:hint="eastAsia"/>
                <w:sz w:val="22"/>
                <w:lang w:eastAsia="zh-CN"/>
              </w:rPr>
              <w:t>周科峰</w:t>
            </w:r>
          </w:p>
        </w:tc>
        <w:tc>
          <w:tcPr>
            <w:tcW w:w="933" w:type="dxa"/>
            <w:tcBorders>
              <w:top w:val="single" w:sz="6" w:space="0" w:color="auto"/>
              <w:left w:val="single" w:sz="6" w:space="0" w:color="auto"/>
              <w:bottom w:val="single" w:sz="6" w:space="0" w:color="auto"/>
              <w:right w:val="single" w:sz="6" w:space="0" w:color="auto"/>
            </w:tcBorders>
          </w:tcPr>
          <w:p w:rsidR="000E3A01" w:rsidRDefault="00514BD2" w:rsidP="00831DE7">
            <w:pPr>
              <w:pStyle w:val="TableText"/>
              <w:rPr>
                <w:rFonts w:eastAsia="宋体"/>
                <w:sz w:val="22"/>
                <w:lang w:eastAsia="zh-CN"/>
              </w:rPr>
            </w:pPr>
            <w:r>
              <w:rPr>
                <w:rFonts w:eastAsia="宋体" w:hint="eastAsia"/>
                <w:sz w:val="22"/>
                <w:lang w:eastAsia="zh-CN"/>
              </w:rPr>
              <w:t>1.0</w:t>
            </w:r>
          </w:p>
        </w:tc>
        <w:tc>
          <w:tcPr>
            <w:tcW w:w="4111" w:type="dxa"/>
            <w:tcBorders>
              <w:top w:val="single" w:sz="6" w:space="0" w:color="auto"/>
              <w:left w:val="single" w:sz="6" w:space="0" w:color="auto"/>
              <w:bottom w:val="single" w:sz="6" w:space="0" w:color="auto"/>
              <w:right w:val="single" w:sz="12" w:space="0" w:color="auto"/>
            </w:tcBorders>
          </w:tcPr>
          <w:p w:rsidR="000E3A01" w:rsidRPr="006E1522" w:rsidRDefault="00514BD2" w:rsidP="00831DE7">
            <w:pPr>
              <w:pStyle w:val="TableText"/>
              <w:rPr>
                <w:rFonts w:eastAsia="宋体"/>
                <w:sz w:val="22"/>
                <w:lang w:eastAsia="zh-CN"/>
              </w:rPr>
            </w:pPr>
            <w:r>
              <w:rPr>
                <w:rFonts w:eastAsia="宋体" w:hint="eastAsia"/>
                <w:sz w:val="22"/>
                <w:lang w:eastAsia="zh-CN"/>
              </w:rPr>
              <w:t>补充业务逻辑说明</w:t>
            </w:r>
          </w:p>
        </w:tc>
      </w:tr>
      <w:tr w:rsidR="000E3A01" w:rsidRPr="006E4249" w:rsidTr="00831DE7">
        <w:trPr>
          <w:cantSplit/>
        </w:trPr>
        <w:tc>
          <w:tcPr>
            <w:tcW w:w="1287" w:type="dxa"/>
            <w:tcBorders>
              <w:top w:val="single" w:sz="6" w:space="0" w:color="auto"/>
              <w:left w:val="single" w:sz="12" w:space="0" w:color="auto"/>
              <w:bottom w:val="single" w:sz="6" w:space="0" w:color="auto"/>
              <w:right w:val="single" w:sz="6" w:space="0" w:color="auto"/>
            </w:tcBorders>
          </w:tcPr>
          <w:p w:rsidR="000E3A01" w:rsidRPr="00E10292" w:rsidRDefault="000E3A01" w:rsidP="00831DE7">
            <w:pPr>
              <w:pStyle w:val="TableText"/>
              <w:rPr>
                <w:rFonts w:eastAsia="宋体"/>
                <w:sz w:val="20"/>
                <w:lang w:eastAsia="zh-CN"/>
              </w:rPr>
            </w:pPr>
          </w:p>
        </w:tc>
        <w:tc>
          <w:tcPr>
            <w:tcW w:w="1890" w:type="dxa"/>
            <w:tcBorders>
              <w:top w:val="single" w:sz="6" w:space="0" w:color="auto"/>
              <w:left w:val="single" w:sz="6" w:space="0" w:color="auto"/>
              <w:bottom w:val="single" w:sz="6" w:space="0" w:color="auto"/>
              <w:right w:val="single" w:sz="6" w:space="0" w:color="auto"/>
            </w:tcBorders>
          </w:tcPr>
          <w:p w:rsidR="000E3A01" w:rsidRDefault="000E3A01" w:rsidP="00831DE7">
            <w:pPr>
              <w:pStyle w:val="TableText"/>
              <w:rPr>
                <w:rFonts w:eastAsia="宋体"/>
                <w:sz w:val="22"/>
                <w:lang w:eastAsia="zh-CN"/>
              </w:rPr>
            </w:pPr>
          </w:p>
        </w:tc>
        <w:tc>
          <w:tcPr>
            <w:tcW w:w="933" w:type="dxa"/>
            <w:tcBorders>
              <w:top w:val="single" w:sz="6" w:space="0" w:color="auto"/>
              <w:left w:val="single" w:sz="6" w:space="0" w:color="auto"/>
              <w:bottom w:val="single" w:sz="6" w:space="0" w:color="auto"/>
              <w:right w:val="single" w:sz="6" w:space="0" w:color="auto"/>
            </w:tcBorders>
          </w:tcPr>
          <w:p w:rsidR="000E3A01" w:rsidRDefault="000E3A01" w:rsidP="00831DE7">
            <w:pPr>
              <w:pStyle w:val="TableText"/>
              <w:rPr>
                <w:rFonts w:eastAsia="宋体"/>
                <w:sz w:val="22"/>
                <w:lang w:eastAsia="zh-CN"/>
              </w:rPr>
            </w:pPr>
          </w:p>
        </w:tc>
        <w:tc>
          <w:tcPr>
            <w:tcW w:w="4111" w:type="dxa"/>
            <w:tcBorders>
              <w:top w:val="single" w:sz="6" w:space="0" w:color="auto"/>
              <w:left w:val="single" w:sz="6" w:space="0" w:color="auto"/>
              <w:bottom w:val="single" w:sz="6" w:space="0" w:color="auto"/>
              <w:right w:val="single" w:sz="12" w:space="0" w:color="auto"/>
            </w:tcBorders>
          </w:tcPr>
          <w:p w:rsidR="000E3A01" w:rsidRDefault="000E3A01" w:rsidP="00831DE7">
            <w:pPr>
              <w:pStyle w:val="TableText"/>
              <w:rPr>
                <w:rFonts w:eastAsia="宋体"/>
                <w:sz w:val="22"/>
                <w:lang w:eastAsia="zh-CN"/>
              </w:rPr>
            </w:pPr>
          </w:p>
        </w:tc>
      </w:tr>
    </w:tbl>
    <w:p w:rsidR="00FC2AE2" w:rsidRDefault="00FC2AE2"/>
    <w:p w:rsidR="009857F6" w:rsidRDefault="009857F6" w:rsidP="009857F6">
      <w:pPr>
        <w:keepNext/>
        <w:keepLines/>
        <w:spacing w:before="120" w:after="120"/>
        <w:rPr>
          <w:rFonts w:eastAsia="DFKai-SB"/>
          <w:b/>
        </w:rPr>
      </w:pPr>
      <w:r>
        <w:rPr>
          <w:rFonts w:hint="eastAsia"/>
          <w:b/>
        </w:rPr>
        <w:t>确认记录</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4245"/>
        <w:gridCol w:w="3960"/>
      </w:tblGrid>
      <w:tr w:rsidR="009857F6" w:rsidTr="00831DE7">
        <w:trPr>
          <w:cantSplit/>
          <w:tblHeader/>
        </w:trPr>
        <w:tc>
          <w:tcPr>
            <w:tcW w:w="4245" w:type="dxa"/>
            <w:tcBorders>
              <w:top w:val="single" w:sz="12" w:space="0" w:color="auto"/>
              <w:left w:val="single" w:sz="12" w:space="0" w:color="auto"/>
              <w:bottom w:val="nil"/>
              <w:right w:val="nil"/>
            </w:tcBorders>
            <w:shd w:val="pct10" w:color="auto" w:fill="auto"/>
          </w:tcPr>
          <w:p w:rsidR="009857F6" w:rsidRDefault="009857F6" w:rsidP="00831DE7">
            <w:pPr>
              <w:pStyle w:val="TableHeading"/>
              <w:rPr>
                <w:rFonts w:eastAsia="DFKai-SB"/>
                <w:b w:val="0"/>
                <w:sz w:val="22"/>
              </w:rPr>
            </w:pPr>
            <w:r>
              <w:rPr>
                <w:rFonts w:hint="eastAsia"/>
                <w:b w:val="0"/>
                <w:sz w:val="22"/>
              </w:rPr>
              <w:t>名字</w:t>
            </w:r>
          </w:p>
        </w:tc>
        <w:tc>
          <w:tcPr>
            <w:tcW w:w="3960" w:type="dxa"/>
            <w:tcBorders>
              <w:top w:val="single" w:sz="12" w:space="0" w:color="auto"/>
              <w:left w:val="nil"/>
              <w:bottom w:val="nil"/>
              <w:right w:val="single" w:sz="12" w:space="0" w:color="auto"/>
            </w:tcBorders>
            <w:shd w:val="pct10" w:color="auto" w:fill="auto"/>
          </w:tcPr>
          <w:p w:rsidR="009857F6" w:rsidRDefault="009857F6" w:rsidP="00831DE7">
            <w:pPr>
              <w:pStyle w:val="TableHeading"/>
              <w:rPr>
                <w:rFonts w:eastAsia="DFKai-SB"/>
                <w:b w:val="0"/>
                <w:sz w:val="22"/>
              </w:rPr>
            </w:pPr>
            <w:r>
              <w:rPr>
                <w:rFonts w:hint="eastAsia"/>
                <w:b w:val="0"/>
                <w:sz w:val="22"/>
              </w:rPr>
              <w:t>岗位</w:t>
            </w:r>
          </w:p>
        </w:tc>
      </w:tr>
      <w:tr w:rsidR="009857F6" w:rsidTr="00831DE7">
        <w:trPr>
          <w:cantSplit/>
          <w:trHeight w:hRule="exact" w:val="60"/>
          <w:tblHeader/>
        </w:trPr>
        <w:tc>
          <w:tcPr>
            <w:tcW w:w="4245" w:type="dxa"/>
            <w:tcBorders>
              <w:top w:val="single" w:sz="6" w:space="0" w:color="auto"/>
              <w:left w:val="nil"/>
              <w:bottom w:val="single" w:sz="6" w:space="0" w:color="auto"/>
              <w:right w:val="nil"/>
            </w:tcBorders>
            <w:shd w:val="pct50" w:color="auto" w:fill="auto"/>
          </w:tcPr>
          <w:p w:rsidR="009857F6" w:rsidRDefault="009857F6" w:rsidP="00831DE7">
            <w:pPr>
              <w:pStyle w:val="TableText"/>
              <w:rPr>
                <w:rFonts w:eastAsia="DFKai-SB"/>
                <w:sz w:val="22"/>
              </w:rPr>
            </w:pPr>
          </w:p>
        </w:tc>
        <w:tc>
          <w:tcPr>
            <w:tcW w:w="3960" w:type="dxa"/>
            <w:tcBorders>
              <w:top w:val="single" w:sz="6" w:space="0" w:color="auto"/>
              <w:left w:val="nil"/>
              <w:bottom w:val="single" w:sz="6" w:space="0" w:color="auto"/>
              <w:right w:val="nil"/>
            </w:tcBorders>
            <w:shd w:val="pct50" w:color="auto" w:fill="auto"/>
          </w:tcPr>
          <w:p w:rsidR="009857F6" w:rsidRDefault="009857F6" w:rsidP="00831DE7">
            <w:pPr>
              <w:pStyle w:val="TableText"/>
              <w:rPr>
                <w:rFonts w:eastAsia="DFKai-SB"/>
                <w:sz w:val="22"/>
              </w:rPr>
            </w:pPr>
          </w:p>
        </w:tc>
      </w:tr>
      <w:tr w:rsidR="009857F6" w:rsidTr="00831DE7">
        <w:trPr>
          <w:cantSplit/>
        </w:trPr>
        <w:tc>
          <w:tcPr>
            <w:tcW w:w="4245" w:type="dxa"/>
            <w:tcBorders>
              <w:top w:val="nil"/>
              <w:left w:val="single" w:sz="12" w:space="0" w:color="auto"/>
              <w:bottom w:val="single" w:sz="6" w:space="0" w:color="auto"/>
              <w:right w:val="single" w:sz="6" w:space="0" w:color="auto"/>
            </w:tcBorders>
          </w:tcPr>
          <w:p w:rsidR="009857F6" w:rsidRDefault="009857F6" w:rsidP="00831DE7">
            <w:pPr>
              <w:pStyle w:val="TableText"/>
              <w:rPr>
                <w:rFonts w:eastAsia="DFKai-SB"/>
                <w:sz w:val="22"/>
              </w:rPr>
            </w:pPr>
          </w:p>
        </w:tc>
        <w:tc>
          <w:tcPr>
            <w:tcW w:w="3960" w:type="dxa"/>
            <w:tcBorders>
              <w:top w:val="nil"/>
              <w:left w:val="single" w:sz="6" w:space="0" w:color="auto"/>
              <w:bottom w:val="single" w:sz="6" w:space="0" w:color="auto"/>
              <w:right w:val="single" w:sz="12" w:space="0" w:color="auto"/>
            </w:tcBorders>
          </w:tcPr>
          <w:p w:rsidR="009857F6" w:rsidRDefault="009857F6" w:rsidP="00831DE7">
            <w:pPr>
              <w:pStyle w:val="TableText"/>
              <w:rPr>
                <w:rFonts w:eastAsia="DFKai-SB"/>
                <w:sz w:val="22"/>
              </w:rPr>
            </w:pPr>
          </w:p>
        </w:tc>
      </w:tr>
      <w:tr w:rsidR="009857F6" w:rsidTr="00831DE7">
        <w:trPr>
          <w:cantSplit/>
        </w:trPr>
        <w:tc>
          <w:tcPr>
            <w:tcW w:w="4245" w:type="dxa"/>
            <w:tcBorders>
              <w:top w:val="single" w:sz="6" w:space="0" w:color="auto"/>
              <w:left w:val="single" w:sz="12" w:space="0" w:color="auto"/>
              <w:bottom w:val="single" w:sz="6" w:space="0" w:color="auto"/>
              <w:right w:val="single" w:sz="6" w:space="0" w:color="auto"/>
            </w:tcBorders>
          </w:tcPr>
          <w:p w:rsidR="009857F6" w:rsidRDefault="009857F6" w:rsidP="00831DE7">
            <w:pPr>
              <w:pStyle w:val="TableText"/>
              <w:rPr>
                <w:rFonts w:eastAsia="DFKai-SB"/>
                <w:sz w:val="22"/>
              </w:rPr>
            </w:pPr>
          </w:p>
        </w:tc>
        <w:tc>
          <w:tcPr>
            <w:tcW w:w="3960" w:type="dxa"/>
            <w:tcBorders>
              <w:top w:val="single" w:sz="6" w:space="0" w:color="auto"/>
              <w:left w:val="single" w:sz="6" w:space="0" w:color="auto"/>
              <w:bottom w:val="single" w:sz="6" w:space="0" w:color="auto"/>
              <w:right w:val="single" w:sz="12" w:space="0" w:color="auto"/>
            </w:tcBorders>
          </w:tcPr>
          <w:p w:rsidR="009857F6" w:rsidRDefault="009857F6" w:rsidP="00831DE7">
            <w:pPr>
              <w:pStyle w:val="TableText"/>
              <w:rPr>
                <w:rFonts w:eastAsia="DFKai-SB"/>
                <w:sz w:val="22"/>
              </w:rPr>
            </w:pPr>
          </w:p>
        </w:tc>
      </w:tr>
      <w:tr w:rsidR="009857F6" w:rsidTr="00831DE7">
        <w:trPr>
          <w:cantSplit/>
        </w:trPr>
        <w:tc>
          <w:tcPr>
            <w:tcW w:w="4245" w:type="dxa"/>
            <w:tcBorders>
              <w:top w:val="single" w:sz="6" w:space="0" w:color="auto"/>
              <w:left w:val="single" w:sz="12" w:space="0" w:color="auto"/>
              <w:bottom w:val="single" w:sz="6" w:space="0" w:color="auto"/>
              <w:right w:val="single" w:sz="6" w:space="0" w:color="auto"/>
            </w:tcBorders>
          </w:tcPr>
          <w:p w:rsidR="009857F6" w:rsidRDefault="009857F6" w:rsidP="00831DE7">
            <w:pPr>
              <w:pStyle w:val="TableText"/>
              <w:rPr>
                <w:rFonts w:eastAsia="DFKai-SB"/>
                <w:sz w:val="22"/>
              </w:rPr>
            </w:pPr>
          </w:p>
        </w:tc>
        <w:tc>
          <w:tcPr>
            <w:tcW w:w="3960" w:type="dxa"/>
            <w:tcBorders>
              <w:top w:val="single" w:sz="6" w:space="0" w:color="auto"/>
              <w:left w:val="single" w:sz="6" w:space="0" w:color="auto"/>
              <w:bottom w:val="single" w:sz="6" w:space="0" w:color="auto"/>
              <w:right w:val="single" w:sz="12" w:space="0" w:color="auto"/>
            </w:tcBorders>
          </w:tcPr>
          <w:p w:rsidR="009857F6" w:rsidRDefault="009857F6" w:rsidP="00831DE7">
            <w:pPr>
              <w:pStyle w:val="TableText"/>
              <w:rPr>
                <w:rFonts w:eastAsia="DFKai-SB"/>
                <w:sz w:val="22"/>
              </w:rPr>
            </w:pPr>
          </w:p>
        </w:tc>
      </w:tr>
    </w:tbl>
    <w:p w:rsidR="00001B8B" w:rsidRDefault="00001B8B" w:rsidP="00001B8B"/>
    <w:p w:rsidR="007036A0" w:rsidRDefault="007036A0" w:rsidP="007036A0">
      <w:pPr>
        <w:keepNext/>
        <w:keepLines/>
        <w:spacing w:before="120" w:after="120"/>
        <w:rPr>
          <w:rFonts w:eastAsia="DFKai-SB"/>
          <w:sz w:val="22"/>
        </w:rPr>
      </w:pPr>
      <w:r>
        <w:rPr>
          <w:rFonts w:hint="eastAsia"/>
          <w:b/>
        </w:rPr>
        <w:t>分发记录</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203"/>
        <w:gridCol w:w="3429"/>
        <w:gridCol w:w="3429"/>
      </w:tblGrid>
      <w:tr w:rsidR="007036A0" w:rsidTr="00831DE7">
        <w:trPr>
          <w:cantSplit/>
          <w:tblHeader/>
        </w:trPr>
        <w:tc>
          <w:tcPr>
            <w:tcW w:w="1203" w:type="dxa"/>
            <w:tcBorders>
              <w:top w:val="single" w:sz="12" w:space="0" w:color="auto"/>
              <w:left w:val="single" w:sz="12" w:space="0" w:color="auto"/>
              <w:bottom w:val="nil"/>
              <w:right w:val="nil"/>
            </w:tcBorders>
            <w:shd w:val="pct10" w:color="auto" w:fill="auto"/>
          </w:tcPr>
          <w:p w:rsidR="007036A0" w:rsidRDefault="007036A0" w:rsidP="00831DE7">
            <w:pPr>
              <w:pStyle w:val="TableHeading"/>
              <w:rPr>
                <w:rFonts w:eastAsia="DFKai-SB"/>
                <w:b w:val="0"/>
                <w:sz w:val="22"/>
              </w:rPr>
            </w:pPr>
            <w:r>
              <w:rPr>
                <w:rFonts w:hint="eastAsia"/>
                <w:b w:val="0"/>
                <w:sz w:val="22"/>
              </w:rPr>
              <w:t>权限编号</w:t>
            </w:r>
          </w:p>
        </w:tc>
        <w:tc>
          <w:tcPr>
            <w:tcW w:w="3429" w:type="dxa"/>
            <w:tcBorders>
              <w:top w:val="single" w:sz="12" w:space="0" w:color="auto"/>
              <w:left w:val="nil"/>
              <w:bottom w:val="nil"/>
              <w:right w:val="nil"/>
            </w:tcBorders>
            <w:shd w:val="pct10" w:color="auto" w:fill="auto"/>
          </w:tcPr>
          <w:p w:rsidR="007036A0" w:rsidRDefault="007036A0" w:rsidP="00831DE7">
            <w:pPr>
              <w:pStyle w:val="TableHeading"/>
              <w:rPr>
                <w:rFonts w:eastAsia="DFKai-SB"/>
                <w:b w:val="0"/>
                <w:sz w:val="22"/>
              </w:rPr>
            </w:pPr>
            <w:r>
              <w:rPr>
                <w:rFonts w:hint="eastAsia"/>
                <w:b w:val="0"/>
                <w:sz w:val="22"/>
              </w:rPr>
              <w:t>名称</w:t>
            </w:r>
          </w:p>
        </w:tc>
        <w:tc>
          <w:tcPr>
            <w:tcW w:w="3429" w:type="dxa"/>
            <w:tcBorders>
              <w:top w:val="single" w:sz="12" w:space="0" w:color="auto"/>
              <w:left w:val="nil"/>
              <w:bottom w:val="nil"/>
              <w:right w:val="single" w:sz="12" w:space="0" w:color="auto"/>
            </w:tcBorders>
            <w:shd w:val="pct10" w:color="auto" w:fill="auto"/>
          </w:tcPr>
          <w:p w:rsidR="007036A0" w:rsidRDefault="007036A0" w:rsidP="00831DE7">
            <w:pPr>
              <w:pStyle w:val="TableHeading"/>
              <w:rPr>
                <w:rFonts w:eastAsia="DFKai-SB"/>
                <w:b w:val="0"/>
                <w:sz w:val="22"/>
              </w:rPr>
            </w:pPr>
            <w:r>
              <w:rPr>
                <w:rFonts w:hint="eastAsia"/>
                <w:b w:val="0"/>
                <w:sz w:val="22"/>
              </w:rPr>
              <w:t>地址</w:t>
            </w:r>
          </w:p>
        </w:tc>
      </w:tr>
      <w:tr w:rsidR="007036A0" w:rsidTr="00831DE7">
        <w:trPr>
          <w:cantSplit/>
          <w:trHeight w:hRule="exact" w:val="60"/>
          <w:tblHeader/>
        </w:trPr>
        <w:tc>
          <w:tcPr>
            <w:tcW w:w="1203" w:type="dxa"/>
            <w:tcBorders>
              <w:top w:val="single" w:sz="6" w:space="0" w:color="auto"/>
              <w:left w:val="nil"/>
              <w:bottom w:val="single" w:sz="6" w:space="0" w:color="auto"/>
              <w:right w:val="nil"/>
            </w:tcBorders>
            <w:shd w:val="pct50" w:color="auto" w:fill="auto"/>
          </w:tcPr>
          <w:p w:rsidR="007036A0" w:rsidRDefault="007036A0" w:rsidP="00831DE7">
            <w:pPr>
              <w:pStyle w:val="TableText"/>
              <w:rPr>
                <w:rFonts w:eastAsia="DFKai-SB"/>
                <w:sz w:val="22"/>
              </w:rPr>
            </w:pPr>
          </w:p>
        </w:tc>
        <w:tc>
          <w:tcPr>
            <w:tcW w:w="3429" w:type="dxa"/>
            <w:tcBorders>
              <w:top w:val="single" w:sz="6" w:space="0" w:color="auto"/>
              <w:left w:val="nil"/>
              <w:bottom w:val="single" w:sz="6" w:space="0" w:color="auto"/>
              <w:right w:val="nil"/>
            </w:tcBorders>
            <w:shd w:val="pct50" w:color="auto" w:fill="auto"/>
          </w:tcPr>
          <w:p w:rsidR="007036A0" w:rsidRDefault="007036A0" w:rsidP="00831DE7">
            <w:pPr>
              <w:pStyle w:val="TableText"/>
              <w:rPr>
                <w:rFonts w:eastAsia="DFKai-SB"/>
                <w:sz w:val="22"/>
              </w:rPr>
            </w:pPr>
          </w:p>
        </w:tc>
        <w:tc>
          <w:tcPr>
            <w:tcW w:w="3429" w:type="dxa"/>
            <w:tcBorders>
              <w:top w:val="single" w:sz="6" w:space="0" w:color="auto"/>
              <w:left w:val="nil"/>
              <w:bottom w:val="single" w:sz="6" w:space="0" w:color="auto"/>
              <w:right w:val="nil"/>
            </w:tcBorders>
            <w:shd w:val="pct50" w:color="auto" w:fill="auto"/>
          </w:tcPr>
          <w:p w:rsidR="007036A0" w:rsidRDefault="007036A0" w:rsidP="00831DE7">
            <w:pPr>
              <w:pStyle w:val="TableText"/>
              <w:rPr>
                <w:rFonts w:eastAsia="DFKai-SB"/>
                <w:sz w:val="22"/>
              </w:rPr>
            </w:pPr>
          </w:p>
        </w:tc>
      </w:tr>
      <w:tr w:rsidR="007036A0" w:rsidTr="00831DE7">
        <w:trPr>
          <w:cantSplit/>
          <w:tblHeader/>
        </w:trPr>
        <w:tc>
          <w:tcPr>
            <w:tcW w:w="1203" w:type="dxa"/>
            <w:tcBorders>
              <w:top w:val="nil"/>
              <w:left w:val="single" w:sz="12" w:space="0" w:color="auto"/>
              <w:bottom w:val="single" w:sz="6" w:space="0" w:color="auto"/>
              <w:right w:val="single" w:sz="6" w:space="0" w:color="auto"/>
            </w:tcBorders>
          </w:tcPr>
          <w:p w:rsidR="007036A0" w:rsidRDefault="007036A0" w:rsidP="006B1535">
            <w:pPr>
              <w:pStyle w:val="TableText"/>
              <w:numPr>
                <w:ilvl w:val="0"/>
                <w:numId w:val="1"/>
              </w:numPr>
              <w:ind w:left="720" w:hanging="720"/>
              <w:jc w:val="both"/>
              <w:rPr>
                <w:rFonts w:eastAsia="DFKai-SB"/>
                <w:sz w:val="22"/>
              </w:rPr>
            </w:pPr>
            <w:r>
              <w:rPr>
                <w:rFonts w:eastAsia="DFKai-SB"/>
                <w:sz w:val="22"/>
              </w:rPr>
              <w:tab/>
            </w:r>
          </w:p>
        </w:tc>
        <w:tc>
          <w:tcPr>
            <w:tcW w:w="3429" w:type="dxa"/>
            <w:tcBorders>
              <w:top w:val="nil"/>
              <w:left w:val="single" w:sz="6" w:space="0" w:color="auto"/>
              <w:bottom w:val="single" w:sz="6" w:space="0" w:color="auto"/>
              <w:right w:val="single" w:sz="6" w:space="0" w:color="auto"/>
            </w:tcBorders>
          </w:tcPr>
          <w:p w:rsidR="007036A0" w:rsidRDefault="007036A0" w:rsidP="00831DE7">
            <w:pPr>
              <w:pStyle w:val="TableText"/>
              <w:numPr>
                <w:ilvl w:val="12"/>
                <w:numId w:val="0"/>
              </w:numPr>
              <w:rPr>
                <w:rFonts w:eastAsia="DFKai-SB"/>
                <w:sz w:val="22"/>
              </w:rPr>
            </w:pPr>
          </w:p>
        </w:tc>
        <w:tc>
          <w:tcPr>
            <w:tcW w:w="3429" w:type="dxa"/>
            <w:tcBorders>
              <w:top w:val="nil"/>
              <w:left w:val="single" w:sz="6" w:space="0" w:color="auto"/>
              <w:bottom w:val="single" w:sz="6" w:space="0" w:color="auto"/>
              <w:right w:val="single" w:sz="12" w:space="0" w:color="auto"/>
            </w:tcBorders>
          </w:tcPr>
          <w:p w:rsidR="007036A0" w:rsidRDefault="007036A0" w:rsidP="00831DE7">
            <w:pPr>
              <w:pStyle w:val="TableText"/>
              <w:numPr>
                <w:ilvl w:val="12"/>
                <w:numId w:val="0"/>
              </w:numPr>
              <w:rPr>
                <w:rFonts w:eastAsia="DFKai-SB"/>
                <w:sz w:val="22"/>
              </w:rPr>
            </w:pPr>
          </w:p>
        </w:tc>
      </w:tr>
      <w:tr w:rsidR="007036A0" w:rsidTr="00831DE7">
        <w:trPr>
          <w:cantSplit/>
          <w:tblHeader/>
        </w:trPr>
        <w:tc>
          <w:tcPr>
            <w:tcW w:w="1203" w:type="dxa"/>
            <w:tcBorders>
              <w:top w:val="single" w:sz="6" w:space="0" w:color="auto"/>
              <w:left w:val="single" w:sz="12" w:space="0" w:color="auto"/>
              <w:bottom w:val="single" w:sz="6" w:space="0" w:color="auto"/>
              <w:right w:val="single" w:sz="6" w:space="0" w:color="auto"/>
            </w:tcBorders>
          </w:tcPr>
          <w:p w:rsidR="007036A0" w:rsidRDefault="007036A0" w:rsidP="006B1535">
            <w:pPr>
              <w:pStyle w:val="TableText"/>
              <w:numPr>
                <w:ilvl w:val="0"/>
                <w:numId w:val="1"/>
              </w:numPr>
              <w:ind w:left="720" w:hanging="720"/>
              <w:jc w:val="both"/>
              <w:rPr>
                <w:rFonts w:eastAsia="DFKai-SB"/>
                <w:sz w:val="22"/>
              </w:rPr>
            </w:pPr>
            <w:r>
              <w:rPr>
                <w:rFonts w:eastAsia="DFKai-SB"/>
                <w:sz w:val="22"/>
              </w:rPr>
              <w:tab/>
            </w:r>
          </w:p>
        </w:tc>
        <w:tc>
          <w:tcPr>
            <w:tcW w:w="3429" w:type="dxa"/>
            <w:tcBorders>
              <w:top w:val="single" w:sz="6" w:space="0" w:color="auto"/>
              <w:left w:val="single" w:sz="6" w:space="0" w:color="auto"/>
              <w:bottom w:val="single" w:sz="6" w:space="0" w:color="auto"/>
              <w:right w:val="single" w:sz="6" w:space="0" w:color="auto"/>
            </w:tcBorders>
          </w:tcPr>
          <w:p w:rsidR="007036A0" w:rsidRDefault="007036A0" w:rsidP="00831DE7">
            <w:pPr>
              <w:pStyle w:val="TableText"/>
              <w:numPr>
                <w:ilvl w:val="12"/>
                <w:numId w:val="0"/>
              </w:numPr>
              <w:rPr>
                <w:rFonts w:eastAsia="DFKai-SB"/>
                <w:sz w:val="22"/>
              </w:rPr>
            </w:pPr>
          </w:p>
        </w:tc>
        <w:tc>
          <w:tcPr>
            <w:tcW w:w="3429" w:type="dxa"/>
            <w:tcBorders>
              <w:top w:val="single" w:sz="6" w:space="0" w:color="auto"/>
              <w:left w:val="single" w:sz="6" w:space="0" w:color="auto"/>
              <w:bottom w:val="single" w:sz="6" w:space="0" w:color="auto"/>
              <w:right w:val="single" w:sz="12" w:space="0" w:color="auto"/>
            </w:tcBorders>
          </w:tcPr>
          <w:p w:rsidR="007036A0" w:rsidRDefault="007036A0" w:rsidP="00831DE7">
            <w:pPr>
              <w:pStyle w:val="TableText"/>
              <w:numPr>
                <w:ilvl w:val="12"/>
                <w:numId w:val="0"/>
              </w:numPr>
              <w:rPr>
                <w:rFonts w:eastAsia="DFKai-SB"/>
                <w:sz w:val="22"/>
              </w:rPr>
            </w:pPr>
          </w:p>
        </w:tc>
      </w:tr>
      <w:tr w:rsidR="007036A0" w:rsidTr="00831DE7">
        <w:trPr>
          <w:cantSplit/>
          <w:tblHeader/>
        </w:trPr>
        <w:tc>
          <w:tcPr>
            <w:tcW w:w="1203" w:type="dxa"/>
            <w:tcBorders>
              <w:top w:val="single" w:sz="6" w:space="0" w:color="auto"/>
              <w:left w:val="single" w:sz="12" w:space="0" w:color="auto"/>
              <w:bottom w:val="single" w:sz="12" w:space="0" w:color="auto"/>
              <w:right w:val="single" w:sz="6" w:space="0" w:color="auto"/>
            </w:tcBorders>
          </w:tcPr>
          <w:p w:rsidR="007036A0" w:rsidRDefault="007036A0" w:rsidP="006B1535">
            <w:pPr>
              <w:pStyle w:val="TableText"/>
              <w:numPr>
                <w:ilvl w:val="0"/>
                <w:numId w:val="1"/>
              </w:numPr>
              <w:ind w:left="720" w:hanging="720"/>
              <w:jc w:val="both"/>
              <w:rPr>
                <w:rFonts w:eastAsia="DFKai-SB"/>
                <w:sz w:val="22"/>
              </w:rPr>
            </w:pPr>
            <w:r>
              <w:rPr>
                <w:rFonts w:eastAsia="DFKai-SB"/>
                <w:sz w:val="22"/>
              </w:rPr>
              <w:tab/>
            </w:r>
          </w:p>
        </w:tc>
        <w:tc>
          <w:tcPr>
            <w:tcW w:w="3429" w:type="dxa"/>
            <w:tcBorders>
              <w:top w:val="single" w:sz="6" w:space="0" w:color="auto"/>
              <w:left w:val="single" w:sz="6" w:space="0" w:color="auto"/>
              <w:bottom w:val="single" w:sz="12" w:space="0" w:color="auto"/>
              <w:right w:val="single" w:sz="6" w:space="0" w:color="auto"/>
            </w:tcBorders>
          </w:tcPr>
          <w:p w:rsidR="007036A0" w:rsidRDefault="007036A0" w:rsidP="00831DE7">
            <w:pPr>
              <w:pStyle w:val="TableText"/>
              <w:rPr>
                <w:rFonts w:eastAsia="DFKai-SB"/>
                <w:sz w:val="22"/>
              </w:rPr>
            </w:pPr>
          </w:p>
        </w:tc>
        <w:tc>
          <w:tcPr>
            <w:tcW w:w="3429" w:type="dxa"/>
            <w:tcBorders>
              <w:top w:val="single" w:sz="6" w:space="0" w:color="auto"/>
              <w:left w:val="single" w:sz="6" w:space="0" w:color="auto"/>
              <w:bottom w:val="single" w:sz="12" w:space="0" w:color="auto"/>
              <w:right w:val="single" w:sz="12" w:space="0" w:color="auto"/>
            </w:tcBorders>
          </w:tcPr>
          <w:p w:rsidR="007036A0" w:rsidRDefault="007036A0" w:rsidP="00831DE7">
            <w:pPr>
              <w:pStyle w:val="TableText"/>
              <w:rPr>
                <w:rFonts w:eastAsia="DFKai-SB"/>
                <w:sz w:val="22"/>
              </w:rPr>
            </w:pPr>
          </w:p>
        </w:tc>
      </w:tr>
    </w:tbl>
    <w:p w:rsidR="007036A0" w:rsidRDefault="007036A0" w:rsidP="007036A0">
      <w:pPr>
        <w:pStyle w:val="ab"/>
        <w:tabs>
          <w:tab w:val="left" w:pos="572"/>
          <w:tab w:val="right" w:pos="9360"/>
          <w:tab w:val="right" w:pos="10080"/>
        </w:tabs>
        <w:adjustRightInd w:val="0"/>
        <w:spacing w:after="0" w:line="360" w:lineRule="auto"/>
        <w:ind w:leftChars="300" w:left="1059" w:rightChars="-14" w:right="-29" w:hangingChars="286" w:hanging="429"/>
        <w:textAlignment w:val="baseline"/>
        <w:rPr>
          <w:rFonts w:ascii="黑体" w:eastAsia="黑体" w:hAnsi="华文仿宋"/>
          <w:noProof/>
          <w:sz w:val="15"/>
          <w:szCs w:val="15"/>
        </w:rPr>
      </w:pPr>
      <w:r>
        <w:rPr>
          <w:rFonts w:ascii="黑体" w:eastAsia="黑体" w:hAnsi="华文仿宋" w:hint="eastAsia"/>
          <w:noProof/>
          <w:sz w:val="15"/>
          <w:szCs w:val="15"/>
        </w:rPr>
        <w:t>此报告仅供客户内部使用。未经</w:t>
      </w:r>
      <w:r w:rsidR="00CA194C">
        <w:rPr>
          <w:rFonts w:ascii="黑体" w:eastAsia="黑体" w:hAnsi="华文仿宋" w:hint="eastAsia"/>
          <w:noProof/>
          <w:sz w:val="15"/>
          <w:szCs w:val="15"/>
        </w:rPr>
        <w:t>北京绿核桃软件</w:t>
      </w:r>
      <w:r>
        <w:rPr>
          <w:rFonts w:ascii="黑体" w:eastAsia="黑体" w:hAnsi="华文仿宋" w:hint="eastAsia"/>
          <w:noProof/>
          <w:sz w:val="15"/>
          <w:szCs w:val="15"/>
        </w:rPr>
        <w:t>有限公司书面许可，</w:t>
      </w:r>
    </w:p>
    <w:p w:rsidR="007036A0" w:rsidRDefault="007036A0" w:rsidP="007036A0">
      <w:pPr>
        <w:pStyle w:val="ab"/>
        <w:tabs>
          <w:tab w:val="left" w:pos="572"/>
          <w:tab w:val="right" w:pos="9360"/>
          <w:tab w:val="right" w:pos="10080"/>
        </w:tabs>
        <w:adjustRightInd w:val="0"/>
        <w:spacing w:after="0" w:line="360" w:lineRule="auto"/>
        <w:ind w:leftChars="300" w:left="1059" w:rightChars="-14" w:right="-29" w:hangingChars="286" w:hanging="429"/>
        <w:textAlignment w:val="baseline"/>
        <w:rPr>
          <w:rFonts w:ascii="黑体" w:eastAsia="黑体" w:hAnsi="华文仿宋"/>
          <w:noProof/>
          <w:sz w:val="15"/>
          <w:szCs w:val="15"/>
        </w:rPr>
      </w:pPr>
      <w:r w:rsidRPr="006B4CB1">
        <w:rPr>
          <w:rFonts w:ascii="黑体" w:eastAsia="黑体" w:hAnsi="华文仿宋" w:hint="eastAsia"/>
          <w:noProof/>
          <w:sz w:val="15"/>
          <w:szCs w:val="15"/>
        </w:rPr>
        <w:t>任何机构不得擅自传阅、引用或复制</w:t>
      </w:r>
    </w:p>
    <w:p w:rsidR="009857F6" w:rsidRPr="007036A0" w:rsidRDefault="009857F6"/>
    <w:p w:rsidR="002A1A4E" w:rsidRDefault="002A1A4E">
      <w:pPr>
        <w:widowControl/>
        <w:jc w:val="left"/>
      </w:pPr>
      <w:r>
        <w:br w:type="page"/>
      </w:r>
    </w:p>
    <w:p w:rsidR="002A1A4E" w:rsidRDefault="002A1A4E" w:rsidP="00D167B7">
      <w:pPr>
        <w:pStyle w:val="ab"/>
        <w:tabs>
          <w:tab w:val="left" w:pos="572"/>
          <w:tab w:val="right" w:pos="9360"/>
          <w:tab w:val="right" w:pos="10080"/>
        </w:tabs>
        <w:adjustRightInd w:val="0"/>
        <w:spacing w:after="0" w:line="360" w:lineRule="auto"/>
        <w:ind w:leftChars="300" w:left="2008" w:rightChars="-14" w:right="-29" w:hangingChars="286" w:hanging="1378"/>
        <w:jc w:val="center"/>
        <w:textAlignment w:val="baseline"/>
        <w:rPr>
          <w:rFonts w:ascii="黑体" w:eastAsia="黑体" w:hAnsi="华文仿宋"/>
          <w:b/>
          <w:noProof/>
          <w:sz w:val="48"/>
          <w:szCs w:val="15"/>
        </w:rPr>
      </w:pPr>
      <w:r w:rsidRPr="004707DD">
        <w:rPr>
          <w:rFonts w:ascii="黑体" w:eastAsia="黑体" w:hAnsi="华文仿宋" w:hint="eastAsia"/>
          <w:b/>
          <w:noProof/>
          <w:sz w:val="48"/>
          <w:szCs w:val="15"/>
        </w:rPr>
        <w:lastRenderedPageBreak/>
        <w:t>目录</w:t>
      </w:r>
    </w:p>
    <w:p w:rsidR="00D61FDC" w:rsidRDefault="006635A3">
      <w:pPr>
        <w:pStyle w:val="11"/>
        <w:tabs>
          <w:tab w:val="left" w:pos="420"/>
          <w:tab w:val="right" w:leader="dot" w:pos="9402"/>
        </w:tabs>
        <w:rPr>
          <w:rFonts w:asciiTheme="minorHAnsi" w:eastAsiaTheme="minorEastAsia" w:hAnsiTheme="minorHAnsi" w:cstheme="minorBidi"/>
          <w:noProof/>
        </w:rPr>
      </w:pPr>
      <w:r w:rsidRPr="00E110BB">
        <w:rPr>
          <w:sz w:val="18"/>
        </w:rPr>
        <w:fldChar w:fldCharType="begin"/>
      </w:r>
      <w:r w:rsidR="008F45DB" w:rsidRPr="00E110BB">
        <w:rPr>
          <w:sz w:val="18"/>
        </w:rPr>
        <w:instrText xml:space="preserve"> TOC \o "1-2" \h \z \u </w:instrText>
      </w:r>
      <w:r w:rsidRPr="00E110BB">
        <w:rPr>
          <w:sz w:val="18"/>
        </w:rPr>
        <w:fldChar w:fldCharType="separate"/>
      </w:r>
      <w:hyperlink w:anchor="_Toc392169187" w:history="1">
        <w:r w:rsidR="00D61FDC" w:rsidRPr="00E8464C">
          <w:rPr>
            <w:rStyle w:val="a9"/>
            <w:noProof/>
          </w:rPr>
          <w:t>1</w:t>
        </w:r>
        <w:r w:rsidR="00D61FDC">
          <w:rPr>
            <w:rFonts w:asciiTheme="minorHAnsi" w:eastAsiaTheme="minorEastAsia" w:hAnsiTheme="minorHAnsi" w:cstheme="minorBidi"/>
            <w:noProof/>
          </w:rPr>
          <w:tab/>
        </w:r>
        <w:r w:rsidR="00D61FDC" w:rsidRPr="00E8464C">
          <w:rPr>
            <w:rStyle w:val="a9"/>
            <w:rFonts w:hint="eastAsia"/>
            <w:noProof/>
          </w:rPr>
          <w:t>主要术语</w:t>
        </w:r>
        <w:r w:rsidR="00D61FDC">
          <w:rPr>
            <w:noProof/>
            <w:webHidden/>
          </w:rPr>
          <w:tab/>
        </w:r>
        <w:r>
          <w:rPr>
            <w:noProof/>
            <w:webHidden/>
          </w:rPr>
          <w:fldChar w:fldCharType="begin"/>
        </w:r>
        <w:r w:rsidR="00D61FDC">
          <w:rPr>
            <w:noProof/>
            <w:webHidden/>
          </w:rPr>
          <w:instrText xml:space="preserve"> PAGEREF _Toc392169187 \h </w:instrText>
        </w:r>
        <w:r>
          <w:rPr>
            <w:noProof/>
            <w:webHidden/>
          </w:rPr>
        </w:r>
        <w:r>
          <w:rPr>
            <w:noProof/>
            <w:webHidden/>
          </w:rPr>
          <w:fldChar w:fldCharType="separate"/>
        </w:r>
        <w:r w:rsidR="00D61FDC">
          <w:rPr>
            <w:noProof/>
            <w:webHidden/>
          </w:rPr>
          <w:t>5</w:t>
        </w:r>
        <w:r>
          <w:rPr>
            <w:noProof/>
            <w:webHidden/>
          </w:rPr>
          <w:fldChar w:fldCharType="end"/>
        </w:r>
      </w:hyperlink>
    </w:p>
    <w:p w:rsidR="00D61FDC" w:rsidRDefault="006635A3">
      <w:pPr>
        <w:pStyle w:val="11"/>
        <w:tabs>
          <w:tab w:val="left" w:pos="420"/>
          <w:tab w:val="right" w:leader="dot" w:pos="9402"/>
        </w:tabs>
        <w:rPr>
          <w:rFonts w:asciiTheme="minorHAnsi" w:eastAsiaTheme="minorEastAsia" w:hAnsiTheme="minorHAnsi" w:cstheme="minorBidi"/>
          <w:noProof/>
        </w:rPr>
      </w:pPr>
      <w:hyperlink w:anchor="_Toc392169188" w:history="1">
        <w:r w:rsidR="00D61FDC" w:rsidRPr="00E8464C">
          <w:rPr>
            <w:rStyle w:val="a9"/>
            <w:noProof/>
          </w:rPr>
          <w:t>2</w:t>
        </w:r>
        <w:r w:rsidR="00D61FDC">
          <w:rPr>
            <w:rFonts w:asciiTheme="minorHAnsi" w:eastAsiaTheme="minorEastAsia" w:hAnsiTheme="minorHAnsi" w:cstheme="minorBidi"/>
            <w:noProof/>
          </w:rPr>
          <w:tab/>
        </w:r>
        <w:r w:rsidR="00D61FDC" w:rsidRPr="00E8464C">
          <w:rPr>
            <w:rStyle w:val="a9"/>
            <w:rFonts w:hint="eastAsia"/>
            <w:noProof/>
          </w:rPr>
          <w:t>参考</w:t>
        </w:r>
        <w:r w:rsidR="00D61FDC">
          <w:rPr>
            <w:noProof/>
            <w:webHidden/>
          </w:rPr>
          <w:tab/>
        </w:r>
        <w:r>
          <w:rPr>
            <w:noProof/>
            <w:webHidden/>
          </w:rPr>
          <w:fldChar w:fldCharType="begin"/>
        </w:r>
        <w:r w:rsidR="00D61FDC">
          <w:rPr>
            <w:noProof/>
            <w:webHidden/>
          </w:rPr>
          <w:instrText xml:space="preserve"> PAGEREF _Toc392169188 \h </w:instrText>
        </w:r>
        <w:r>
          <w:rPr>
            <w:noProof/>
            <w:webHidden/>
          </w:rPr>
        </w:r>
        <w:r>
          <w:rPr>
            <w:noProof/>
            <w:webHidden/>
          </w:rPr>
          <w:fldChar w:fldCharType="separate"/>
        </w:r>
        <w:r w:rsidR="00D61FDC">
          <w:rPr>
            <w:noProof/>
            <w:webHidden/>
          </w:rPr>
          <w:t>5</w:t>
        </w:r>
        <w:r>
          <w:rPr>
            <w:noProof/>
            <w:webHidden/>
          </w:rPr>
          <w:fldChar w:fldCharType="end"/>
        </w:r>
      </w:hyperlink>
    </w:p>
    <w:p w:rsidR="00D61FDC" w:rsidRDefault="006635A3">
      <w:pPr>
        <w:pStyle w:val="11"/>
        <w:tabs>
          <w:tab w:val="left" w:pos="420"/>
          <w:tab w:val="right" w:leader="dot" w:pos="9402"/>
        </w:tabs>
        <w:rPr>
          <w:rFonts w:asciiTheme="minorHAnsi" w:eastAsiaTheme="minorEastAsia" w:hAnsiTheme="minorHAnsi" w:cstheme="minorBidi"/>
          <w:noProof/>
        </w:rPr>
      </w:pPr>
      <w:hyperlink w:anchor="_Toc392169189" w:history="1">
        <w:r w:rsidR="00D61FDC" w:rsidRPr="00E8464C">
          <w:rPr>
            <w:rStyle w:val="a9"/>
            <w:noProof/>
          </w:rPr>
          <w:t>3</w:t>
        </w:r>
        <w:r w:rsidR="00D61FDC">
          <w:rPr>
            <w:rFonts w:asciiTheme="minorHAnsi" w:eastAsiaTheme="minorEastAsia" w:hAnsiTheme="minorHAnsi" w:cstheme="minorBidi"/>
            <w:noProof/>
          </w:rPr>
          <w:tab/>
        </w:r>
        <w:r w:rsidR="00D61FDC" w:rsidRPr="00E8464C">
          <w:rPr>
            <w:rStyle w:val="a9"/>
            <w:rFonts w:hint="eastAsia"/>
            <w:noProof/>
          </w:rPr>
          <w:t>总体需求</w:t>
        </w:r>
        <w:r w:rsidR="00D61FDC">
          <w:rPr>
            <w:noProof/>
            <w:webHidden/>
          </w:rPr>
          <w:tab/>
        </w:r>
        <w:r>
          <w:rPr>
            <w:noProof/>
            <w:webHidden/>
          </w:rPr>
          <w:fldChar w:fldCharType="begin"/>
        </w:r>
        <w:r w:rsidR="00D61FDC">
          <w:rPr>
            <w:noProof/>
            <w:webHidden/>
          </w:rPr>
          <w:instrText xml:space="preserve"> PAGEREF _Toc392169189 \h </w:instrText>
        </w:r>
        <w:r>
          <w:rPr>
            <w:noProof/>
            <w:webHidden/>
          </w:rPr>
        </w:r>
        <w:r>
          <w:rPr>
            <w:noProof/>
            <w:webHidden/>
          </w:rPr>
          <w:fldChar w:fldCharType="separate"/>
        </w:r>
        <w:r w:rsidR="00D61FDC">
          <w:rPr>
            <w:noProof/>
            <w:webHidden/>
          </w:rPr>
          <w:t>6</w:t>
        </w:r>
        <w:r>
          <w:rPr>
            <w:noProof/>
            <w:webHidden/>
          </w:rPr>
          <w:fldChar w:fldCharType="end"/>
        </w:r>
      </w:hyperlink>
    </w:p>
    <w:p w:rsidR="00D61FDC" w:rsidRDefault="006635A3">
      <w:pPr>
        <w:pStyle w:val="20"/>
        <w:tabs>
          <w:tab w:val="left" w:pos="1050"/>
          <w:tab w:val="right" w:leader="dot" w:pos="9402"/>
        </w:tabs>
        <w:rPr>
          <w:rFonts w:asciiTheme="minorHAnsi" w:eastAsiaTheme="minorEastAsia" w:hAnsiTheme="minorHAnsi" w:cstheme="minorBidi"/>
          <w:noProof/>
        </w:rPr>
      </w:pPr>
      <w:hyperlink w:anchor="_Toc392169190" w:history="1">
        <w:r w:rsidR="00D61FDC" w:rsidRPr="00E8464C">
          <w:rPr>
            <w:rStyle w:val="a9"/>
            <w:noProof/>
          </w:rPr>
          <w:t>3.1</w:t>
        </w:r>
        <w:r w:rsidR="00D61FDC">
          <w:rPr>
            <w:rFonts w:asciiTheme="minorHAnsi" w:eastAsiaTheme="minorEastAsia" w:hAnsiTheme="minorHAnsi" w:cstheme="minorBidi"/>
            <w:noProof/>
          </w:rPr>
          <w:tab/>
        </w:r>
        <w:r w:rsidR="00D61FDC" w:rsidRPr="00E8464C">
          <w:rPr>
            <w:rStyle w:val="a9"/>
            <w:noProof/>
          </w:rPr>
          <w:t>SOP List</w:t>
        </w:r>
        <w:r w:rsidR="00D61FDC">
          <w:rPr>
            <w:noProof/>
            <w:webHidden/>
          </w:rPr>
          <w:tab/>
        </w:r>
        <w:r>
          <w:rPr>
            <w:noProof/>
            <w:webHidden/>
          </w:rPr>
          <w:fldChar w:fldCharType="begin"/>
        </w:r>
        <w:r w:rsidR="00D61FDC">
          <w:rPr>
            <w:noProof/>
            <w:webHidden/>
          </w:rPr>
          <w:instrText xml:space="preserve"> PAGEREF _Toc392169190 \h </w:instrText>
        </w:r>
        <w:r>
          <w:rPr>
            <w:noProof/>
            <w:webHidden/>
          </w:rPr>
        </w:r>
        <w:r>
          <w:rPr>
            <w:noProof/>
            <w:webHidden/>
          </w:rPr>
          <w:fldChar w:fldCharType="separate"/>
        </w:r>
        <w:r w:rsidR="00D61FDC">
          <w:rPr>
            <w:noProof/>
            <w:webHidden/>
          </w:rPr>
          <w:t>6</w:t>
        </w:r>
        <w:r>
          <w:rPr>
            <w:noProof/>
            <w:webHidden/>
          </w:rPr>
          <w:fldChar w:fldCharType="end"/>
        </w:r>
      </w:hyperlink>
    </w:p>
    <w:p w:rsidR="00D61FDC" w:rsidRDefault="006635A3">
      <w:pPr>
        <w:pStyle w:val="20"/>
        <w:tabs>
          <w:tab w:val="left" w:pos="1050"/>
          <w:tab w:val="right" w:leader="dot" w:pos="9402"/>
        </w:tabs>
        <w:rPr>
          <w:rFonts w:asciiTheme="minorHAnsi" w:eastAsiaTheme="minorEastAsia" w:hAnsiTheme="minorHAnsi" w:cstheme="minorBidi"/>
          <w:noProof/>
        </w:rPr>
      </w:pPr>
      <w:hyperlink w:anchor="_Toc392169191" w:history="1">
        <w:r w:rsidR="00D61FDC" w:rsidRPr="00E8464C">
          <w:rPr>
            <w:rStyle w:val="a9"/>
            <w:noProof/>
          </w:rPr>
          <w:t>3.2</w:t>
        </w:r>
        <w:r w:rsidR="00D61FDC">
          <w:rPr>
            <w:rFonts w:asciiTheme="minorHAnsi" w:eastAsiaTheme="minorEastAsia" w:hAnsiTheme="minorHAnsi" w:cstheme="minorBidi"/>
            <w:noProof/>
          </w:rPr>
          <w:tab/>
        </w:r>
        <w:r w:rsidR="00D61FDC" w:rsidRPr="00E8464C">
          <w:rPr>
            <w:rStyle w:val="a9"/>
            <w:noProof/>
          </w:rPr>
          <w:t>Web</w:t>
        </w:r>
        <w:r w:rsidR="00D61FDC" w:rsidRPr="00E8464C">
          <w:rPr>
            <w:rStyle w:val="a9"/>
            <w:rFonts w:hint="eastAsia"/>
            <w:noProof/>
          </w:rPr>
          <w:t>前台页面</w:t>
        </w:r>
        <w:r w:rsidR="00D61FDC" w:rsidRPr="00E8464C">
          <w:rPr>
            <w:rStyle w:val="a9"/>
            <w:noProof/>
          </w:rPr>
          <w:t>List</w:t>
        </w:r>
        <w:r w:rsidR="00D61FDC">
          <w:rPr>
            <w:noProof/>
            <w:webHidden/>
          </w:rPr>
          <w:tab/>
        </w:r>
        <w:r>
          <w:rPr>
            <w:noProof/>
            <w:webHidden/>
          </w:rPr>
          <w:fldChar w:fldCharType="begin"/>
        </w:r>
        <w:r w:rsidR="00D61FDC">
          <w:rPr>
            <w:noProof/>
            <w:webHidden/>
          </w:rPr>
          <w:instrText xml:space="preserve"> PAGEREF _Toc392169191 \h </w:instrText>
        </w:r>
        <w:r>
          <w:rPr>
            <w:noProof/>
            <w:webHidden/>
          </w:rPr>
        </w:r>
        <w:r>
          <w:rPr>
            <w:noProof/>
            <w:webHidden/>
          </w:rPr>
          <w:fldChar w:fldCharType="separate"/>
        </w:r>
        <w:r w:rsidR="00D61FDC">
          <w:rPr>
            <w:noProof/>
            <w:webHidden/>
          </w:rPr>
          <w:t>8</w:t>
        </w:r>
        <w:r>
          <w:rPr>
            <w:noProof/>
            <w:webHidden/>
          </w:rPr>
          <w:fldChar w:fldCharType="end"/>
        </w:r>
      </w:hyperlink>
    </w:p>
    <w:p w:rsidR="00D61FDC" w:rsidRDefault="006635A3">
      <w:pPr>
        <w:pStyle w:val="20"/>
        <w:tabs>
          <w:tab w:val="left" w:pos="1050"/>
          <w:tab w:val="right" w:leader="dot" w:pos="9402"/>
        </w:tabs>
        <w:rPr>
          <w:rFonts w:asciiTheme="minorHAnsi" w:eastAsiaTheme="minorEastAsia" w:hAnsiTheme="minorHAnsi" w:cstheme="minorBidi"/>
          <w:noProof/>
        </w:rPr>
      </w:pPr>
      <w:hyperlink w:anchor="_Toc392169192" w:history="1">
        <w:r w:rsidR="00D61FDC" w:rsidRPr="00E8464C">
          <w:rPr>
            <w:rStyle w:val="a9"/>
            <w:noProof/>
          </w:rPr>
          <w:t>3.3</w:t>
        </w:r>
        <w:r w:rsidR="00D61FDC">
          <w:rPr>
            <w:rFonts w:asciiTheme="minorHAnsi" w:eastAsiaTheme="minorEastAsia" w:hAnsiTheme="minorHAnsi" w:cstheme="minorBidi"/>
            <w:noProof/>
          </w:rPr>
          <w:tab/>
        </w:r>
        <w:r w:rsidR="00D61FDC" w:rsidRPr="00E8464C">
          <w:rPr>
            <w:rStyle w:val="a9"/>
            <w:noProof/>
          </w:rPr>
          <w:t>APP</w:t>
        </w:r>
        <w:r w:rsidR="00D61FDC" w:rsidRPr="00E8464C">
          <w:rPr>
            <w:rStyle w:val="a9"/>
            <w:rFonts w:hint="eastAsia"/>
            <w:noProof/>
          </w:rPr>
          <w:t>前台页面</w:t>
        </w:r>
        <w:r w:rsidR="00D61FDC" w:rsidRPr="00E8464C">
          <w:rPr>
            <w:rStyle w:val="a9"/>
            <w:noProof/>
          </w:rPr>
          <w:t>List</w:t>
        </w:r>
        <w:r w:rsidR="00D61FDC">
          <w:rPr>
            <w:noProof/>
            <w:webHidden/>
          </w:rPr>
          <w:tab/>
        </w:r>
        <w:r>
          <w:rPr>
            <w:noProof/>
            <w:webHidden/>
          </w:rPr>
          <w:fldChar w:fldCharType="begin"/>
        </w:r>
        <w:r w:rsidR="00D61FDC">
          <w:rPr>
            <w:noProof/>
            <w:webHidden/>
          </w:rPr>
          <w:instrText xml:space="preserve"> PAGEREF _Toc392169192 \h </w:instrText>
        </w:r>
        <w:r>
          <w:rPr>
            <w:noProof/>
            <w:webHidden/>
          </w:rPr>
        </w:r>
        <w:r>
          <w:rPr>
            <w:noProof/>
            <w:webHidden/>
          </w:rPr>
          <w:fldChar w:fldCharType="separate"/>
        </w:r>
        <w:r w:rsidR="00D61FDC">
          <w:rPr>
            <w:noProof/>
            <w:webHidden/>
          </w:rPr>
          <w:t>10</w:t>
        </w:r>
        <w:r>
          <w:rPr>
            <w:noProof/>
            <w:webHidden/>
          </w:rPr>
          <w:fldChar w:fldCharType="end"/>
        </w:r>
      </w:hyperlink>
    </w:p>
    <w:p w:rsidR="00D61FDC" w:rsidRDefault="006635A3">
      <w:pPr>
        <w:pStyle w:val="20"/>
        <w:tabs>
          <w:tab w:val="left" w:pos="1050"/>
          <w:tab w:val="right" w:leader="dot" w:pos="9402"/>
        </w:tabs>
        <w:rPr>
          <w:rFonts w:asciiTheme="minorHAnsi" w:eastAsiaTheme="minorEastAsia" w:hAnsiTheme="minorHAnsi" w:cstheme="minorBidi"/>
          <w:noProof/>
        </w:rPr>
      </w:pPr>
      <w:hyperlink w:anchor="_Toc392169193" w:history="1">
        <w:r w:rsidR="00D61FDC" w:rsidRPr="00E8464C">
          <w:rPr>
            <w:rStyle w:val="a9"/>
            <w:noProof/>
          </w:rPr>
          <w:t>3.4</w:t>
        </w:r>
        <w:r w:rsidR="00D61FDC">
          <w:rPr>
            <w:rFonts w:asciiTheme="minorHAnsi" w:eastAsiaTheme="minorEastAsia" w:hAnsiTheme="minorHAnsi" w:cstheme="minorBidi"/>
            <w:noProof/>
          </w:rPr>
          <w:tab/>
        </w:r>
        <w:r w:rsidR="00D61FDC" w:rsidRPr="00E8464C">
          <w:rPr>
            <w:rStyle w:val="a9"/>
            <w:rFonts w:hint="eastAsia"/>
            <w:noProof/>
          </w:rPr>
          <w:t>微信前台页面</w:t>
        </w:r>
        <w:r w:rsidR="00D61FDC" w:rsidRPr="00E8464C">
          <w:rPr>
            <w:rStyle w:val="a9"/>
            <w:noProof/>
          </w:rPr>
          <w:t>List</w:t>
        </w:r>
        <w:r w:rsidR="00D61FDC">
          <w:rPr>
            <w:noProof/>
            <w:webHidden/>
          </w:rPr>
          <w:tab/>
        </w:r>
        <w:r>
          <w:rPr>
            <w:noProof/>
            <w:webHidden/>
          </w:rPr>
          <w:fldChar w:fldCharType="begin"/>
        </w:r>
        <w:r w:rsidR="00D61FDC">
          <w:rPr>
            <w:noProof/>
            <w:webHidden/>
          </w:rPr>
          <w:instrText xml:space="preserve"> PAGEREF _Toc392169193 \h </w:instrText>
        </w:r>
        <w:r>
          <w:rPr>
            <w:noProof/>
            <w:webHidden/>
          </w:rPr>
        </w:r>
        <w:r>
          <w:rPr>
            <w:noProof/>
            <w:webHidden/>
          </w:rPr>
          <w:fldChar w:fldCharType="separate"/>
        </w:r>
        <w:r w:rsidR="00D61FDC">
          <w:rPr>
            <w:noProof/>
            <w:webHidden/>
          </w:rPr>
          <w:t>12</w:t>
        </w:r>
        <w:r>
          <w:rPr>
            <w:noProof/>
            <w:webHidden/>
          </w:rPr>
          <w:fldChar w:fldCharType="end"/>
        </w:r>
      </w:hyperlink>
    </w:p>
    <w:p w:rsidR="00D61FDC" w:rsidRDefault="006635A3">
      <w:pPr>
        <w:pStyle w:val="20"/>
        <w:tabs>
          <w:tab w:val="left" w:pos="1050"/>
          <w:tab w:val="right" w:leader="dot" w:pos="9402"/>
        </w:tabs>
        <w:rPr>
          <w:rFonts w:asciiTheme="minorHAnsi" w:eastAsiaTheme="minorEastAsia" w:hAnsiTheme="minorHAnsi" w:cstheme="minorBidi"/>
          <w:noProof/>
        </w:rPr>
      </w:pPr>
      <w:hyperlink w:anchor="_Toc392169194" w:history="1">
        <w:r w:rsidR="00D61FDC" w:rsidRPr="00E8464C">
          <w:rPr>
            <w:rStyle w:val="a9"/>
            <w:noProof/>
          </w:rPr>
          <w:t>3.5</w:t>
        </w:r>
        <w:r w:rsidR="00D61FDC">
          <w:rPr>
            <w:rFonts w:asciiTheme="minorHAnsi" w:eastAsiaTheme="minorEastAsia" w:hAnsiTheme="minorHAnsi" w:cstheme="minorBidi"/>
            <w:noProof/>
          </w:rPr>
          <w:tab/>
        </w:r>
        <w:r w:rsidR="00D61FDC" w:rsidRPr="00E8464C">
          <w:rPr>
            <w:rStyle w:val="a9"/>
            <w:rFonts w:hint="eastAsia"/>
            <w:noProof/>
          </w:rPr>
          <w:t>统一后台模块</w:t>
        </w:r>
        <w:r w:rsidR="00D61FDC" w:rsidRPr="00E8464C">
          <w:rPr>
            <w:rStyle w:val="a9"/>
            <w:noProof/>
          </w:rPr>
          <w:t>List</w:t>
        </w:r>
        <w:r w:rsidR="00D61FDC">
          <w:rPr>
            <w:noProof/>
            <w:webHidden/>
          </w:rPr>
          <w:tab/>
        </w:r>
        <w:r>
          <w:rPr>
            <w:noProof/>
            <w:webHidden/>
          </w:rPr>
          <w:fldChar w:fldCharType="begin"/>
        </w:r>
        <w:r w:rsidR="00D61FDC">
          <w:rPr>
            <w:noProof/>
            <w:webHidden/>
          </w:rPr>
          <w:instrText xml:space="preserve"> PAGEREF _Toc392169194 \h </w:instrText>
        </w:r>
        <w:r>
          <w:rPr>
            <w:noProof/>
            <w:webHidden/>
          </w:rPr>
        </w:r>
        <w:r>
          <w:rPr>
            <w:noProof/>
            <w:webHidden/>
          </w:rPr>
          <w:fldChar w:fldCharType="separate"/>
        </w:r>
        <w:r w:rsidR="00D61FDC">
          <w:rPr>
            <w:noProof/>
            <w:webHidden/>
          </w:rPr>
          <w:t>13</w:t>
        </w:r>
        <w:r>
          <w:rPr>
            <w:noProof/>
            <w:webHidden/>
          </w:rPr>
          <w:fldChar w:fldCharType="end"/>
        </w:r>
      </w:hyperlink>
    </w:p>
    <w:p w:rsidR="00D61FDC" w:rsidRDefault="006635A3">
      <w:pPr>
        <w:pStyle w:val="11"/>
        <w:tabs>
          <w:tab w:val="left" w:pos="420"/>
          <w:tab w:val="right" w:leader="dot" w:pos="9402"/>
        </w:tabs>
        <w:rPr>
          <w:rFonts w:asciiTheme="minorHAnsi" w:eastAsiaTheme="minorEastAsia" w:hAnsiTheme="minorHAnsi" w:cstheme="minorBidi"/>
          <w:noProof/>
        </w:rPr>
      </w:pPr>
      <w:hyperlink w:anchor="_Toc392169195" w:history="1">
        <w:r w:rsidR="00D61FDC" w:rsidRPr="00E8464C">
          <w:rPr>
            <w:rStyle w:val="a9"/>
            <w:noProof/>
          </w:rPr>
          <w:t>4</w:t>
        </w:r>
        <w:r w:rsidR="00D61FDC">
          <w:rPr>
            <w:rFonts w:asciiTheme="minorHAnsi" w:eastAsiaTheme="minorEastAsia" w:hAnsiTheme="minorHAnsi" w:cstheme="minorBidi"/>
            <w:noProof/>
          </w:rPr>
          <w:tab/>
        </w:r>
        <w:r w:rsidR="00D61FDC" w:rsidRPr="00E8464C">
          <w:rPr>
            <w:rStyle w:val="a9"/>
            <w:rFonts w:hint="eastAsia"/>
            <w:noProof/>
          </w:rPr>
          <w:t>功能需求</w:t>
        </w:r>
        <w:r w:rsidR="00D61FDC">
          <w:rPr>
            <w:noProof/>
            <w:webHidden/>
          </w:rPr>
          <w:tab/>
        </w:r>
        <w:r>
          <w:rPr>
            <w:noProof/>
            <w:webHidden/>
          </w:rPr>
          <w:fldChar w:fldCharType="begin"/>
        </w:r>
        <w:r w:rsidR="00D61FDC">
          <w:rPr>
            <w:noProof/>
            <w:webHidden/>
          </w:rPr>
          <w:instrText xml:space="preserve"> PAGEREF _Toc392169195 \h </w:instrText>
        </w:r>
        <w:r>
          <w:rPr>
            <w:noProof/>
            <w:webHidden/>
          </w:rPr>
        </w:r>
        <w:r>
          <w:rPr>
            <w:noProof/>
            <w:webHidden/>
          </w:rPr>
          <w:fldChar w:fldCharType="separate"/>
        </w:r>
        <w:r w:rsidR="00D61FDC">
          <w:rPr>
            <w:noProof/>
            <w:webHidden/>
          </w:rPr>
          <w:t>18</w:t>
        </w:r>
        <w:r>
          <w:rPr>
            <w:noProof/>
            <w:webHidden/>
          </w:rPr>
          <w:fldChar w:fldCharType="end"/>
        </w:r>
      </w:hyperlink>
    </w:p>
    <w:p w:rsidR="00D61FDC" w:rsidRDefault="006635A3">
      <w:pPr>
        <w:pStyle w:val="20"/>
        <w:tabs>
          <w:tab w:val="left" w:pos="1050"/>
          <w:tab w:val="right" w:leader="dot" w:pos="9402"/>
        </w:tabs>
        <w:rPr>
          <w:rFonts w:asciiTheme="minorHAnsi" w:eastAsiaTheme="minorEastAsia" w:hAnsiTheme="minorHAnsi" w:cstheme="minorBidi"/>
          <w:noProof/>
        </w:rPr>
      </w:pPr>
      <w:hyperlink w:anchor="_Toc392169196" w:history="1">
        <w:r w:rsidR="00D61FDC" w:rsidRPr="00E8464C">
          <w:rPr>
            <w:rStyle w:val="a9"/>
            <w:noProof/>
          </w:rPr>
          <w:t>4.1</w:t>
        </w:r>
        <w:r w:rsidR="00D61FDC">
          <w:rPr>
            <w:rFonts w:asciiTheme="minorHAnsi" w:eastAsiaTheme="minorEastAsia" w:hAnsiTheme="minorHAnsi" w:cstheme="minorBidi"/>
            <w:noProof/>
          </w:rPr>
          <w:tab/>
        </w:r>
        <w:r w:rsidR="00D61FDC" w:rsidRPr="00E8464C">
          <w:rPr>
            <w:rStyle w:val="a9"/>
            <w:rFonts w:hint="eastAsia"/>
            <w:noProof/>
          </w:rPr>
          <w:t>基础数据</w:t>
        </w:r>
        <w:r w:rsidR="00D61FDC">
          <w:rPr>
            <w:noProof/>
            <w:webHidden/>
          </w:rPr>
          <w:tab/>
        </w:r>
        <w:r>
          <w:rPr>
            <w:noProof/>
            <w:webHidden/>
          </w:rPr>
          <w:fldChar w:fldCharType="begin"/>
        </w:r>
        <w:r w:rsidR="00D61FDC">
          <w:rPr>
            <w:noProof/>
            <w:webHidden/>
          </w:rPr>
          <w:instrText xml:space="preserve"> PAGEREF _Toc392169196 \h </w:instrText>
        </w:r>
        <w:r>
          <w:rPr>
            <w:noProof/>
            <w:webHidden/>
          </w:rPr>
        </w:r>
        <w:r>
          <w:rPr>
            <w:noProof/>
            <w:webHidden/>
          </w:rPr>
          <w:fldChar w:fldCharType="separate"/>
        </w:r>
        <w:r w:rsidR="00D61FDC">
          <w:rPr>
            <w:noProof/>
            <w:webHidden/>
          </w:rPr>
          <w:t>18</w:t>
        </w:r>
        <w:r>
          <w:rPr>
            <w:noProof/>
            <w:webHidden/>
          </w:rPr>
          <w:fldChar w:fldCharType="end"/>
        </w:r>
      </w:hyperlink>
    </w:p>
    <w:p w:rsidR="00D61FDC" w:rsidRDefault="006635A3">
      <w:pPr>
        <w:pStyle w:val="20"/>
        <w:tabs>
          <w:tab w:val="left" w:pos="1050"/>
          <w:tab w:val="right" w:leader="dot" w:pos="9402"/>
        </w:tabs>
        <w:rPr>
          <w:rFonts w:asciiTheme="minorHAnsi" w:eastAsiaTheme="minorEastAsia" w:hAnsiTheme="minorHAnsi" w:cstheme="minorBidi"/>
          <w:noProof/>
        </w:rPr>
      </w:pPr>
      <w:hyperlink w:anchor="_Toc392169197" w:history="1">
        <w:r w:rsidR="00D61FDC" w:rsidRPr="00E8464C">
          <w:rPr>
            <w:rStyle w:val="a9"/>
            <w:noProof/>
          </w:rPr>
          <w:t>4.2</w:t>
        </w:r>
        <w:r w:rsidR="00D61FDC">
          <w:rPr>
            <w:rFonts w:asciiTheme="minorHAnsi" w:eastAsiaTheme="minorEastAsia" w:hAnsiTheme="minorHAnsi" w:cstheme="minorBidi"/>
            <w:noProof/>
          </w:rPr>
          <w:tab/>
        </w:r>
        <w:r w:rsidR="00D61FDC" w:rsidRPr="00E8464C">
          <w:rPr>
            <w:rStyle w:val="a9"/>
            <w:noProof/>
          </w:rPr>
          <w:t>S004-01</w:t>
        </w:r>
        <w:r w:rsidR="00D61FDC" w:rsidRPr="00E8464C">
          <w:rPr>
            <w:rStyle w:val="a9"/>
            <w:rFonts w:hint="eastAsia"/>
            <w:noProof/>
          </w:rPr>
          <w:t>采购收货</w:t>
        </w:r>
        <w:r w:rsidR="00D61FDC">
          <w:rPr>
            <w:noProof/>
            <w:webHidden/>
          </w:rPr>
          <w:tab/>
        </w:r>
        <w:r>
          <w:rPr>
            <w:noProof/>
            <w:webHidden/>
          </w:rPr>
          <w:fldChar w:fldCharType="begin"/>
        </w:r>
        <w:r w:rsidR="00D61FDC">
          <w:rPr>
            <w:noProof/>
            <w:webHidden/>
          </w:rPr>
          <w:instrText xml:space="preserve"> PAGEREF _Toc392169197 \h </w:instrText>
        </w:r>
        <w:r>
          <w:rPr>
            <w:noProof/>
            <w:webHidden/>
          </w:rPr>
        </w:r>
        <w:r>
          <w:rPr>
            <w:noProof/>
            <w:webHidden/>
          </w:rPr>
          <w:fldChar w:fldCharType="separate"/>
        </w:r>
        <w:r w:rsidR="00D61FDC">
          <w:rPr>
            <w:noProof/>
            <w:webHidden/>
          </w:rPr>
          <w:t>30</w:t>
        </w:r>
        <w:r>
          <w:rPr>
            <w:noProof/>
            <w:webHidden/>
          </w:rPr>
          <w:fldChar w:fldCharType="end"/>
        </w:r>
      </w:hyperlink>
    </w:p>
    <w:p w:rsidR="00D61FDC" w:rsidRDefault="006635A3">
      <w:pPr>
        <w:pStyle w:val="20"/>
        <w:tabs>
          <w:tab w:val="left" w:pos="1050"/>
          <w:tab w:val="right" w:leader="dot" w:pos="9402"/>
        </w:tabs>
        <w:rPr>
          <w:rFonts w:asciiTheme="minorHAnsi" w:eastAsiaTheme="minorEastAsia" w:hAnsiTheme="minorHAnsi" w:cstheme="minorBidi"/>
          <w:noProof/>
        </w:rPr>
      </w:pPr>
      <w:hyperlink w:anchor="_Toc392169198" w:history="1">
        <w:r w:rsidR="00D61FDC" w:rsidRPr="00E8464C">
          <w:rPr>
            <w:rStyle w:val="a9"/>
            <w:noProof/>
          </w:rPr>
          <w:t>4.3</w:t>
        </w:r>
        <w:r w:rsidR="00D61FDC">
          <w:rPr>
            <w:rFonts w:asciiTheme="minorHAnsi" w:eastAsiaTheme="minorEastAsia" w:hAnsiTheme="minorHAnsi" w:cstheme="minorBidi"/>
            <w:noProof/>
          </w:rPr>
          <w:tab/>
        </w:r>
        <w:r w:rsidR="00D61FDC" w:rsidRPr="00E8464C">
          <w:rPr>
            <w:rStyle w:val="a9"/>
            <w:noProof/>
          </w:rPr>
          <w:t xml:space="preserve">S004-02 </w:t>
        </w:r>
        <w:r w:rsidR="00D61FDC" w:rsidRPr="00E8464C">
          <w:rPr>
            <w:rStyle w:val="a9"/>
            <w:rFonts w:hint="eastAsia"/>
            <w:noProof/>
          </w:rPr>
          <w:t>采购退货</w:t>
        </w:r>
        <w:r w:rsidR="00D61FDC">
          <w:rPr>
            <w:noProof/>
            <w:webHidden/>
          </w:rPr>
          <w:tab/>
        </w:r>
        <w:r>
          <w:rPr>
            <w:noProof/>
            <w:webHidden/>
          </w:rPr>
          <w:fldChar w:fldCharType="begin"/>
        </w:r>
        <w:r w:rsidR="00D61FDC">
          <w:rPr>
            <w:noProof/>
            <w:webHidden/>
          </w:rPr>
          <w:instrText xml:space="preserve"> PAGEREF _Toc392169198 \h </w:instrText>
        </w:r>
        <w:r>
          <w:rPr>
            <w:noProof/>
            <w:webHidden/>
          </w:rPr>
        </w:r>
        <w:r>
          <w:rPr>
            <w:noProof/>
            <w:webHidden/>
          </w:rPr>
          <w:fldChar w:fldCharType="separate"/>
        </w:r>
        <w:r w:rsidR="00D61FDC">
          <w:rPr>
            <w:noProof/>
            <w:webHidden/>
          </w:rPr>
          <w:t>35</w:t>
        </w:r>
        <w:r>
          <w:rPr>
            <w:noProof/>
            <w:webHidden/>
          </w:rPr>
          <w:fldChar w:fldCharType="end"/>
        </w:r>
      </w:hyperlink>
    </w:p>
    <w:p w:rsidR="00D61FDC" w:rsidRDefault="006635A3">
      <w:pPr>
        <w:pStyle w:val="20"/>
        <w:tabs>
          <w:tab w:val="left" w:pos="1050"/>
          <w:tab w:val="right" w:leader="dot" w:pos="9402"/>
        </w:tabs>
        <w:rPr>
          <w:rFonts w:asciiTheme="minorHAnsi" w:eastAsiaTheme="minorEastAsia" w:hAnsiTheme="minorHAnsi" w:cstheme="minorBidi"/>
          <w:noProof/>
        </w:rPr>
      </w:pPr>
      <w:hyperlink w:anchor="_Toc392169199" w:history="1">
        <w:r w:rsidR="00D61FDC" w:rsidRPr="00E8464C">
          <w:rPr>
            <w:rStyle w:val="a9"/>
            <w:noProof/>
          </w:rPr>
          <w:t>4.4</w:t>
        </w:r>
        <w:r w:rsidR="00D61FDC">
          <w:rPr>
            <w:rFonts w:asciiTheme="minorHAnsi" w:eastAsiaTheme="minorEastAsia" w:hAnsiTheme="minorHAnsi" w:cstheme="minorBidi"/>
            <w:noProof/>
          </w:rPr>
          <w:tab/>
        </w:r>
        <w:r w:rsidR="00D61FDC" w:rsidRPr="00E8464C">
          <w:rPr>
            <w:rStyle w:val="a9"/>
            <w:noProof/>
          </w:rPr>
          <w:t xml:space="preserve">S010-01 </w:t>
        </w:r>
        <w:r w:rsidR="00D61FDC" w:rsidRPr="00E8464C">
          <w:rPr>
            <w:rStyle w:val="a9"/>
            <w:rFonts w:hint="eastAsia"/>
            <w:noProof/>
          </w:rPr>
          <w:t>寄租</w:t>
        </w:r>
        <w:r w:rsidR="00D61FDC">
          <w:rPr>
            <w:noProof/>
            <w:webHidden/>
          </w:rPr>
          <w:tab/>
        </w:r>
        <w:r>
          <w:rPr>
            <w:noProof/>
            <w:webHidden/>
          </w:rPr>
          <w:fldChar w:fldCharType="begin"/>
        </w:r>
        <w:r w:rsidR="00D61FDC">
          <w:rPr>
            <w:noProof/>
            <w:webHidden/>
          </w:rPr>
          <w:instrText xml:space="preserve"> PAGEREF _Toc392169199 \h </w:instrText>
        </w:r>
        <w:r>
          <w:rPr>
            <w:noProof/>
            <w:webHidden/>
          </w:rPr>
        </w:r>
        <w:r>
          <w:rPr>
            <w:noProof/>
            <w:webHidden/>
          </w:rPr>
          <w:fldChar w:fldCharType="separate"/>
        </w:r>
        <w:r w:rsidR="00D61FDC">
          <w:rPr>
            <w:noProof/>
            <w:webHidden/>
          </w:rPr>
          <w:t>40</w:t>
        </w:r>
        <w:r>
          <w:rPr>
            <w:noProof/>
            <w:webHidden/>
          </w:rPr>
          <w:fldChar w:fldCharType="end"/>
        </w:r>
      </w:hyperlink>
    </w:p>
    <w:p w:rsidR="00D61FDC" w:rsidRDefault="006635A3">
      <w:pPr>
        <w:pStyle w:val="20"/>
        <w:tabs>
          <w:tab w:val="left" w:pos="1050"/>
          <w:tab w:val="right" w:leader="dot" w:pos="9402"/>
        </w:tabs>
        <w:rPr>
          <w:rFonts w:asciiTheme="minorHAnsi" w:eastAsiaTheme="minorEastAsia" w:hAnsiTheme="minorHAnsi" w:cstheme="minorBidi"/>
          <w:noProof/>
        </w:rPr>
      </w:pPr>
      <w:hyperlink w:anchor="_Toc392169200" w:history="1">
        <w:r w:rsidR="00D61FDC" w:rsidRPr="00E8464C">
          <w:rPr>
            <w:rStyle w:val="a9"/>
            <w:noProof/>
          </w:rPr>
          <w:t>4.5</w:t>
        </w:r>
        <w:r w:rsidR="00D61FDC">
          <w:rPr>
            <w:rFonts w:asciiTheme="minorHAnsi" w:eastAsiaTheme="minorEastAsia" w:hAnsiTheme="minorHAnsi" w:cstheme="minorBidi"/>
            <w:noProof/>
          </w:rPr>
          <w:tab/>
        </w:r>
        <w:r w:rsidR="00D61FDC" w:rsidRPr="00E8464C">
          <w:rPr>
            <w:rStyle w:val="a9"/>
            <w:noProof/>
          </w:rPr>
          <w:t xml:space="preserve">S010-02 </w:t>
        </w:r>
        <w:r w:rsidR="00D61FDC" w:rsidRPr="00E8464C">
          <w:rPr>
            <w:rStyle w:val="a9"/>
            <w:rFonts w:hint="eastAsia"/>
            <w:noProof/>
          </w:rPr>
          <w:t>寄租返还</w:t>
        </w:r>
        <w:r w:rsidR="00D61FDC">
          <w:rPr>
            <w:noProof/>
            <w:webHidden/>
          </w:rPr>
          <w:tab/>
        </w:r>
        <w:r>
          <w:rPr>
            <w:noProof/>
            <w:webHidden/>
          </w:rPr>
          <w:fldChar w:fldCharType="begin"/>
        </w:r>
        <w:r w:rsidR="00D61FDC">
          <w:rPr>
            <w:noProof/>
            <w:webHidden/>
          </w:rPr>
          <w:instrText xml:space="preserve"> PAGEREF _Toc392169200 \h </w:instrText>
        </w:r>
        <w:r>
          <w:rPr>
            <w:noProof/>
            <w:webHidden/>
          </w:rPr>
        </w:r>
        <w:r>
          <w:rPr>
            <w:noProof/>
            <w:webHidden/>
          </w:rPr>
          <w:fldChar w:fldCharType="separate"/>
        </w:r>
        <w:r w:rsidR="00D61FDC">
          <w:rPr>
            <w:noProof/>
            <w:webHidden/>
          </w:rPr>
          <w:t>46</w:t>
        </w:r>
        <w:r>
          <w:rPr>
            <w:noProof/>
            <w:webHidden/>
          </w:rPr>
          <w:fldChar w:fldCharType="end"/>
        </w:r>
      </w:hyperlink>
    </w:p>
    <w:p w:rsidR="00D61FDC" w:rsidRDefault="006635A3">
      <w:pPr>
        <w:pStyle w:val="20"/>
        <w:tabs>
          <w:tab w:val="left" w:pos="1050"/>
          <w:tab w:val="right" w:leader="dot" w:pos="9402"/>
        </w:tabs>
        <w:rPr>
          <w:rFonts w:asciiTheme="minorHAnsi" w:eastAsiaTheme="minorEastAsia" w:hAnsiTheme="minorHAnsi" w:cstheme="minorBidi"/>
          <w:noProof/>
        </w:rPr>
      </w:pPr>
      <w:hyperlink w:anchor="_Toc392169201" w:history="1">
        <w:r w:rsidR="00D61FDC" w:rsidRPr="00E8464C">
          <w:rPr>
            <w:rStyle w:val="a9"/>
            <w:noProof/>
          </w:rPr>
          <w:t>4.6</w:t>
        </w:r>
        <w:r w:rsidR="00D61FDC">
          <w:rPr>
            <w:rFonts w:asciiTheme="minorHAnsi" w:eastAsiaTheme="minorEastAsia" w:hAnsiTheme="minorHAnsi" w:cstheme="minorBidi"/>
            <w:noProof/>
          </w:rPr>
          <w:tab/>
        </w:r>
        <w:r w:rsidR="00D61FDC" w:rsidRPr="00E8464C">
          <w:rPr>
            <w:rStyle w:val="a9"/>
            <w:noProof/>
          </w:rPr>
          <w:t xml:space="preserve">S010-03 </w:t>
        </w:r>
        <w:r w:rsidR="00D61FDC" w:rsidRPr="00E8464C">
          <w:rPr>
            <w:rStyle w:val="a9"/>
            <w:rFonts w:hint="eastAsia"/>
            <w:noProof/>
          </w:rPr>
          <w:t>租赁销货</w:t>
        </w:r>
        <w:r w:rsidR="00D61FDC">
          <w:rPr>
            <w:noProof/>
            <w:webHidden/>
          </w:rPr>
          <w:tab/>
        </w:r>
        <w:r>
          <w:rPr>
            <w:noProof/>
            <w:webHidden/>
          </w:rPr>
          <w:fldChar w:fldCharType="begin"/>
        </w:r>
        <w:r w:rsidR="00D61FDC">
          <w:rPr>
            <w:noProof/>
            <w:webHidden/>
          </w:rPr>
          <w:instrText xml:space="preserve"> PAGEREF _Toc392169201 \h </w:instrText>
        </w:r>
        <w:r>
          <w:rPr>
            <w:noProof/>
            <w:webHidden/>
          </w:rPr>
        </w:r>
        <w:r>
          <w:rPr>
            <w:noProof/>
            <w:webHidden/>
          </w:rPr>
          <w:fldChar w:fldCharType="separate"/>
        </w:r>
        <w:r w:rsidR="00D61FDC">
          <w:rPr>
            <w:noProof/>
            <w:webHidden/>
          </w:rPr>
          <w:t>50</w:t>
        </w:r>
        <w:r>
          <w:rPr>
            <w:noProof/>
            <w:webHidden/>
          </w:rPr>
          <w:fldChar w:fldCharType="end"/>
        </w:r>
      </w:hyperlink>
    </w:p>
    <w:p w:rsidR="00D61FDC" w:rsidRDefault="006635A3">
      <w:pPr>
        <w:pStyle w:val="20"/>
        <w:tabs>
          <w:tab w:val="left" w:pos="1050"/>
          <w:tab w:val="right" w:leader="dot" w:pos="9402"/>
        </w:tabs>
        <w:rPr>
          <w:rFonts w:asciiTheme="minorHAnsi" w:eastAsiaTheme="minorEastAsia" w:hAnsiTheme="minorHAnsi" w:cstheme="minorBidi"/>
          <w:noProof/>
        </w:rPr>
      </w:pPr>
      <w:hyperlink w:anchor="_Toc392169202" w:history="1">
        <w:r w:rsidR="00D61FDC" w:rsidRPr="00E8464C">
          <w:rPr>
            <w:rStyle w:val="a9"/>
            <w:noProof/>
          </w:rPr>
          <w:t>4.7</w:t>
        </w:r>
        <w:r w:rsidR="00D61FDC">
          <w:rPr>
            <w:rFonts w:asciiTheme="minorHAnsi" w:eastAsiaTheme="minorEastAsia" w:hAnsiTheme="minorHAnsi" w:cstheme="minorBidi"/>
            <w:noProof/>
          </w:rPr>
          <w:tab/>
        </w:r>
        <w:r w:rsidR="00D61FDC" w:rsidRPr="00E8464C">
          <w:rPr>
            <w:rStyle w:val="a9"/>
            <w:noProof/>
          </w:rPr>
          <w:t xml:space="preserve">S010-04 </w:t>
        </w:r>
        <w:r w:rsidR="00D61FDC" w:rsidRPr="00E8464C">
          <w:rPr>
            <w:rStyle w:val="a9"/>
            <w:rFonts w:hint="eastAsia"/>
            <w:noProof/>
          </w:rPr>
          <w:t>租赁返还</w:t>
        </w:r>
        <w:r w:rsidR="00D61FDC">
          <w:rPr>
            <w:noProof/>
            <w:webHidden/>
          </w:rPr>
          <w:tab/>
        </w:r>
        <w:r>
          <w:rPr>
            <w:noProof/>
            <w:webHidden/>
          </w:rPr>
          <w:fldChar w:fldCharType="begin"/>
        </w:r>
        <w:r w:rsidR="00D61FDC">
          <w:rPr>
            <w:noProof/>
            <w:webHidden/>
          </w:rPr>
          <w:instrText xml:space="preserve"> PAGEREF _Toc392169202 \h </w:instrText>
        </w:r>
        <w:r>
          <w:rPr>
            <w:noProof/>
            <w:webHidden/>
          </w:rPr>
        </w:r>
        <w:r>
          <w:rPr>
            <w:noProof/>
            <w:webHidden/>
          </w:rPr>
          <w:fldChar w:fldCharType="separate"/>
        </w:r>
        <w:r w:rsidR="00D61FDC">
          <w:rPr>
            <w:noProof/>
            <w:webHidden/>
          </w:rPr>
          <w:t>59</w:t>
        </w:r>
        <w:r>
          <w:rPr>
            <w:noProof/>
            <w:webHidden/>
          </w:rPr>
          <w:fldChar w:fldCharType="end"/>
        </w:r>
      </w:hyperlink>
    </w:p>
    <w:p w:rsidR="00D61FDC" w:rsidRDefault="006635A3">
      <w:pPr>
        <w:pStyle w:val="20"/>
        <w:tabs>
          <w:tab w:val="left" w:pos="1050"/>
          <w:tab w:val="right" w:leader="dot" w:pos="9402"/>
        </w:tabs>
        <w:rPr>
          <w:rFonts w:asciiTheme="minorHAnsi" w:eastAsiaTheme="minorEastAsia" w:hAnsiTheme="minorHAnsi" w:cstheme="minorBidi"/>
          <w:noProof/>
        </w:rPr>
      </w:pPr>
      <w:hyperlink w:anchor="_Toc392169203" w:history="1">
        <w:r w:rsidR="00D61FDC" w:rsidRPr="00E8464C">
          <w:rPr>
            <w:rStyle w:val="a9"/>
            <w:noProof/>
          </w:rPr>
          <w:t>4.8</w:t>
        </w:r>
        <w:r w:rsidR="00D61FDC">
          <w:rPr>
            <w:rFonts w:asciiTheme="minorHAnsi" w:eastAsiaTheme="minorEastAsia" w:hAnsiTheme="minorHAnsi" w:cstheme="minorBidi"/>
            <w:noProof/>
          </w:rPr>
          <w:tab/>
        </w:r>
        <w:r w:rsidR="00D61FDC" w:rsidRPr="00E8464C">
          <w:rPr>
            <w:rStyle w:val="a9"/>
            <w:noProof/>
          </w:rPr>
          <w:t xml:space="preserve">S010-05 </w:t>
        </w:r>
        <w:r w:rsidR="00D61FDC" w:rsidRPr="00E8464C">
          <w:rPr>
            <w:rStyle w:val="a9"/>
            <w:rFonts w:hint="eastAsia"/>
            <w:noProof/>
          </w:rPr>
          <w:t>租赁续租</w:t>
        </w:r>
        <w:r w:rsidR="00D61FDC">
          <w:rPr>
            <w:noProof/>
            <w:webHidden/>
          </w:rPr>
          <w:tab/>
        </w:r>
        <w:r>
          <w:rPr>
            <w:noProof/>
            <w:webHidden/>
          </w:rPr>
          <w:fldChar w:fldCharType="begin"/>
        </w:r>
        <w:r w:rsidR="00D61FDC">
          <w:rPr>
            <w:noProof/>
            <w:webHidden/>
          </w:rPr>
          <w:instrText xml:space="preserve"> PAGEREF _Toc392169203 \h </w:instrText>
        </w:r>
        <w:r>
          <w:rPr>
            <w:noProof/>
            <w:webHidden/>
          </w:rPr>
        </w:r>
        <w:r>
          <w:rPr>
            <w:noProof/>
            <w:webHidden/>
          </w:rPr>
          <w:fldChar w:fldCharType="separate"/>
        </w:r>
        <w:r w:rsidR="00D61FDC">
          <w:rPr>
            <w:noProof/>
            <w:webHidden/>
          </w:rPr>
          <w:t>64</w:t>
        </w:r>
        <w:r>
          <w:rPr>
            <w:noProof/>
            <w:webHidden/>
          </w:rPr>
          <w:fldChar w:fldCharType="end"/>
        </w:r>
      </w:hyperlink>
    </w:p>
    <w:p w:rsidR="00D61FDC" w:rsidRDefault="006635A3">
      <w:pPr>
        <w:pStyle w:val="20"/>
        <w:tabs>
          <w:tab w:val="left" w:pos="1050"/>
          <w:tab w:val="right" w:leader="dot" w:pos="9402"/>
        </w:tabs>
        <w:rPr>
          <w:rFonts w:asciiTheme="minorHAnsi" w:eastAsiaTheme="minorEastAsia" w:hAnsiTheme="minorHAnsi" w:cstheme="minorBidi"/>
          <w:noProof/>
        </w:rPr>
      </w:pPr>
      <w:hyperlink w:anchor="_Toc392169204" w:history="1">
        <w:r w:rsidR="00D61FDC" w:rsidRPr="00E8464C">
          <w:rPr>
            <w:rStyle w:val="a9"/>
            <w:noProof/>
          </w:rPr>
          <w:t>4.9</w:t>
        </w:r>
        <w:r w:rsidR="00D61FDC">
          <w:rPr>
            <w:rFonts w:asciiTheme="minorHAnsi" w:eastAsiaTheme="minorEastAsia" w:hAnsiTheme="minorHAnsi" w:cstheme="minorBidi"/>
            <w:noProof/>
          </w:rPr>
          <w:tab/>
        </w:r>
        <w:r w:rsidR="00D61FDC" w:rsidRPr="00E8464C">
          <w:rPr>
            <w:rStyle w:val="a9"/>
            <w:noProof/>
          </w:rPr>
          <w:t xml:space="preserve">S003-01 </w:t>
        </w:r>
        <w:r w:rsidR="00D61FDC" w:rsidRPr="00E8464C">
          <w:rPr>
            <w:rStyle w:val="a9"/>
            <w:rFonts w:hint="eastAsia"/>
            <w:noProof/>
          </w:rPr>
          <w:t>销售销货</w:t>
        </w:r>
        <w:r w:rsidR="00D61FDC">
          <w:rPr>
            <w:noProof/>
            <w:webHidden/>
          </w:rPr>
          <w:tab/>
        </w:r>
        <w:r>
          <w:rPr>
            <w:noProof/>
            <w:webHidden/>
          </w:rPr>
          <w:fldChar w:fldCharType="begin"/>
        </w:r>
        <w:r w:rsidR="00D61FDC">
          <w:rPr>
            <w:noProof/>
            <w:webHidden/>
          </w:rPr>
          <w:instrText xml:space="preserve"> PAGEREF _Toc392169204 \h </w:instrText>
        </w:r>
        <w:r>
          <w:rPr>
            <w:noProof/>
            <w:webHidden/>
          </w:rPr>
        </w:r>
        <w:r>
          <w:rPr>
            <w:noProof/>
            <w:webHidden/>
          </w:rPr>
          <w:fldChar w:fldCharType="separate"/>
        </w:r>
        <w:r w:rsidR="00D61FDC">
          <w:rPr>
            <w:noProof/>
            <w:webHidden/>
          </w:rPr>
          <w:t>69</w:t>
        </w:r>
        <w:r>
          <w:rPr>
            <w:noProof/>
            <w:webHidden/>
          </w:rPr>
          <w:fldChar w:fldCharType="end"/>
        </w:r>
      </w:hyperlink>
    </w:p>
    <w:p w:rsidR="00D61FDC" w:rsidRDefault="006635A3">
      <w:pPr>
        <w:pStyle w:val="20"/>
        <w:tabs>
          <w:tab w:val="left" w:pos="1050"/>
          <w:tab w:val="right" w:leader="dot" w:pos="9402"/>
        </w:tabs>
        <w:rPr>
          <w:rFonts w:asciiTheme="minorHAnsi" w:eastAsiaTheme="minorEastAsia" w:hAnsiTheme="minorHAnsi" w:cstheme="minorBidi"/>
          <w:noProof/>
        </w:rPr>
      </w:pPr>
      <w:hyperlink w:anchor="_Toc392169205" w:history="1">
        <w:r w:rsidR="00D61FDC" w:rsidRPr="00E8464C">
          <w:rPr>
            <w:rStyle w:val="a9"/>
            <w:noProof/>
          </w:rPr>
          <w:t>4.10</w:t>
        </w:r>
        <w:r w:rsidR="00D61FDC">
          <w:rPr>
            <w:rFonts w:asciiTheme="minorHAnsi" w:eastAsiaTheme="minorEastAsia" w:hAnsiTheme="minorHAnsi" w:cstheme="minorBidi"/>
            <w:noProof/>
          </w:rPr>
          <w:tab/>
        </w:r>
        <w:r w:rsidR="00D61FDC" w:rsidRPr="00E8464C">
          <w:rPr>
            <w:rStyle w:val="a9"/>
            <w:noProof/>
          </w:rPr>
          <w:t xml:space="preserve">S003-02 </w:t>
        </w:r>
        <w:r w:rsidR="00D61FDC" w:rsidRPr="00E8464C">
          <w:rPr>
            <w:rStyle w:val="a9"/>
            <w:rFonts w:hint="eastAsia"/>
            <w:noProof/>
          </w:rPr>
          <w:t>销售退货</w:t>
        </w:r>
        <w:r w:rsidR="00D61FDC">
          <w:rPr>
            <w:noProof/>
            <w:webHidden/>
          </w:rPr>
          <w:tab/>
        </w:r>
        <w:r>
          <w:rPr>
            <w:noProof/>
            <w:webHidden/>
          </w:rPr>
          <w:fldChar w:fldCharType="begin"/>
        </w:r>
        <w:r w:rsidR="00D61FDC">
          <w:rPr>
            <w:noProof/>
            <w:webHidden/>
          </w:rPr>
          <w:instrText xml:space="preserve"> PAGEREF _Toc392169205 \h </w:instrText>
        </w:r>
        <w:r>
          <w:rPr>
            <w:noProof/>
            <w:webHidden/>
          </w:rPr>
        </w:r>
        <w:r>
          <w:rPr>
            <w:noProof/>
            <w:webHidden/>
          </w:rPr>
          <w:fldChar w:fldCharType="separate"/>
        </w:r>
        <w:r w:rsidR="00D61FDC">
          <w:rPr>
            <w:noProof/>
            <w:webHidden/>
          </w:rPr>
          <w:t>77</w:t>
        </w:r>
        <w:r>
          <w:rPr>
            <w:noProof/>
            <w:webHidden/>
          </w:rPr>
          <w:fldChar w:fldCharType="end"/>
        </w:r>
      </w:hyperlink>
    </w:p>
    <w:p w:rsidR="00D61FDC" w:rsidRDefault="006635A3">
      <w:pPr>
        <w:pStyle w:val="20"/>
        <w:tabs>
          <w:tab w:val="left" w:pos="1050"/>
          <w:tab w:val="right" w:leader="dot" w:pos="9402"/>
        </w:tabs>
        <w:rPr>
          <w:rFonts w:asciiTheme="minorHAnsi" w:eastAsiaTheme="minorEastAsia" w:hAnsiTheme="minorHAnsi" w:cstheme="minorBidi"/>
          <w:noProof/>
        </w:rPr>
      </w:pPr>
      <w:hyperlink w:anchor="_Toc392169206" w:history="1">
        <w:r w:rsidR="00D61FDC" w:rsidRPr="00E8464C">
          <w:rPr>
            <w:rStyle w:val="a9"/>
            <w:noProof/>
          </w:rPr>
          <w:t>4.11</w:t>
        </w:r>
        <w:r w:rsidR="00D61FDC">
          <w:rPr>
            <w:rFonts w:asciiTheme="minorHAnsi" w:eastAsiaTheme="minorEastAsia" w:hAnsiTheme="minorHAnsi" w:cstheme="minorBidi"/>
            <w:noProof/>
          </w:rPr>
          <w:tab/>
        </w:r>
        <w:r w:rsidR="00D61FDC" w:rsidRPr="00E8464C">
          <w:rPr>
            <w:rStyle w:val="a9"/>
            <w:noProof/>
          </w:rPr>
          <w:t xml:space="preserve">S005-01 </w:t>
        </w:r>
        <w:r w:rsidR="00D61FDC" w:rsidRPr="00E8464C">
          <w:rPr>
            <w:rStyle w:val="a9"/>
            <w:rFonts w:hint="eastAsia"/>
            <w:noProof/>
          </w:rPr>
          <w:t>出库</w:t>
        </w:r>
        <w:r w:rsidR="00D61FDC">
          <w:rPr>
            <w:noProof/>
            <w:webHidden/>
          </w:rPr>
          <w:tab/>
        </w:r>
        <w:r>
          <w:rPr>
            <w:noProof/>
            <w:webHidden/>
          </w:rPr>
          <w:fldChar w:fldCharType="begin"/>
        </w:r>
        <w:r w:rsidR="00D61FDC">
          <w:rPr>
            <w:noProof/>
            <w:webHidden/>
          </w:rPr>
          <w:instrText xml:space="preserve"> PAGEREF _Toc392169206 \h </w:instrText>
        </w:r>
        <w:r>
          <w:rPr>
            <w:noProof/>
            <w:webHidden/>
          </w:rPr>
        </w:r>
        <w:r>
          <w:rPr>
            <w:noProof/>
            <w:webHidden/>
          </w:rPr>
          <w:fldChar w:fldCharType="separate"/>
        </w:r>
        <w:r w:rsidR="00D61FDC">
          <w:rPr>
            <w:noProof/>
            <w:webHidden/>
          </w:rPr>
          <w:t>82</w:t>
        </w:r>
        <w:r>
          <w:rPr>
            <w:noProof/>
            <w:webHidden/>
          </w:rPr>
          <w:fldChar w:fldCharType="end"/>
        </w:r>
      </w:hyperlink>
    </w:p>
    <w:p w:rsidR="00D61FDC" w:rsidRDefault="006635A3">
      <w:pPr>
        <w:pStyle w:val="20"/>
        <w:tabs>
          <w:tab w:val="left" w:pos="1050"/>
          <w:tab w:val="right" w:leader="dot" w:pos="9402"/>
        </w:tabs>
        <w:rPr>
          <w:rFonts w:asciiTheme="minorHAnsi" w:eastAsiaTheme="minorEastAsia" w:hAnsiTheme="minorHAnsi" w:cstheme="minorBidi"/>
          <w:noProof/>
        </w:rPr>
      </w:pPr>
      <w:hyperlink w:anchor="_Toc392169207" w:history="1">
        <w:r w:rsidR="00D61FDC" w:rsidRPr="00E8464C">
          <w:rPr>
            <w:rStyle w:val="a9"/>
            <w:noProof/>
          </w:rPr>
          <w:t>4.12</w:t>
        </w:r>
        <w:r w:rsidR="00D61FDC">
          <w:rPr>
            <w:rFonts w:asciiTheme="minorHAnsi" w:eastAsiaTheme="minorEastAsia" w:hAnsiTheme="minorHAnsi" w:cstheme="minorBidi"/>
            <w:noProof/>
          </w:rPr>
          <w:tab/>
        </w:r>
        <w:r w:rsidR="00D61FDC" w:rsidRPr="00E8464C">
          <w:rPr>
            <w:rStyle w:val="a9"/>
            <w:noProof/>
          </w:rPr>
          <w:t xml:space="preserve">S005-02 </w:t>
        </w:r>
        <w:r w:rsidR="00D61FDC" w:rsidRPr="00E8464C">
          <w:rPr>
            <w:rStyle w:val="a9"/>
            <w:rFonts w:hint="eastAsia"/>
            <w:noProof/>
          </w:rPr>
          <w:t>入库</w:t>
        </w:r>
        <w:r w:rsidR="00D61FDC">
          <w:rPr>
            <w:noProof/>
            <w:webHidden/>
          </w:rPr>
          <w:tab/>
        </w:r>
        <w:r>
          <w:rPr>
            <w:noProof/>
            <w:webHidden/>
          </w:rPr>
          <w:fldChar w:fldCharType="begin"/>
        </w:r>
        <w:r w:rsidR="00D61FDC">
          <w:rPr>
            <w:noProof/>
            <w:webHidden/>
          </w:rPr>
          <w:instrText xml:space="preserve"> PAGEREF _Toc392169207 \h </w:instrText>
        </w:r>
        <w:r>
          <w:rPr>
            <w:noProof/>
            <w:webHidden/>
          </w:rPr>
        </w:r>
        <w:r>
          <w:rPr>
            <w:noProof/>
            <w:webHidden/>
          </w:rPr>
          <w:fldChar w:fldCharType="separate"/>
        </w:r>
        <w:r w:rsidR="00D61FDC">
          <w:rPr>
            <w:noProof/>
            <w:webHidden/>
          </w:rPr>
          <w:t>87</w:t>
        </w:r>
        <w:r>
          <w:rPr>
            <w:noProof/>
            <w:webHidden/>
          </w:rPr>
          <w:fldChar w:fldCharType="end"/>
        </w:r>
      </w:hyperlink>
    </w:p>
    <w:p w:rsidR="00D61FDC" w:rsidRDefault="006635A3">
      <w:pPr>
        <w:pStyle w:val="20"/>
        <w:tabs>
          <w:tab w:val="left" w:pos="1050"/>
          <w:tab w:val="right" w:leader="dot" w:pos="9402"/>
        </w:tabs>
        <w:rPr>
          <w:rFonts w:asciiTheme="minorHAnsi" w:eastAsiaTheme="minorEastAsia" w:hAnsiTheme="minorHAnsi" w:cstheme="minorBidi"/>
          <w:noProof/>
        </w:rPr>
      </w:pPr>
      <w:hyperlink w:anchor="_Toc392169208" w:history="1">
        <w:r w:rsidR="00D61FDC" w:rsidRPr="00E8464C">
          <w:rPr>
            <w:rStyle w:val="a9"/>
            <w:noProof/>
          </w:rPr>
          <w:t>4.13</w:t>
        </w:r>
        <w:r w:rsidR="00D61FDC">
          <w:rPr>
            <w:rFonts w:asciiTheme="minorHAnsi" w:eastAsiaTheme="minorEastAsia" w:hAnsiTheme="minorHAnsi" w:cstheme="minorBidi"/>
            <w:noProof/>
          </w:rPr>
          <w:tab/>
        </w:r>
        <w:r w:rsidR="00D61FDC" w:rsidRPr="00E8464C">
          <w:rPr>
            <w:rStyle w:val="a9"/>
            <w:noProof/>
          </w:rPr>
          <w:t xml:space="preserve">S005-03 </w:t>
        </w:r>
        <w:r w:rsidR="00D61FDC" w:rsidRPr="00E8464C">
          <w:rPr>
            <w:rStyle w:val="a9"/>
            <w:rFonts w:hint="eastAsia"/>
            <w:noProof/>
          </w:rPr>
          <w:t>调拨</w:t>
        </w:r>
        <w:r w:rsidR="00D61FDC">
          <w:rPr>
            <w:noProof/>
            <w:webHidden/>
          </w:rPr>
          <w:tab/>
        </w:r>
        <w:r>
          <w:rPr>
            <w:noProof/>
            <w:webHidden/>
          </w:rPr>
          <w:fldChar w:fldCharType="begin"/>
        </w:r>
        <w:r w:rsidR="00D61FDC">
          <w:rPr>
            <w:noProof/>
            <w:webHidden/>
          </w:rPr>
          <w:instrText xml:space="preserve"> PAGEREF _Toc392169208 \h </w:instrText>
        </w:r>
        <w:r>
          <w:rPr>
            <w:noProof/>
            <w:webHidden/>
          </w:rPr>
        </w:r>
        <w:r>
          <w:rPr>
            <w:noProof/>
            <w:webHidden/>
          </w:rPr>
          <w:fldChar w:fldCharType="separate"/>
        </w:r>
        <w:r w:rsidR="00D61FDC">
          <w:rPr>
            <w:noProof/>
            <w:webHidden/>
          </w:rPr>
          <w:t>92</w:t>
        </w:r>
        <w:r>
          <w:rPr>
            <w:noProof/>
            <w:webHidden/>
          </w:rPr>
          <w:fldChar w:fldCharType="end"/>
        </w:r>
      </w:hyperlink>
    </w:p>
    <w:p w:rsidR="00D61FDC" w:rsidRDefault="006635A3">
      <w:pPr>
        <w:pStyle w:val="20"/>
        <w:tabs>
          <w:tab w:val="left" w:pos="1050"/>
          <w:tab w:val="right" w:leader="dot" w:pos="9402"/>
        </w:tabs>
        <w:rPr>
          <w:rFonts w:asciiTheme="minorHAnsi" w:eastAsiaTheme="minorEastAsia" w:hAnsiTheme="minorHAnsi" w:cstheme="minorBidi"/>
          <w:noProof/>
        </w:rPr>
      </w:pPr>
      <w:hyperlink w:anchor="_Toc392169209" w:history="1">
        <w:r w:rsidR="00D61FDC" w:rsidRPr="00E8464C">
          <w:rPr>
            <w:rStyle w:val="a9"/>
            <w:noProof/>
          </w:rPr>
          <w:t>4.14</w:t>
        </w:r>
        <w:r w:rsidR="00D61FDC">
          <w:rPr>
            <w:rFonts w:asciiTheme="minorHAnsi" w:eastAsiaTheme="minorEastAsia" w:hAnsiTheme="minorHAnsi" w:cstheme="minorBidi"/>
            <w:noProof/>
          </w:rPr>
          <w:tab/>
        </w:r>
        <w:r w:rsidR="00D61FDC" w:rsidRPr="00E8464C">
          <w:rPr>
            <w:rStyle w:val="a9"/>
            <w:noProof/>
          </w:rPr>
          <w:t xml:space="preserve">S005-04 </w:t>
        </w:r>
        <w:r w:rsidR="00D61FDC" w:rsidRPr="00E8464C">
          <w:rPr>
            <w:rStyle w:val="a9"/>
            <w:rFonts w:hint="eastAsia"/>
            <w:noProof/>
          </w:rPr>
          <w:t>盘点</w:t>
        </w:r>
        <w:r w:rsidR="00D61FDC">
          <w:rPr>
            <w:noProof/>
            <w:webHidden/>
          </w:rPr>
          <w:tab/>
        </w:r>
        <w:r>
          <w:rPr>
            <w:noProof/>
            <w:webHidden/>
          </w:rPr>
          <w:fldChar w:fldCharType="begin"/>
        </w:r>
        <w:r w:rsidR="00D61FDC">
          <w:rPr>
            <w:noProof/>
            <w:webHidden/>
          </w:rPr>
          <w:instrText xml:space="preserve"> PAGEREF _Toc392169209 \h </w:instrText>
        </w:r>
        <w:r>
          <w:rPr>
            <w:noProof/>
            <w:webHidden/>
          </w:rPr>
        </w:r>
        <w:r>
          <w:rPr>
            <w:noProof/>
            <w:webHidden/>
          </w:rPr>
          <w:fldChar w:fldCharType="separate"/>
        </w:r>
        <w:r w:rsidR="00D61FDC">
          <w:rPr>
            <w:noProof/>
            <w:webHidden/>
          </w:rPr>
          <w:t>97</w:t>
        </w:r>
        <w:r>
          <w:rPr>
            <w:noProof/>
            <w:webHidden/>
          </w:rPr>
          <w:fldChar w:fldCharType="end"/>
        </w:r>
      </w:hyperlink>
    </w:p>
    <w:p w:rsidR="00D61FDC" w:rsidRDefault="006635A3">
      <w:pPr>
        <w:pStyle w:val="20"/>
        <w:tabs>
          <w:tab w:val="left" w:pos="1050"/>
          <w:tab w:val="right" w:leader="dot" w:pos="9402"/>
        </w:tabs>
        <w:rPr>
          <w:rFonts w:asciiTheme="minorHAnsi" w:eastAsiaTheme="minorEastAsia" w:hAnsiTheme="minorHAnsi" w:cstheme="minorBidi"/>
          <w:noProof/>
        </w:rPr>
      </w:pPr>
      <w:hyperlink w:anchor="_Toc392169210" w:history="1">
        <w:r w:rsidR="00D61FDC" w:rsidRPr="00E8464C">
          <w:rPr>
            <w:rStyle w:val="a9"/>
            <w:noProof/>
          </w:rPr>
          <w:t>4.15</w:t>
        </w:r>
        <w:r w:rsidR="00D61FDC">
          <w:rPr>
            <w:rFonts w:asciiTheme="minorHAnsi" w:eastAsiaTheme="minorEastAsia" w:hAnsiTheme="minorHAnsi" w:cstheme="minorBidi"/>
            <w:noProof/>
          </w:rPr>
          <w:tab/>
        </w:r>
        <w:r w:rsidR="00D61FDC" w:rsidRPr="00E8464C">
          <w:rPr>
            <w:rStyle w:val="a9"/>
            <w:noProof/>
          </w:rPr>
          <w:t xml:space="preserve">S005-05 </w:t>
        </w:r>
        <w:r w:rsidR="00D61FDC" w:rsidRPr="00E8464C">
          <w:rPr>
            <w:rStyle w:val="a9"/>
            <w:rFonts w:hint="eastAsia"/>
            <w:noProof/>
          </w:rPr>
          <w:t>养护</w:t>
        </w:r>
        <w:r w:rsidR="00D61FDC">
          <w:rPr>
            <w:noProof/>
            <w:webHidden/>
          </w:rPr>
          <w:tab/>
        </w:r>
        <w:r>
          <w:rPr>
            <w:noProof/>
            <w:webHidden/>
          </w:rPr>
          <w:fldChar w:fldCharType="begin"/>
        </w:r>
        <w:r w:rsidR="00D61FDC">
          <w:rPr>
            <w:noProof/>
            <w:webHidden/>
          </w:rPr>
          <w:instrText xml:space="preserve"> PAGEREF _Toc392169210 \h </w:instrText>
        </w:r>
        <w:r>
          <w:rPr>
            <w:noProof/>
            <w:webHidden/>
          </w:rPr>
        </w:r>
        <w:r>
          <w:rPr>
            <w:noProof/>
            <w:webHidden/>
          </w:rPr>
          <w:fldChar w:fldCharType="separate"/>
        </w:r>
        <w:r w:rsidR="00D61FDC">
          <w:rPr>
            <w:noProof/>
            <w:webHidden/>
          </w:rPr>
          <w:t>102</w:t>
        </w:r>
        <w:r>
          <w:rPr>
            <w:noProof/>
            <w:webHidden/>
          </w:rPr>
          <w:fldChar w:fldCharType="end"/>
        </w:r>
      </w:hyperlink>
    </w:p>
    <w:p w:rsidR="00D61FDC" w:rsidRDefault="006635A3">
      <w:pPr>
        <w:pStyle w:val="20"/>
        <w:tabs>
          <w:tab w:val="left" w:pos="1050"/>
          <w:tab w:val="right" w:leader="dot" w:pos="9402"/>
        </w:tabs>
        <w:rPr>
          <w:rFonts w:asciiTheme="minorHAnsi" w:eastAsiaTheme="minorEastAsia" w:hAnsiTheme="minorHAnsi" w:cstheme="minorBidi"/>
          <w:noProof/>
        </w:rPr>
      </w:pPr>
      <w:hyperlink w:anchor="_Toc392169211" w:history="1">
        <w:r w:rsidR="00D61FDC" w:rsidRPr="00E8464C">
          <w:rPr>
            <w:rStyle w:val="a9"/>
            <w:noProof/>
          </w:rPr>
          <w:t>4.16</w:t>
        </w:r>
        <w:r w:rsidR="00D61FDC">
          <w:rPr>
            <w:rFonts w:asciiTheme="minorHAnsi" w:eastAsiaTheme="minorEastAsia" w:hAnsiTheme="minorHAnsi" w:cstheme="minorBidi"/>
            <w:noProof/>
          </w:rPr>
          <w:tab/>
        </w:r>
        <w:r w:rsidR="00D61FDC" w:rsidRPr="00E8464C">
          <w:rPr>
            <w:rStyle w:val="a9"/>
            <w:noProof/>
          </w:rPr>
          <w:t xml:space="preserve">S009-01 </w:t>
        </w:r>
        <w:r w:rsidR="00D61FDC" w:rsidRPr="00E8464C">
          <w:rPr>
            <w:rStyle w:val="a9"/>
            <w:rFonts w:hint="eastAsia"/>
            <w:noProof/>
          </w:rPr>
          <w:t>注册</w:t>
        </w:r>
        <w:r w:rsidR="00D61FDC">
          <w:rPr>
            <w:noProof/>
            <w:webHidden/>
          </w:rPr>
          <w:tab/>
        </w:r>
        <w:r>
          <w:rPr>
            <w:noProof/>
            <w:webHidden/>
          </w:rPr>
          <w:fldChar w:fldCharType="begin"/>
        </w:r>
        <w:r w:rsidR="00D61FDC">
          <w:rPr>
            <w:noProof/>
            <w:webHidden/>
          </w:rPr>
          <w:instrText xml:space="preserve"> PAGEREF _Toc392169211 \h </w:instrText>
        </w:r>
        <w:r>
          <w:rPr>
            <w:noProof/>
            <w:webHidden/>
          </w:rPr>
        </w:r>
        <w:r>
          <w:rPr>
            <w:noProof/>
            <w:webHidden/>
          </w:rPr>
          <w:fldChar w:fldCharType="separate"/>
        </w:r>
        <w:r w:rsidR="00D61FDC">
          <w:rPr>
            <w:noProof/>
            <w:webHidden/>
          </w:rPr>
          <w:t>107</w:t>
        </w:r>
        <w:r>
          <w:rPr>
            <w:noProof/>
            <w:webHidden/>
          </w:rPr>
          <w:fldChar w:fldCharType="end"/>
        </w:r>
      </w:hyperlink>
    </w:p>
    <w:p w:rsidR="00D61FDC" w:rsidRDefault="006635A3">
      <w:pPr>
        <w:pStyle w:val="20"/>
        <w:tabs>
          <w:tab w:val="left" w:pos="1050"/>
          <w:tab w:val="right" w:leader="dot" w:pos="9402"/>
        </w:tabs>
        <w:rPr>
          <w:rFonts w:asciiTheme="minorHAnsi" w:eastAsiaTheme="minorEastAsia" w:hAnsiTheme="minorHAnsi" w:cstheme="minorBidi"/>
          <w:noProof/>
        </w:rPr>
      </w:pPr>
      <w:hyperlink w:anchor="_Toc392169212" w:history="1">
        <w:r w:rsidR="00D61FDC" w:rsidRPr="00E8464C">
          <w:rPr>
            <w:rStyle w:val="a9"/>
            <w:noProof/>
          </w:rPr>
          <w:t>4.17</w:t>
        </w:r>
        <w:r w:rsidR="00D61FDC">
          <w:rPr>
            <w:rFonts w:asciiTheme="minorHAnsi" w:eastAsiaTheme="minorEastAsia" w:hAnsiTheme="minorHAnsi" w:cstheme="minorBidi"/>
            <w:noProof/>
          </w:rPr>
          <w:tab/>
        </w:r>
        <w:r w:rsidR="00D61FDC" w:rsidRPr="00E8464C">
          <w:rPr>
            <w:rStyle w:val="a9"/>
            <w:noProof/>
          </w:rPr>
          <w:t xml:space="preserve">S009-02 </w:t>
        </w:r>
        <w:r w:rsidR="00D61FDC" w:rsidRPr="00E8464C">
          <w:rPr>
            <w:rStyle w:val="a9"/>
            <w:rFonts w:hint="eastAsia"/>
            <w:noProof/>
          </w:rPr>
          <w:t>充值</w:t>
        </w:r>
        <w:r w:rsidR="00D61FDC">
          <w:rPr>
            <w:noProof/>
            <w:webHidden/>
          </w:rPr>
          <w:tab/>
        </w:r>
        <w:r>
          <w:rPr>
            <w:noProof/>
            <w:webHidden/>
          </w:rPr>
          <w:fldChar w:fldCharType="begin"/>
        </w:r>
        <w:r w:rsidR="00D61FDC">
          <w:rPr>
            <w:noProof/>
            <w:webHidden/>
          </w:rPr>
          <w:instrText xml:space="preserve"> PAGEREF _Toc392169212 \h </w:instrText>
        </w:r>
        <w:r>
          <w:rPr>
            <w:noProof/>
            <w:webHidden/>
          </w:rPr>
        </w:r>
        <w:r>
          <w:rPr>
            <w:noProof/>
            <w:webHidden/>
          </w:rPr>
          <w:fldChar w:fldCharType="separate"/>
        </w:r>
        <w:r w:rsidR="00D61FDC">
          <w:rPr>
            <w:noProof/>
            <w:webHidden/>
          </w:rPr>
          <w:t>112</w:t>
        </w:r>
        <w:r>
          <w:rPr>
            <w:noProof/>
            <w:webHidden/>
          </w:rPr>
          <w:fldChar w:fldCharType="end"/>
        </w:r>
      </w:hyperlink>
    </w:p>
    <w:p w:rsidR="00D61FDC" w:rsidRDefault="006635A3">
      <w:pPr>
        <w:pStyle w:val="20"/>
        <w:tabs>
          <w:tab w:val="left" w:pos="1050"/>
          <w:tab w:val="right" w:leader="dot" w:pos="9402"/>
        </w:tabs>
        <w:rPr>
          <w:rFonts w:asciiTheme="minorHAnsi" w:eastAsiaTheme="minorEastAsia" w:hAnsiTheme="minorHAnsi" w:cstheme="minorBidi"/>
          <w:noProof/>
        </w:rPr>
      </w:pPr>
      <w:hyperlink w:anchor="_Toc392169213" w:history="1">
        <w:r w:rsidR="00D61FDC" w:rsidRPr="00E8464C">
          <w:rPr>
            <w:rStyle w:val="a9"/>
            <w:noProof/>
          </w:rPr>
          <w:t>4.18</w:t>
        </w:r>
        <w:r w:rsidR="00D61FDC">
          <w:rPr>
            <w:rFonts w:asciiTheme="minorHAnsi" w:eastAsiaTheme="minorEastAsia" w:hAnsiTheme="minorHAnsi" w:cstheme="minorBidi"/>
            <w:noProof/>
          </w:rPr>
          <w:tab/>
        </w:r>
        <w:r w:rsidR="00D61FDC" w:rsidRPr="00E8464C">
          <w:rPr>
            <w:rStyle w:val="a9"/>
            <w:noProof/>
          </w:rPr>
          <w:t xml:space="preserve">S009-03 </w:t>
        </w:r>
        <w:r w:rsidR="00D61FDC" w:rsidRPr="00E8464C">
          <w:rPr>
            <w:rStyle w:val="a9"/>
            <w:rFonts w:hint="eastAsia"/>
            <w:noProof/>
          </w:rPr>
          <w:t>取现</w:t>
        </w:r>
        <w:r w:rsidR="00D61FDC">
          <w:rPr>
            <w:noProof/>
            <w:webHidden/>
          </w:rPr>
          <w:tab/>
        </w:r>
        <w:r>
          <w:rPr>
            <w:noProof/>
            <w:webHidden/>
          </w:rPr>
          <w:fldChar w:fldCharType="begin"/>
        </w:r>
        <w:r w:rsidR="00D61FDC">
          <w:rPr>
            <w:noProof/>
            <w:webHidden/>
          </w:rPr>
          <w:instrText xml:space="preserve"> PAGEREF _Toc392169213 \h </w:instrText>
        </w:r>
        <w:r>
          <w:rPr>
            <w:noProof/>
            <w:webHidden/>
          </w:rPr>
        </w:r>
        <w:r>
          <w:rPr>
            <w:noProof/>
            <w:webHidden/>
          </w:rPr>
          <w:fldChar w:fldCharType="separate"/>
        </w:r>
        <w:r w:rsidR="00D61FDC">
          <w:rPr>
            <w:noProof/>
            <w:webHidden/>
          </w:rPr>
          <w:t>115</w:t>
        </w:r>
        <w:r>
          <w:rPr>
            <w:noProof/>
            <w:webHidden/>
          </w:rPr>
          <w:fldChar w:fldCharType="end"/>
        </w:r>
      </w:hyperlink>
    </w:p>
    <w:p w:rsidR="00D61FDC" w:rsidRDefault="006635A3">
      <w:pPr>
        <w:pStyle w:val="20"/>
        <w:tabs>
          <w:tab w:val="left" w:pos="1050"/>
          <w:tab w:val="right" w:leader="dot" w:pos="9402"/>
        </w:tabs>
        <w:rPr>
          <w:rFonts w:asciiTheme="minorHAnsi" w:eastAsiaTheme="minorEastAsia" w:hAnsiTheme="minorHAnsi" w:cstheme="minorBidi"/>
          <w:noProof/>
        </w:rPr>
      </w:pPr>
      <w:hyperlink w:anchor="_Toc392169214" w:history="1">
        <w:r w:rsidR="00D61FDC" w:rsidRPr="00E8464C">
          <w:rPr>
            <w:rStyle w:val="a9"/>
            <w:noProof/>
          </w:rPr>
          <w:t>4.19</w:t>
        </w:r>
        <w:r w:rsidR="00D61FDC">
          <w:rPr>
            <w:rFonts w:asciiTheme="minorHAnsi" w:eastAsiaTheme="minorEastAsia" w:hAnsiTheme="minorHAnsi" w:cstheme="minorBidi"/>
            <w:noProof/>
          </w:rPr>
          <w:tab/>
        </w:r>
        <w:r w:rsidR="00D61FDC" w:rsidRPr="00E8464C">
          <w:rPr>
            <w:rStyle w:val="a9"/>
            <w:noProof/>
          </w:rPr>
          <w:t xml:space="preserve">S009-04 </w:t>
        </w:r>
        <w:r w:rsidR="00D61FDC" w:rsidRPr="00E8464C">
          <w:rPr>
            <w:rStyle w:val="a9"/>
            <w:rFonts w:hint="eastAsia"/>
            <w:noProof/>
          </w:rPr>
          <w:t>索赔</w:t>
        </w:r>
        <w:r w:rsidR="00D61FDC">
          <w:rPr>
            <w:noProof/>
            <w:webHidden/>
          </w:rPr>
          <w:tab/>
        </w:r>
        <w:r>
          <w:rPr>
            <w:noProof/>
            <w:webHidden/>
          </w:rPr>
          <w:fldChar w:fldCharType="begin"/>
        </w:r>
        <w:r w:rsidR="00D61FDC">
          <w:rPr>
            <w:noProof/>
            <w:webHidden/>
          </w:rPr>
          <w:instrText xml:space="preserve"> PAGEREF _Toc392169214 \h </w:instrText>
        </w:r>
        <w:r>
          <w:rPr>
            <w:noProof/>
            <w:webHidden/>
          </w:rPr>
        </w:r>
        <w:r>
          <w:rPr>
            <w:noProof/>
            <w:webHidden/>
          </w:rPr>
          <w:fldChar w:fldCharType="separate"/>
        </w:r>
        <w:r w:rsidR="00D61FDC">
          <w:rPr>
            <w:noProof/>
            <w:webHidden/>
          </w:rPr>
          <w:t>119</w:t>
        </w:r>
        <w:r>
          <w:rPr>
            <w:noProof/>
            <w:webHidden/>
          </w:rPr>
          <w:fldChar w:fldCharType="end"/>
        </w:r>
      </w:hyperlink>
    </w:p>
    <w:p w:rsidR="00D61FDC" w:rsidRDefault="006635A3">
      <w:pPr>
        <w:pStyle w:val="20"/>
        <w:tabs>
          <w:tab w:val="left" w:pos="1050"/>
          <w:tab w:val="right" w:leader="dot" w:pos="9402"/>
        </w:tabs>
        <w:rPr>
          <w:rFonts w:asciiTheme="minorHAnsi" w:eastAsiaTheme="minorEastAsia" w:hAnsiTheme="minorHAnsi" w:cstheme="minorBidi"/>
          <w:noProof/>
        </w:rPr>
      </w:pPr>
      <w:hyperlink w:anchor="_Toc392169215" w:history="1">
        <w:r w:rsidR="00D61FDC" w:rsidRPr="00E8464C">
          <w:rPr>
            <w:rStyle w:val="a9"/>
            <w:noProof/>
          </w:rPr>
          <w:t>4.20</w:t>
        </w:r>
        <w:r w:rsidR="00D61FDC">
          <w:rPr>
            <w:rFonts w:asciiTheme="minorHAnsi" w:eastAsiaTheme="minorEastAsia" w:hAnsiTheme="minorHAnsi" w:cstheme="minorBidi"/>
            <w:noProof/>
          </w:rPr>
          <w:tab/>
        </w:r>
        <w:r w:rsidR="00D61FDC" w:rsidRPr="00E8464C">
          <w:rPr>
            <w:rStyle w:val="a9"/>
            <w:noProof/>
          </w:rPr>
          <w:t xml:space="preserve">S009-05 </w:t>
        </w:r>
        <w:r w:rsidR="00D61FDC" w:rsidRPr="00E8464C">
          <w:rPr>
            <w:rStyle w:val="a9"/>
            <w:rFonts w:hint="eastAsia"/>
            <w:noProof/>
          </w:rPr>
          <w:t>会员卡</w:t>
        </w:r>
        <w:r w:rsidR="00D61FDC">
          <w:rPr>
            <w:noProof/>
            <w:webHidden/>
          </w:rPr>
          <w:tab/>
        </w:r>
        <w:r>
          <w:rPr>
            <w:noProof/>
            <w:webHidden/>
          </w:rPr>
          <w:fldChar w:fldCharType="begin"/>
        </w:r>
        <w:r w:rsidR="00D61FDC">
          <w:rPr>
            <w:noProof/>
            <w:webHidden/>
          </w:rPr>
          <w:instrText xml:space="preserve"> PAGEREF _Toc392169215 \h </w:instrText>
        </w:r>
        <w:r>
          <w:rPr>
            <w:noProof/>
            <w:webHidden/>
          </w:rPr>
        </w:r>
        <w:r>
          <w:rPr>
            <w:noProof/>
            <w:webHidden/>
          </w:rPr>
          <w:fldChar w:fldCharType="separate"/>
        </w:r>
        <w:r w:rsidR="00D61FDC">
          <w:rPr>
            <w:noProof/>
            <w:webHidden/>
          </w:rPr>
          <w:t>123</w:t>
        </w:r>
        <w:r>
          <w:rPr>
            <w:noProof/>
            <w:webHidden/>
          </w:rPr>
          <w:fldChar w:fldCharType="end"/>
        </w:r>
      </w:hyperlink>
    </w:p>
    <w:p w:rsidR="00D61FDC" w:rsidRDefault="006635A3">
      <w:pPr>
        <w:pStyle w:val="20"/>
        <w:tabs>
          <w:tab w:val="left" w:pos="1050"/>
          <w:tab w:val="right" w:leader="dot" w:pos="9402"/>
        </w:tabs>
        <w:rPr>
          <w:rFonts w:asciiTheme="minorHAnsi" w:eastAsiaTheme="minorEastAsia" w:hAnsiTheme="minorHAnsi" w:cstheme="minorBidi"/>
          <w:noProof/>
        </w:rPr>
      </w:pPr>
      <w:hyperlink w:anchor="_Toc392169216" w:history="1">
        <w:r w:rsidR="00D61FDC" w:rsidRPr="00E8464C">
          <w:rPr>
            <w:rStyle w:val="a9"/>
            <w:noProof/>
          </w:rPr>
          <w:t>4.21</w:t>
        </w:r>
        <w:r w:rsidR="00D61FDC">
          <w:rPr>
            <w:rFonts w:asciiTheme="minorHAnsi" w:eastAsiaTheme="minorEastAsia" w:hAnsiTheme="minorHAnsi" w:cstheme="minorBidi"/>
            <w:noProof/>
          </w:rPr>
          <w:tab/>
        </w:r>
        <w:r w:rsidR="00D61FDC" w:rsidRPr="00E8464C">
          <w:rPr>
            <w:rStyle w:val="a9"/>
            <w:noProof/>
          </w:rPr>
          <w:t xml:space="preserve">S009-06 </w:t>
        </w:r>
        <w:r w:rsidR="00D61FDC" w:rsidRPr="00E8464C">
          <w:rPr>
            <w:rStyle w:val="a9"/>
            <w:rFonts w:hint="eastAsia"/>
            <w:noProof/>
          </w:rPr>
          <w:t>积分</w:t>
        </w:r>
        <w:r w:rsidR="00D61FDC">
          <w:rPr>
            <w:noProof/>
            <w:webHidden/>
          </w:rPr>
          <w:tab/>
        </w:r>
        <w:r>
          <w:rPr>
            <w:noProof/>
            <w:webHidden/>
          </w:rPr>
          <w:fldChar w:fldCharType="begin"/>
        </w:r>
        <w:r w:rsidR="00D61FDC">
          <w:rPr>
            <w:noProof/>
            <w:webHidden/>
          </w:rPr>
          <w:instrText xml:space="preserve"> PAGEREF _Toc392169216 \h </w:instrText>
        </w:r>
        <w:r>
          <w:rPr>
            <w:noProof/>
            <w:webHidden/>
          </w:rPr>
        </w:r>
        <w:r>
          <w:rPr>
            <w:noProof/>
            <w:webHidden/>
          </w:rPr>
          <w:fldChar w:fldCharType="separate"/>
        </w:r>
        <w:r w:rsidR="00D61FDC">
          <w:rPr>
            <w:noProof/>
            <w:webHidden/>
          </w:rPr>
          <w:t>127</w:t>
        </w:r>
        <w:r>
          <w:rPr>
            <w:noProof/>
            <w:webHidden/>
          </w:rPr>
          <w:fldChar w:fldCharType="end"/>
        </w:r>
      </w:hyperlink>
    </w:p>
    <w:p w:rsidR="00D61FDC" w:rsidRDefault="006635A3">
      <w:pPr>
        <w:pStyle w:val="20"/>
        <w:tabs>
          <w:tab w:val="left" w:pos="1260"/>
          <w:tab w:val="right" w:leader="dot" w:pos="9402"/>
        </w:tabs>
        <w:rPr>
          <w:rFonts w:asciiTheme="minorHAnsi" w:eastAsiaTheme="minorEastAsia" w:hAnsiTheme="minorHAnsi" w:cstheme="minorBidi"/>
          <w:noProof/>
        </w:rPr>
      </w:pPr>
      <w:hyperlink w:anchor="_Toc392169217" w:history="1">
        <w:r w:rsidR="00D61FDC" w:rsidRPr="00E8464C">
          <w:rPr>
            <w:rStyle w:val="a9"/>
            <w:noProof/>
          </w:rPr>
          <w:t>4.22</w:t>
        </w:r>
        <w:r w:rsidR="00D61FDC">
          <w:rPr>
            <w:rFonts w:asciiTheme="minorHAnsi" w:eastAsiaTheme="minorEastAsia" w:hAnsiTheme="minorHAnsi" w:cstheme="minorBidi"/>
            <w:noProof/>
          </w:rPr>
          <w:tab/>
        </w:r>
        <w:r w:rsidR="00D61FDC" w:rsidRPr="00E8464C">
          <w:rPr>
            <w:rStyle w:val="a9"/>
            <w:rFonts w:hint="eastAsia"/>
            <w:noProof/>
          </w:rPr>
          <w:t>收款付款</w:t>
        </w:r>
        <w:r w:rsidR="00D61FDC">
          <w:rPr>
            <w:noProof/>
            <w:webHidden/>
          </w:rPr>
          <w:tab/>
        </w:r>
        <w:r>
          <w:rPr>
            <w:noProof/>
            <w:webHidden/>
          </w:rPr>
          <w:fldChar w:fldCharType="begin"/>
        </w:r>
        <w:r w:rsidR="00D61FDC">
          <w:rPr>
            <w:noProof/>
            <w:webHidden/>
          </w:rPr>
          <w:instrText xml:space="preserve"> PAGEREF _Toc392169217 \h </w:instrText>
        </w:r>
        <w:r>
          <w:rPr>
            <w:noProof/>
            <w:webHidden/>
          </w:rPr>
        </w:r>
        <w:r>
          <w:rPr>
            <w:noProof/>
            <w:webHidden/>
          </w:rPr>
          <w:fldChar w:fldCharType="separate"/>
        </w:r>
        <w:r w:rsidR="00D61FDC">
          <w:rPr>
            <w:noProof/>
            <w:webHidden/>
          </w:rPr>
          <w:t>128</w:t>
        </w:r>
        <w:r>
          <w:rPr>
            <w:noProof/>
            <w:webHidden/>
          </w:rPr>
          <w:fldChar w:fldCharType="end"/>
        </w:r>
      </w:hyperlink>
    </w:p>
    <w:p w:rsidR="00D61FDC" w:rsidRDefault="006635A3">
      <w:pPr>
        <w:pStyle w:val="20"/>
        <w:tabs>
          <w:tab w:val="left" w:pos="1260"/>
          <w:tab w:val="right" w:leader="dot" w:pos="9402"/>
        </w:tabs>
        <w:rPr>
          <w:rFonts w:asciiTheme="minorHAnsi" w:eastAsiaTheme="minorEastAsia" w:hAnsiTheme="minorHAnsi" w:cstheme="minorBidi"/>
          <w:noProof/>
        </w:rPr>
      </w:pPr>
      <w:hyperlink w:anchor="_Toc392169218" w:history="1">
        <w:r w:rsidR="00D61FDC" w:rsidRPr="00E8464C">
          <w:rPr>
            <w:rStyle w:val="a9"/>
            <w:noProof/>
          </w:rPr>
          <w:t>4.23</w:t>
        </w:r>
        <w:r w:rsidR="00D61FDC">
          <w:rPr>
            <w:rFonts w:asciiTheme="minorHAnsi" w:eastAsiaTheme="minorEastAsia" w:hAnsiTheme="minorHAnsi" w:cstheme="minorBidi"/>
            <w:noProof/>
          </w:rPr>
          <w:tab/>
        </w:r>
        <w:r w:rsidR="00D61FDC" w:rsidRPr="00E8464C">
          <w:rPr>
            <w:rStyle w:val="a9"/>
            <w:rFonts w:hint="eastAsia"/>
            <w:noProof/>
          </w:rPr>
          <w:t>文章和广告</w:t>
        </w:r>
        <w:r w:rsidR="00D61FDC">
          <w:rPr>
            <w:noProof/>
            <w:webHidden/>
          </w:rPr>
          <w:tab/>
        </w:r>
        <w:r>
          <w:rPr>
            <w:noProof/>
            <w:webHidden/>
          </w:rPr>
          <w:fldChar w:fldCharType="begin"/>
        </w:r>
        <w:r w:rsidR="00D61FDC">
          <w:rPr>
            <w:noProof/>
            <w:webHidden/>
          </w:rPr>
          <w:instrText xml:space="preserve"> PAGEREF _Toc392169218 \h </w:instrText>
        </w:r>
        <w:r>
          <w:rPr>
            <w:noProof/>
            <w:webHidden/>
          </w:rPr>
        </w:r>
        <w:r>
          <w:rPr>
            <w:noProof/>
            <w:webHidden/>
          </w:rPr>
          <w:fldChar w:fldCharType="separate"/>
        </w:r>
        <w:r w:rsidR="00D61FDC">
          <w:rPr>
            <w:noProof/>
            <w:webHidden/>
          </w:rPr>
          <w:t>132</w:t>
        </w:r>
        <w:r>
          <w:rPr>
            <w:noProof/>
            <w:webHidden/>
          </w:rPr>
          <w:fldChar w:fldCharType="end"/>
        </w:r>
      </w:hyperlink>
    </w:p>
    <w:p w:rsidR="00D61FDC" w:rsidRDefault="006635A3">
      <w:pPr>
        <w:pStyle w:val="20"/>
        <w:tabs>
          <w:tab w:val="left" w:pos="1260"/>
          <w:tab w:val="right" w:leader="dot" w:pos="9402"/>
        </w:tabs>
        <w:rPr>
          <w:rFonts w:asciiTheme="minorHAnsi" w:eastAsiaTheme="minorEastAsia" w:hAnsiTheme="minorHAnsi" w:cstheme="minorBidi"/>
          <w:noProof/>
        </w:rPr>
      </w:pPr>
      <w:hyperlink w:anchor="_Toc392169219" w:history="1">
        <w:r w:rsidR="00D61FDC" w:rsidRPr="00E8464C">
          <w:rPr>
            <w:rStyle w:val="a9"/>
            <w:noProof/>
          </w:rPr>
          <w:t>4.24</w:t>
        </w:r>
        <w:r w:rsidR="00D61FDC">
          <w:rPr>
            <w:rFonts w:asciiTheme="minorHAnsi" w:eastAsiaTheme="minorEastAsia" w:hAnsiTheme="minorHAnsi" w:cstheme="minorBidi"/>
            <w:noProof/>
          </w:rPr>
          <w:tab/>
        </w:r>
        <w:r w:rsidR="00D61FDC" w:rsidRPr="00E8464C">
          <w:rPr>
            <w:rStyle w:val="a9"/>
            <w:rFonts w:hint="eastAsia"/>
            <w:noProof/>
          </w:rPr>
          <w:t>调整商品等级</w:t>
        </w:r>
        <w:r w:rsidR="00D61FDC">
          <w:rPr>
            <w:noProof/>
            <w:webHidden/>
          </w:rPr>
          <w:tab/>
        </w:r>
        <w:r>
          <w:rPr>
            <w:noProof/>
            <w:webHidden/>
          </w:rPr>
          <w:fldChar w:fldCharType="begin"/>
        </w:r>
        <w:r w:rsidR="00D61FDC">
          <w:rPr>
            <w:noProof/>
            <w:webHidden/>
          </w:rPr>
          <w:instrText xml:space="preserve"> PAGEREF _Toc392169219 \h </w:instrText>
        </w:r>
        <w:r>
          <w:rPr>
            <w:noProof/>
            <w:webHidden/>
          </w:rPr>
        </w:r>
        <w:r>
          <w:rPr>
            <w:noProof/>
            <w:webHidden/>
          </w:rPr>
          <w:fldChar w:fldCharType="separate"/>
        </w:r>
        <w:r w:rsidR="00D61FDC">
          <w:rPr>
            <w:noProof/>
            <w:webHidden/>
          </w:rPr>
          <w:t>133</w:t>
        </w:r>
        <w:r>
          <w:rPr>
            <w:noProof/>
            <w:webHidden/>
          </w:rPr>
          <w:fldChar w:fldCharType="end"/>
        </w:r>
      </w:hyperlink>
    </w:p>
    <w:p w:rsidR="00D61FDC" w:rsidRDefault="006635A3">
      <w:pPr>
        <w:pStyle w:val="20"/>
        <w:tabs>
          <w:tab w:val="left" w:pos="1260"/>
          <w:tab w:val="right" w:leader="dot" w:pos="9402"/>
        </w:tabs>
        <w:rPr>
          <w:rFonts w:asciiTheme="minorHAnsi" w:eastAsiaTheme="minorEastAsia" w:hAnsiTheme="minorHAnsi" w:cstheme="minorBidi"/>
          <w:noProof/>
        </w:rPr>
      </w:pPr>
      <w:hyperlink w:anchor="_Toc392169220" w:history="1">
        <w:r w:rsidR="00D61FDC" w:rsidRPr="00E8464C">
          <w:rPr>
            <w:rStyle w:val="a9"/>
            <w:noProof/>
          </w:rPr>
          <w:t>4.25</w:t>
        </w:r>
        <w:r w:rsidR="00D61FDC">
          <w:rPr>
            <w:rFonts w:asciiTheme="minorHAnsi" w:eastAsiaTheme="minorEastAsia" w:hAnsiTheme="minorHAnsi" w:cstheme="minorBidi"/>
            <w:noProof/>
          </w:rPr>
          <w:tab/>
        </w:r>
        <w:r w:rsidR="00D61FDC" w:rsidRPr="00E8464C">
          <w:rPr>
            <w:rStyle w:val="a9"/>
            <w:rFonts w:hint="eastAsia"/>
            <w:noProof/>
          </w:rPr>
          <w:t>报表</w:t>
        </w:r>
        <w:r w:rsidR="00D61FDC">
          <w:rPr>
            <w:noProof/>
            <w:webHidden/>
          </w:rPr>
          <w:tab/>
        </w:r>
        <w:r>
          <w:rPr>
            <w:noProof/>
            <w:webHidden/>
          </w:rPr>
          <w:fldChar w:fldCharType="begin"/>
        </w:r>
        <w:r w:rsidR="00D61FDC">
          <w:rPr>
            <w:noProof/>
            <w:webHidden/>
          </w:rPr>
          <w:instrText xml:space="preserve"> PAGEREF _Toc392169220 \h </w:instrText>
        </w:r>
        <w:r>
          <w:rPr>
            <w:noProof/>
            <w:webHidden/>
          </w:rPr>
        </w:r>
        <w:r>
          <w:rPr>
            <w:noProof/>
            <w:webHidden/>
          </w:rPr>
          <w:fldChar w:fldCharType="separate"/>
        </w:r>
        <w:r w:rsidR="00D61FDC">
          <w:rPr>
            <w:noProof/>
            <w:webHidden/>
          </w:rPr>
          <w:t>133</w:t>
        </w:r>
        <w:r>
          <w:rPr>
            <w:noProof/>
            <w:webHidden/>
          </w:rPr>
          <w:fldChar w:fldCharType="end"/>
        </w:r>
      </w:hyperlink>
    </w:p>
    <w:p w:rsidR="00D61FDC" w:rsidRDefault="006635A3">
      <w:pPr>
        <w:pStyle w:val="11"/>
        <w:tabs>
          <w:tab w:val="left" w:pos="420"/>
          <w:tab w:val="right" w:leader="dot" w:pos="9402"/>
        </w:tabs>
        <w:rPr>
          <w:rFonts w:asciiTheme="minorHAnsi" w:eastAsiaTheme="minorEastAsia" w:hAnsiTheme="minorHAnsi" w:cstheme="minorBidi"/>
          <w:noProof/>
        </w:rPr>
      </w:pPr>
      <w:hyperlink w:anchor="_Toc392169221" w:history="1">
        <w:r w:rsidR="00D61FDC" w:rsidRPr="00E8464C">
          <w:rPr>
            <w:rStyle w:val="a9"/>
            <w:noProof/>
          </w:rPr>
          <w:t>5</w:t>
        </w:r>
        <w:r w:rsidR="00D61FDC">
          <w:rPr>
            <w:rFonts w:asciiTheme="minorHAnsi" w:eastAsiaTheme="minorEastAsia" w:hAnsiTheme="minorHAnsi" w:cstheme="minorBidi"/>
            <w:noProof/>
          </w:rPr>
          <w:tab/>
        </w:r>
        <w:r w:rsidR="00D61FDC" w:rsidRPr="00E8464C">
          <w:rPr>
            <w:rStyle w:val="a9"/>
            <w:noProof/>
          </w:rPr>
          <w:t>Web</w:t>
        </w:r>
        <w:r w:rsidR="00D61FDC" w:rsidRPr="00E8464C">
          <w:rPr>
            <w:rStyle w:val="a9"/>
            <w:rFonts w:hint="eastAsia"/>
            <w:noProof/>
          </w:rPr>
          <w:t>前台页面</w:t>
        </w:r>
        <w:r w:rsidR="00D61FDC">
          <w:rPr>
            <w:noProof/>
            <w:webHidden/>
          </w:rPr>
          <w:tab/>
        </w:r>
        <w:r>
          <w:rPr>
            <w:noProof/>
            <w:webHidden/>
          </w:rPr>
          <w:fldChar w:fldCharType="begin"/>
        </w:r>
        <w:r w:rsidR="00D61FDC">
          <w:rPr>
            <w:noProof/>
            <w:webHidden/>
          </w:rPr>
          <w:instrText xml:space="preserve"> PAGEREF _Toc392169221 \h </w:instrText>
        </w:r>
        <w:r>
          <w:rPr>
            <w:noProof/>
            <w:webHidden/>
          </w:rPr>
        </w:r>
        <w:r>
          <w:rPr>
            <w:noProof/>
            <w:webHidden/>
          </w:rPr>
          <w:fldChar w:fldCharType="separate"/>
        </w:r>
        <w:r w:rsidR="00D61FDC">
          <w:rPr>
            <w:noProof/>
            <w:webHidden/>
          </w:rPr>
          <w:t>133</w:t>
        </w:r>
        <w:r>
          <w:rPr>
            <w:noProof/>
            <w:webHidden/>
          </w:rPr>
          <w:fldChar w:fldCharType="end"/>
        </w:r>
      </w:hyperlink>
    </w:p>
    <w:p w:rsidR="00D61FDC" w:rsidRDefault="006635A3">
      <w:pPr>
        <w:pStyle w:val="11"/>
        <w:tabs>
          <w:tab w:val="left" w:pos="420"/>
          <w:tab w:val="right" w:leader="dot" w:pos="9402"/>
        </w:tabs>
        <w:rPr>
          <w:rFonts w:asciiTheme="minorHAnsi" w:eastAsiaTheme="minorEastAsia" w:hAnsiTheme="minorHAnsi" w:cstheme="minorBidi"/>
          <w:noProof/>
        </w:rPr>
      </w:pPr>
      <w:hyperlink w:anchor="_Toc392169222" w:history="1">
        <w:r w:rsidR="00D61FDC" w:rsidRPr="00E8464C">
          <w:rPr>
            <w:rStyle w:val="a9"/>
            <w:noProof/>
          </w:rPr>
          <w:t>6</w:t>
        </w:r>
        <w:r w:rsidR="00D61FDC">
          <w:rPr>
            <w:rFonts w:asciiTheme="minorHAnsi" w:eastAsiaTheme="minorEastAsia" w:hAnsiTheme="minorHAnsi" w:cstheme="minorBidi"/>
            <w:noProof/>
          </w:rPr>
          <w:tab/>
        </w:r>
        <w:r w:rsidR="00D61FDC" w:rsidRPr="00E8464C">
          <w:rPr>
            <w:rStyle w:val="a9"/>
            <w:noProof/>
          </w:rPr>
          <w:t>APP</w:t>
        </w:r>
        <w:r w:rsidR="00D61FDC" w:rsidRPr="00E8464C">
          <w:rPr>
            <w:rStyle w:val="a9"/>
            <w:rFonts w:hint="eastAsia"/>
            <w:noProof/>
          </w:rPr>
          <w:t>前台模块</w:t>
        </w:r>
        <w:r w:rsidR="00D61FDC">
          <w:rPr>
            <w:noProof/>
            <w:webHidden/>
          </w:rPr>
          <w:tab/>
        </w:r>
        <w:r>
          <w:rPr>
            <w:noProof/>
            <w:webHidden/>
          </w:rPr>
          <w:fldChar w:fldCharType="begin"/>
        </w:r>
        <w:r w:rsidR="00D61FDC">
          <w:rPr>
            <w:noProof/>
            <w:webHidden/>
          </w:rPr>
          <w:instrText xml:space="preserve"> PAGEREF _Toc392169222 \h </w:instrText>
        </w:r>
        <w:r>
          <w:rPr>
            <w:noProof/>
            <w:webHidden/>
          </w:rPr>
        </w:r>
        <w:r>
          <w:rPr>
            <w:noProof/>
            <w:webHidden/>
          </w:rPr>
          <w:fldChar w:fldCharType="separate"/>
        </w:r>
        <w:r w:rsidR="00D61FDC">
          <w:rPr>
            <w:noProof/>
            <w:webHidden/>
          </w:rPr>
          <w:t>133</w:t>
        </w:r>
        <w:r>
          <w:rPr>
            <w:noProof/>
            <w:webHidden/>
          </w:rPr>
          <w:fldChar w:fldCharType="end"/>
        </w:r>
      </w:hyperlink>
    </w:p>
    <w:p w:rsidR="00D61FDC" w:rsidRDefault="006635A3">
      <w:pPr>
        <w:pStyle w:val="11"/>
        <w:tabs>
          <w:tab w:val="left" w:pos="420"/>
          <w:tab w:val="right" w:leader="dot" w:pos="9402"/>
        </w:tabs>
        <w:rPr>
          <w:rFonts w:asciiTheme="minorHAnsi" w:eastAsiaTheme="minorEastAsia" w:hAnsiTheme="minorHAnsi" w:cstheme="minorBidi"/>
          <w:noProof/>
        </w:rPr>
      </w:pPr>
      <w:hyperlink w:anchor="_Toc392169223" w:history="1">
        <w:r w:rsidR="00D61FDC" w:rsidRPr="00E8464C">
          <w:rPr>
            <w:rStyle w:val="a9"/>
            <w:noProof/>
          </w:rPr>
          <w:t>7</w:t>
        </w:r>
        <w:r w:rsidR="00D61FDC">
          <w:rPr>
            <w:rFonts w:asciiTheme="minorHAnsi" w:eastAsiaTheme="minorEastAsia" w:hAnsiTheme="minorHAnsi" w:cstheme="minorBidi"/>
            <w:noProof/>
          </w:rPr>
          <w:tab/>
        </w:r>
        <w:r w:rsidR="00D61FDC" w:rsidRPr="00E8464C">
          <w:rPr>
            <w:rStyle w:val="a9"/>
            <w:rFonts w:hint="eastAsia"/>
            <w:noProof/>
          </w:rPr>
          <w:t>附录：</w:t>
        </w:r>
        <w:r w:rsidR="00D61FDC">
          <w:rPr>
            <w:noProof/>
            <w:webHidden/>
          </w:rPr>
          <w:tab/>
        </w:r>
        <w:r>
          <w:rPr>
            <w:noProof/>
            <w:webHidden/>
          </w:rPr>
          <w:fldChar w:fldCharType="begin"/>
        </w:r>
        <w:r w:rsidR="00D61FDC">
          <w:rPr>
            <w:noProof/>
            <w:webHidden/>
          </w:rPr>
          <w:instrText xml:space="preserve"> PAGEREF _Toc392169223 \h </w:instrText>
        </w:r>
        <w:r>
          <w:rPr>
            <w:noProof/>
            <w:webHidden/>
          </w:rPr>
        </w:r>
        <w:r>
          <w:rPr>
            <w:noProof/>
            <w:webHidden/>
          </w:rPr>
          <w:fldChar w:fldCharType="separate"/>
        </w:r>
        <w:r w:rsidR="00D61FDC">
          <w:rPr>
            <w:noProof/>
            <w:webHidden/>
          </w:rPr>
          <w:t>134</w:t>
        </w:r>
        <w:r>
          <w:rPr>
            <w:noProof/>
            <w:webHidden/>
          </w:rPr>
          <w:fldChar w:fldCharType="end"/>
        </w:r>
      </w:hyperlink>
    </w:p>
    <w:p w:rsidR="00D61FDC" w:rsidRDefault="006635A3">
      <w:pPr>
        <w:pStyle w:val="20"/>
        <w:tabs>
          <w:tab w:val="left" w:pos="1050"/>
          <w:tab w:val="right" w:leader="dot" w:pos="9402"/>
        </w:tabs>
        <w:rPr>
          <w:rFonts w:asciiTheme="minorHAnsi" w:eastAsiaTheme="minorEastAsia" w:hAnsiTheme="minorHAnsi" w:cstheme="minorBidi"/>
          <w:noProof/>
        </w:rPr>
      </w:pPr>
      <w:hyperlink w:anchor="_Toc392169224" w:history="1">
        <w:r w:rsidR="00D61FDC" w:rsidRPr="00E8464C">
          <w:rPr>
            <w:rStyle w:val="a9"/>
            <w:noProof/>
          </w:rPr>
          <w:t>7.1</w:t>
        </w:r>
        <w:r w:rsidR="00D61FDC">
          <w:rPr>
            <w:rFonts w:asciiTheme="minorHAnsi" w:eastAsiaTheme="minorEastAsia" w:hAnsiTheme="minorHAnsi" w:cstheme="minorBidi"/>
            <w:noProof/>
          </w:rPr>
          <w:tab/>
        </w:r>
        <w:r w:rsidR="00D61FDC" w:rsidRPr="00E8464C">
          <w:rPr>
            <w:rStyle w:val="a9"/>
            <w:rFonts w:hint="eastAsia"/>
            <w:noProof/>
          </w:rPr>
          <w:t>单据金额计算逻辑</w:t>
        </w:r>
        <w:r w:rsidR="00D61FDC">
          <w:rPr>
            <w:noProof/>
            <w:webHidden/>
          </w:rPr>
          <w:tab/>
        </w:r>
        <w:r>
          <w:rPr>
            <w:noProof/>
            <w:webHidden/>
          </w:rPr>
          <w:fldChar w:fldCharType="begin"/>
        </w:r>
        <w:r w:rsidR="00D61FDC">
          <w:rPr>
            <w:noProof/>
            <w:webHidden/>
          </w:rPr>
          <w:instrText xml:space="preserve"> PAGEREF _Toc392169224 \h </w:instrText>
        </w:r>
        <w:r>
          <w:rPr>
            <w:noProof/>
            <w:webHidden/>
          </w:rPr>
        </w:r>
        <w:r>
          <w:rPr>
            <w:noProof/>
            <w:webHidden/>
          </w:rPr>
          <w:fldChar w:fldCharType="separate"/>
        </w:r>
        <w:r w:rsidR="00D61FDC">
          <w:rPr>
            <w:noProof/>
            <w:webHidden/>
          </w:rPr>
          <w:t>134</w:t>
        </w:r>
        <w:r>
          <w:rPr>
            <w:noProof/>
            <w:webHidden/>
          </w:rPr>
          <w:fldChar w:fldCharType="end"/>
        </w:r>
      </w:hyperlink>
    </w:p>
    <w:p w:rsidR="00D61FDC" w:rsidRDefault="006635A3">
      <w:pPr>
        <w:pStyle w:val="11"/>
        <w:tabs>
          <w:tab w:val="left" w:pos="420"/>
          <w:tab w:val="right" w:leader="dot" w:pos="9402"/>
        </w:tabs>
        <w:rPr>
          <w:rFonts w:asciiTheme="minorHAnsi" w:eastAsiaTheme="minorEastAsia" w:hAnsiTheme="minorHAnsi" w:cstheme="minorBidi"/>
          <w:noProof/>
        </w:rPr>
      </w:pPr>
      <w:hyperlink w:anchor="_Toc392169225" w:history="1">
        <w:r w:rsidR="00D61FDC" w:rsidRPr="00E8464C">
          <w:rPr>
            <w:rStyle w:val="a9"/>
            <w:noProof/>
          </w:rPr>
          <w:t>8</w:t>
        </w:r>
        <w:r w:rsidR="00D61FDC">
          <w:rPr>
            <w:rFonts w:asciiTheme="minorHAnsi" w:eastAsiaTheme="minorEastAsia" w:hAnsiTheme="minorHAnsi" w:cstheme="minorBidi"/>
            <w:noProof/>
          </w:rPr>
          <w:tab/>
        </w:r>
        <w:r w:rsidR="00D61FDC" w:rsidRPr="00E8464C">
          <w:rPr>
            <w:rStyle w:val="a9"/>
            <w:rFonts w:hint="eastAsia"/>
            <w:noProof/>
          </w:rPr>
          <w:t>其他事项</w:t>
        </w:r>
        <w:r w:rsidR="00D61FDC">
          <w:rPr>
            <w:noProof/>
            <w:webHidden/>
          </w:rPr>
          <w:tab/>
        </w:r>
        <w:r>
          <w:rPr>
            <w:noProof/>
            <w:webHidden/>
          </w:rPr>
          <w:fldChar w:fldCharType="begin"/>
        </w:r>
        <w:r w:rsidR="00D61FDC">
          <w:rPr>
            <w:noProof/>
            <w:webHidden/>
          </w:rPr>
          <w:instrText xml:space="preserve"> PAGEREF _Toc392169225 \h </w:instrText>
        </w:r>
        <w:r>
          <w:rPr>
            <w:noProof/>
            <w:webHidden/>
          </w:rPr>
        </w:r>
        <w:r>
          <w:rPr>
            <w:noProof/>
            <w:webHidden/>
          </w:rPr>
          <w:fldChar w:fldCharType="separate"/>
        </w:r>
        <w:r w:rsidR="00D61FDC">
          <w:rPr>
            <w:noProof/>
            <w:webHidden/>
          </w:rPr>
          <w:t>135</w:t>
        </w:r>
        <w:r>
          <w:rPr>
            <w:noProof/>
            <w:webHidden/>
          </w:rPr>
          <w:fldChar w:fldCharType="end"/>
        </w:r>
      </w:hyperlink>
    </w:p>
    <w:p w:rsidR="008155DC" w:rsidRDefault="006635A3" w:rsidP="00A4287A">
      <w:pPr>
        <w:rPr>
          <w:sz w:val="18"/>
        </w:rPr>
      </w:pPr>
      <w:r w:rsidRPr="00E110BB">
        <w:rPr>
          <w:sz w:val="18"/>
        </w:rPr>
        <w:fldChar w:fldCharType="end"/>
      </w:r>
      <w:bookmarkStart w:id="0" w:name="_Toc328322271"/>
      <w:bookmarkStart w:id="1" w:name="_Toc302569326"/>
    </w:p>
    <w:p w:rsidR="008155DC" w:rsidRDefault="008155DC">
      <w:pPr>
        <w:widowControl/>
        <w:jc w:val="left"/>
        <w:rPr>
          <w:sz w:val="18"/>
        </w:rPr>
      </w:pPr>
      <w:r>
        <w:rPr>
          <w:sz w:val="18"/>
        </w:rPr>
        <w:br w:type="page"/>
      </w:r>
    </w:p>
    <w:p w:rsidR="00B804E9" w:rsidRDefault="00B804E9" w:rsidP="00A4287A"/>
    <w:p w:rsidR="00595CE5" w:rsidRDefault="003D077F" w:rsidP="00595CE5">
      <w:pPr>
        <w:pStyle w:val="1"/>
        <w:spacing w:line="240" w:lineRule="auto"/>
        <w:ind w:left="431" w:hanging="431"/>
      </w:pPr>
      <w:bookmarkStart w:id="2" w:name="_Toc392169187"/>
      <w:r>
        <w:rPr>
          <w:rFonts w:hint="eastAsia"/>
        </w:rPr>
        <w:t>主要术语</w:t>
      </w:r>
      <w:bookmarkEnd w:id="0"/>
      <w:bookmarkEnd w:id="2"/>
    </w:p>
    <w:p w:rsidR="00132EEE" w:rsidRDefault="008D29B4" w:rsidP="006B1535">
      <w:pPr>
        <w:pStyle w:val="af1"/>
        <w:numPr>
          <w:ilvl w:val="0"/>
          <w:numId w:val="5"/>
        </w:numPr>
        <w:ind w:firstLineChars="0"/>
      </w:pPr>
      <w:r>
        <w:rPr>
          <w:rFonts w:hint="eastAsia"/>
        </w:rPr>
        <w:t>Web</w:t>
      </w:r>
      <w:r>
        <w:rPr>
          <w:rFonts w:hint="eastAsia"/>
        </w:rPr>
        <w:t>前台</w:t>
      </w:r>
      <w:r w:rsidR="00D3599F">
        <w:rPr>
          <w:rFonts w:hint="eastAsia"/>
        </w:rPr>
        <w:t>：指</w:t>
      </w:r>
      <w:r w:rsidR="001F30B5">
        <w:rPr>
          <w:rFonts w:hint="eastAsia"/>
        </w:rPr>
        <w:t>碧昆高端租赁网</w:t>
      </w:r>
      <w:r>
        <w:rPr>
          <w:rFonts w:hint="eastAsia"/>
        </w:rPr>
        <w:t>的</w:t>
      </w:r>
      <w:r>
        <w:rPr>
          <w:rFonts w:hint="eastAsia"/>
        </w:rPr>
        <w:t>Web</w:t>
      </w:r>
      <w:r>
        <w:rPr>
          <w:rFonts w:hint="eastAsia"/>
        </w:rPr>
        <w:t>站点前台</w:t>
      </w:r>
      <w:r w:rsidR="00D3599F">
        <w:rPr>
          <w:rFonts w:hint="eastAsia"/>
        </w:rPr>
        <w:t>。</w:t>
      </w:r>
    </w:p>
    <w:p w:rsidR="008D29B4" w:rsidRDefault="008D29B4" w:rsidP="006B1535">
      <w:pPr>
        <w:pStyle w:val="af1"/>
        <w:numPr>
          <w:ilvl w:val="0"/>
          <w:numId w:val="5"/>
        </w:numPr>
        <w:ind w:firstLineChars="0"/>
      </w:pPr>
      <w:r>
        <w:rPr>
          <w:rFonts w:hint="eastAsia"/>
        </w:rPr>
        <w:t>App</w:t>
      </w:r>
      <w:r>
        <w:rPr>
          <w:rFonts w:hint="eastAsia"/>
        </w:rPr>
        <w:t>前台：指碧昆高端租赁网的</w:t>
      </w:r>
      <w:r>
        <w:rPr>
          <w:rFonts w:hint="eastAsia"/>
        </w:rPr>
        <w:t>App</w:t>
      </w:r>
      <w:r>
        <w:rPr>
          <w:rFonts w:hint="eastAsia"/>
        </w:rPr>
        <w:t>应用，分为</w:t>
      </w:r>
      <w:r>
        <w:t>Android</w:t>
      </w:r>
      <w:r>
        <w:rPr>
          <w:rFonts w:hint="eastAsia"/>
        </w:rPr>
        <w:t>、</w:t>
      </w:r>
      <w:r>
        <w:rPr>
          <w:rFonts w:hint="eastAsia"/>
        </w:rPr>
        <w:t>IOS</w:t>
      </w:r>
      <w:r>
        <w:rPr>
          <w:rFonts w:hint="eastAsia"/>
        </w:rPr>
        <w:t>两个版本，功能一致</w:t>
      </w:r>
    </w:p>
    <w:p w:rsidR="008D29B4" w:rsidRDefault="008D29B4" w:rsidP="006B1535">
      <w:pPr>
        <w:pStyle w:val="af1"/>
        <w:numPr>
          <w:ilvl w:val="0"/>
          <w:numId w:val="5"/>
        </w:numPr>
        <w:ind w:firstLineChars="0"/>
      </w:pPr>
      <w:r>
        <w:rPr>
          <w:rFonts w:hint="eastAsia"/>
        </w:rPr>
        <w:t>微信前台：指碧昆高端租赁网的微信应用前台</w:t>
      </w:r>
    </w:p>
    <w:p w:rsidR="008D29B4" w:rsidRDefault="008D29B4" w:rsidP="006B1535">
      <w:pPr>
        <w:pStyle w:val="af1"/>
        <w:numPr>
          <w:ilvl w:val="0"/>
          <w:numId w:val="5"/>
        </w:numPr>
        <w:ind w:firstLineChars="0"/>
      </w:pPr>
      <w:r>
        <w:rPr>
          <w:rFonts w:hint="eastAsia"/>
        </w:rPr>
        <w:t>统一后台：指碧昆高端租赁网的统一后台，它是</w:t>
      </w:r>
      <w:r>
        <w:rPr>
          <w:rFonts w:hint="eastAsia"/>
        </w:rPr>
        <w:t>Web</w:t>
      </w:r>
      <w:r>
        <w:rPr>
          <w:rFonts w:hint="eastAsia"/>
        </w:rPr>
        <w:t>前台、</w:t>
      </w:r>
      <w:r>
        <w:rPr>
          <w:rFonts w:hint="eastAsia"/>
        </w:rPr>
        <w:t>App</w:t>
      </w:r>
      <w:r>
        <w:rPr>
          <w:rFonts w:hint="eastAsia"/>
        </w:rPr>
        <w:t>前台、微信前台的统一后台支撑系统</w:t>
      </w:r>
    </w:p>
    <w:p w:rsidR="002100B1" w:rsidRDefault="000E4A3E" w:rsidP="006B1535">
      <w:pPr>
        <w:pStyle w:val="af1"/>
        <w:numPr>
          <w:ilvl w:val="0"/>
          <w:numId w:val="5"/>
        </w:numPr>
        <w:ind w:firstLineChars="0"/>
      </w:pPr>
      <w:r>
        <w:rPr>
          <w:rFonts w:hint="eastAsia"/>
        </w:rPr>
        <w:t>表单</w:t>
      </w:r>
      <w:r w:rsidR="002100B1">
        <w:rPr>
          <w:rFonts w:hint="eastAsia"/>
        </w:rPr>
        <w:t>：指各种</w:t>
      </w:r>
      <w:r w:rsidR="00BB66D9">
        <w:rPr>
          <w:rFonts w:hint="eastAsia"/>
        </w:rPr>
        <w:t>基础数据和</w:t>
      </w:r>
      <w:r w:rsidR="002100B1">
        <w:rPr>
          <w:rFonts w:hint="eastAsia"/>
        </w:rPr>
        <w:t>业务</w:t>
      </w:r>
      <w:r w:rsidR="00414B73">
        <w:rPr>
          <w:rFonts w:hint="eastAsia"/>
        </w:rPr>
        <w:t>单据的合集</w:t>
      </w:r>
      <w:r w:rsidR="002100B1">
        <w:rPr>
          <w:rFonts w:hint="eastAsia"/>
        </w:rPr>
        <w:t>，比如</w:t>
      </w:r>
      <w:r w:rsidR="00414B73">
        <w:rPr>
          <w:rFonts w:hint="eastAsia"/>
        </w:rPr>
        <w:t>商品基本信息、会员基本</w:t>
      </w:r>
      <w:r w:rsidR="002100B1">
        <w:rPr>
          <w:rFonts w:hint="eastAsia"/>
        </w:rPr>
        <w:t>信息、订单、出库单、入库单等</w:t>
      </w:r>
    </w:p>
    <w:p w:rsidR="00FA5645" w:rsidRPr="00A9335D" w:rsidRDefault="00FA5645" w:rsidP="006B1535">
      <w:pPr>
        <w:pStyle w:val="af1"/>
        <w:numPr>
          <w:ilvl w:val="0"/>
          <w:numId w:val="5"/>
        </w:numPr>
        <w:ind w:firstLineChars="0"/>
      </w:pPr>
      <w:r w:rsidRPr="00A9335D">
        <w:rPr>
          <w:rFonts w:hint="eastAsia"/>
        </w:rPr>
        <w:t>单据：特指业务单据</w:t>
      </w:r>
    </w:p>
    <w:p w:rsidR="002100B1" w:rsidRDefault="002100B1" w:rsidP="006B1535">
      <w:pPr>
        <w:pStyle w:val="af1"/>
        <w:numPr>
          <w:ilvl w:val="0"/>
          <w:numId w:val="5"/>
        </w:numPr>
        <w:ind w:firstLineChars="0"/>
      </w:pPr>
      <w:r>
        <w:rPr>
          <w:rFonts w:hint="eastAsia"/>
        </w:rPr>
        <w:t>单头：指</w:t>
      </w:r>
      <w:r w:rsidR="00D27352">
        <w:rPr>
          <w:rFonts w:hint="eastAsia"/>
        </w:rPr>
        <w:t>表单或者</w:t>
      </w:r>
      <w:r w:rsidR="00FA5645">
        <w:rPr>
          <w:rFonts w:hint="eastAsia"/>
        </w:rPr>
        <w:t>单据</w:t>
      </w:r>
      <w:r>
        <w:rPr>
          <w:rFonts w:hint="eastAsia"/>
        </w:rPr>
        <w:t>的表头信息</w:t>
      </w:r>
    </w:p>
    <w:p w:rsidR="002100B1" w:rsidRDefault="002100B1" w:rsidP="006B1535">
      <w:pPr>
        <w:pStyle w:val="af1"/>
        <w:numPr>
          <w:ilvl w:val="0"/>
          <w:numId w:val="5"/>
        </w:numPr>
        <w:ind w:firstLineChars="0"/>
      </w:pPr>
      <w:r>
        <w:rPr>
          <w:rFonts w:hint="eastAsia"/>
        </w:rPr>
        <w:t>单身：指</w:t>
      </w:r>
      <w:r w:rsidR="00D27352">
        <w:rPr>
          <w:rFonts w:hint="eastAsia"/>
        </w:rPr>
        <w:t>表单或者</w:t>
      </w:r>
      <w:r>
        <w:rPr>
          <w:rFonts w:hint="eastAsia"/>
        </w:rPr>
        <w:t>单据的表体信息，常</w:t>
      </w:r>
      <w:r w:rsidR="00A85108">
        <w:rPr>
          <w:rFonts w:hint="eastAsia"/>
        </w:rPr>
        <w:t>以</w:t>
      </w:r>
      <w:r>
        <w:rPr>
          <w:rFonts w:hint="eastAsia"/>
        </w:rPr>
        <w:t>列表形式体现，如订单中的商品列表</w:t>
      </w:r>
      <w:r w:rsidR="00A05DAD">
        <w:rPr>
          <w:rFonts w:hint="eastAsia"/>
        </w:rPr>
        <w:t>等</w:t>
      </w:r>
    </w:p>
    <w:p w:rsidR="00056EA7" w:rsidRDefault="00056EA7" w:rsidP="006B1535">
      <w:pPr>
        <w:pStyle w:val="af1"/>
        <w:numPr>
          <w:ilvl w:val="0"/>
          <w:numId w:val="5"/>
        </w:numPr>
        <w:ind w:firstLineChars="0"/>
      </w:pPr>
      <w:r>
        <w:rPr>
          <w:rFonts w:hint="eastAsia"/>
        </w:rPr>
        <w:t>页面元素位置：</w:t>
      </w:r>
    </w:p>
    <w:p w:rsidR="00056EA7" w:rsidRDefault="00F84C75" w:rsidP="00056EA7">
      <w:r>
        <w:rPr>
          <w:noProof/>
        </w:rPr>
        <w:drawing>
          <wp:inline distT="0" distB="0" distL="0" distR="0">
            <wp:extent cx="5486400" cy="32981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86400" cy="3298190"/>
                    </a:xfrm>
                    <a:prstGeom prst="rect">
                      <a:avLst/>
                    </a:prstGeom>
                  </pic:spPr>
                </pic:pic>
              </a:graphicData>
            </a:graphic>
          </wp:inline>
        </w:drawing>
      </w:r>
    </w:p>
    <w:p w:rsidR="009B66EC" w:rsidRDefault="009B66EC" w:rsidP="00595CE5">
      <w:pPr>
        <w:pStyle w:val="1"/>
        <w:spacing w:line="240" w:lineRule="auto"/>
        <w:ind w:left="431" w:hanging="431"/>
      </w:pPr>
      <w:bookmarkStart w:id="3" w:name="_Toc392169188"/>
      <w:bookmarkStart w:id="4" w:name="_Toc328322279"/>
      <w:bookmarkEnd w:id="1"/>
      <w:r>
        <w:rPr>
          <w:rFonts w:hint="eastAsia"/>
        </w:rPr>
        <w:t>参考</w:t>
      </w:r>
      <w:bookmarkEnd w:id="3"/>
    </w:p>
    <w:p w:rsidR="009B66EC" w:rsidRDefault="0009764D" w:rsidP="006B1535">
      <w:pPr>
        <w:pStyle w:val="af1"/>
        <w:numPr>
          <w:ilvl w:val="0"/>
          <w:numId w:val="4"/>
        </w:numPr>
        <w:ind w:firstLineChars="0"/>
      </w:pPr>
      <w:r w:rsidRPr="0009764D">
        <w:rPr>
          <w:rFonts w:hint="eastAsia"/>
        </w:rPr>
        <w:t>碧昆</w:t>
      </w:r>
      <w:r w:rsidRPr="0009764D">
        <w:rPr>
          <w:rFonts w:hint="eastAsia"/>
        </w:rPr>
        <w:t>-</w:t>
      </w:r>
      <w:r w:rsidRPr="0009764D">
        <w:rPr>
          <w:rFonts w:hint="eastAsia"/>
        </w:rPr>
        <w:t>高端租赁网建设方案</w:t>
      </w:r>
      <w:r w:rsidRPr="0009764D">
        <w:rPr>
          <w:rFonts w:hint="eastAsia"/>
        </w:rPr>
        <w:t>2014</w:t>
      </w:r>
      <w:r w:rsidRPr="0009764D">
        <w:rPr>
          <w:rFonts w:hint="eastAsia"/>
        </w:rPr>
        <w:t>年</w:t>
      </w:r>
      <w:r w:rsidRPr="0009764D">
        <w:rPr>
          <w:rFonts w:hint="eastAsia"/>
        </w:rPr>
        <w:t>(</w:t>
      </w:r>
      <w:r w:rsidRPr="0009764D">
        <w:rPr>
          <w:rFonts w:hint="eastAsia"/>
        </w:rPr>
        <w:t>绿核桃软件</w:t>
      </w:r>
      <w:r w:rsidRPr="0009764D">
        <w:rPr>
          <w:rFonts w:hint="eastAsia"/>
        </w:rPr>
        <w:t>)</w:t>
      </w:r>
      <w:r>
        <w:rPr>
          <w:rFonts w:hint="eastAsia"/>
        </w:rPr>
        <w:t>.pptx</w:t>
      </w:r>
      <w:r>
        <w:rPr>
          <w:rFonts w:hint="eastAsia"/>
        </w:rPr>
        <w:t>曾玉博</w:t>
      </w:r>
    </w:p>
    <w:p w:rsidR="006B3770" w:rsidRDefault="006B3770" w:rsidP="006B1535">
      <w:pPr>
        <w:pStyle w:val="af1"/>
        <w:numPr>
          <w:ilvl w:val="0"/>
          <w:numId w:val="4"/>
        </w:numPr>
        <w:ind w:firstLineChars="0"/>
      </w:pPr>
      <w:r w:rsidRPr="006B3770">
        <w:rPr>
          <w:rFonts w:hint="eastAsia"/>
        </w:rPr>
        <w:t>碧昆</w:t>
      </w:r>
      <w:r w:rsidRPr="006B3770">
        <w:rPr>
          <w:rFonts w:hint="eastAsia"/>
        </w:rPr>
        <w:t>-</w:t>
      </w:r>
      <w:r w:rsidRPr="006B3770">
        <w:rPr>
          <w:rFonts w:hint="eastAsia"/>
        </w:rPr>
        <w:t>高端租赁网项目调研提纲</w:t>
      </w:r>
      <w:r w:rsidRPr="006B3770">
        <w:rPr>
          <w:rFonts w:hint="eastAsia"/>
        </w:rPr>
        <w:t>20140608</w:t>
      </w:r>
    </w:p>
    <w:p w:rsidR="00616F31" w:rsidRDefault="00B11E17" w:rsidP="006B1535">
      <w:pPr>
        <w:pStyle w:val="af1"/>
        <w:numPr>
          <w:ilvl w:val="0"/>
          <w:numId w:val="4"/>
        </w:numPr>
        <w:ind w:firstLineChars="0"/>
      </w:pPr>
      <w:r w:rsidRPr="0009764D">
        <w:rPr>
          <w:rFonts w:hint="eastAsia"/>
        </w:rPr>
        <w:t>碧昆</w:t>
      </w:r>
      <w:r w:rsidRPr="0009764D">
        <w:rPr>
          <w:rFonts w:hint="eastAsia"/>
        </w:rPr>
        <w:t>-</w:t>
      </w:r>
      <w:r w:rsidRPr="0009764D">
        <w:rPr>
          <w:rFonts w:hint="eastAsia"/>
        </w:rPr>
        <w:t>高端租赁网</w:t>
      </w:r>
      <w:r w:rsidRPr="00B11E17">
        <w:rPr>
          <w:rFonts w:hint="eastAsia"/>
        </w:rPr>
        <w:t>SOP</w:t>
      </w:r>
    </w:p>
    <w:p w:rsidR="009349EB" w:rsidRDefault="009349EB" w:rsidP="006B1535">
      <w:pPr>
        <w:pStyle w:val="af1"/>
        <w:numPr>
          <w:ilvl w:val="0"/>
          <w:numId w:val="4"/>
        </w:numPr>
        <w:ind w:firstLineChars="0"/>
      </w:pPr>
      <w:r w:rsidRPr="009349EB">
        <w:rPr>
          <w:rFonts w:hint="eastAsia"/>
        </w:rPr>
        <w:lastRenderedPageBreak/>
        <w:t>系统功能菜单规划</w:t>
      </w:r>
      <w:r w:rsidRPr="009349EB">
        <w:rPr>
          <w:rFonts w:hint="eastAsia"/>
        </w:rPr>
        <w:t>20140618</w:t>
      </w:r>
    </w:p>
    <w:p w:rsidR="009B66EC" w:rsidRPr="009B66EC" w:rsidRDefault="009B66EC" w:rsidP="009B66EC"/>
    <w:p w:rsidR="00FB6E2E" w:rsidRDefault="00FB6E2E" w:rsidP="00595CE5">
      <w:pPr>
        <w:pStyle w:val="1"/>
        <w:spacing w:line="240" w:lineRule="auto"/>
        <w:ind w:left="431" w:hanging="431"/>
      </w:pPr>
      <w:bookmarkStart w:id="5" w:name="_Toc392169189"/>
      <w:r>
        <w:rPr>
          <w:rFonts w:hint="eastAsia"/>
        </w:rPr>
        <w:t>总体</w:t>
      </w:r>
      <w:r w:rsidR="00D95C93">
        <w:rPr>
          <w:rFonts w:hint="eastAsia"/>
        </w:rPr>
        <w:t>需求</w:t>
      </w:r>
      <w:bookmarkEnd w:id="5"/>
    </w:p>
    <w:p w:rsidR="00A9441A" w:rsidRDefault="00A9441A" w:rsidP="00A9441A"/>
    <w:p w:rsidR="00A9441A" w:rsidRDefault="00A9441A" w:rsidP="00A9441A">
      <w:pPr>
        <w:pStyle w:val="2"/>
      </w:pPr>
      <w:bookmarkStart w:id="6" w:name="_Toc392169190"/>
      <w:r>
        <w:rPr>
          <w:rFonts w:hint="eastAsia"/>
        </w:rPr>
        <w:t>SOP List</w:t>
      </w:r>
      <w:bookmarkEnd w:id="6"/>
    </w:p>
    <w:tbl>
      <w:tblPr>
        <w:tblW w:w="0" w:type="auto"/>
        <w:tblInd w:w="93" w:type="dxa"/>
        <w:tblLayout w:type="fixed"/>
        <w:tblLook w:val="04A0"/>
      </w:tblPr>
      <w:tblGrid>
        <w:gridCol w:w="698"/>
        <w:gridCol w:w="1096"/>
        <w:gridCol w:w="1121"/>
        <w:gridCol w:w="1121"/>
        <w:gridCol w:w="4059"/>
        <w:gridCol w:w="1440"/>
      </w:tblGrid>
      <w:tr w:rsidR="00A9441A" w:rsidRPr="001279F6" w:rsidTr="00D50173">
        <w:trPr>
          <w:trHeight w:val="285"/>
        </w:trPr>
        <w:tc>
          <w:tcPr>
            <w:tcW w:w="698" w:type="dxa"/>
            <w:tcBorders>
              <w:top w:val="single" w:sz="4" w:space="0" w:color="auto"/>
              <w:left w:val="single" w:sz="8" w:space="0" w:color="auto"/>
              <w:bottom w:val="single" w:sz="4" w:space="0" w:color="auto"/>
              <w:right w:val="single" w:sz="4" w:space="0" w:color="auto"/>
            </w:tcBorders>
            <w:shd w:val="clear" w:color="000000" w:fill="D9D9D9"/>
            <w:noWrap/>
            <w:vAlign w:val="bottom"/>
            <w:hideMark/>
          </w:tcPr>
          <w:p w:rsidR="00A9441A" w:rsidRPr="001279F6" w:rsidRDefault="00A9441A" w:rsidP="00D50173">
            <w:pPr>
              <w:widowControl/>
              <w:jc w:val="center"/>
              <w:rPr>
                <w:rFonts w:ascii="宋体" w:hAnsi="宋体" w:cs="宋体"/>
                <w:b/>
                <w:bCs/>
                <w:color w:val="000000"/>
                <w:kern w:val="0"/>
                <w:sz w:val="24"/>
                <w:szCs w:val="24"/>
              </w:rPr>
            </w:pPr>
            <w:r w:rsidRPr="001279F6">
              <w:rPr>
                <w:rFonts w:ascii="宋体" w:hAnsi="宋体" w:cs="宋体" w:hint="eastAsia"/>
                <w:b/>
                <w:bCs/>
                <w:color w:val="000000"/>
                <w:kern w:val="0"/>
                <w:sz w:val="24"/>
                <w:szCs w:val="24"/>
              </w:rPr>
              <w:t>序号</w:t>
            </w:r>
          </w:p>
        </w:tc>
        <w:tc>
          <w:tcPr>
            <w:tcW w:w="1096" w:type="dxa"/>
            <w:tcBorders>
              <w:top w:val="single" w:sz="4" w:space="0" w:color="auto"/>
              <w:left w:val="nil"/>
              <w:bottom w:val="single" w:sz="4" w:space="0" w:color="auto"/>
              <w:right w:val="single" w:sz="4" w:space="0" w:color="auto"/>
            </w:tcBorders>
            <w:shd w:val="clear" w:color="000000" w:fill="D9D9D9"/>
            <w:noWrap/>
            <w:vAlign w:val="bottom"/>
            <w:hideMark/>
          </w:tcPr>
          <w:p w:rsidR="00A9441A" w:rsidRPr="001279F6" w:rsidRDefault="00A9441A" w:rsidP="00D50173">
            <w:pPr>
              <w:widowControl/>
              <w:jc w:val="center"/>
              <w:rPr>
                <w:rFonts w:ascii="宋体" w:hAnsi="宋体" w:cs="宋体"/>
                <w:b/>
                <w:bCs/>
                <w:color w:val="000000"/>
                <w:kern w:val="0"/>
                <w:sz w:val="24"/>
                <w:szCs w:val="24"/>
              </w:rPr>
            </w:pPr>
            <w:r w:rsidRPr="001279F6">
              <w:rPr>
                <w:rFonts w:ascii="宋体" w:hAnsi="宋体" w:cs="宋体" w:hint="eastAsia"/>
                <w:b/>
                <w:bCs/>
                <w:color w:val="000000"/>
                <w:kern w:val="0"/>
                <w:sz w:val="24"/>
                <w:szCs w:val="24"/>
              </w:rPr>
              <w:t>子系统</w:t>
            </w:r>
          </w:p>
        </w:tc>
        <w:tc>
          <w:tcPr>
            <w:tcW w:w="1121" w:type="dxa"/>
            <w:tcBorders>
              <w:top w:val="single" w:sz="4" w:space="0" w:color="auto"/>
              <w:left w:val="nil"/>
              <w:bottom w:val="single" w:sz="4" w:space="0" w:color="auto"/>
              <w:right w:val="single" w:sz="4" w:space="0" w:color="auto"/>
            </w:tcBorders>
            <w:shd w:val="clear" w:color="000000" w:fill="D9D9D9"/>
            <w:noWrap/>
            <w:vAlign w:val="bottom"/>
            <w:hideMark/>
          </w:tcPr>
          <w:p w:rsidR="00A9441A" w:rsidRPr="001279F6" w:rsidRDefault="00A9441A" w:rsidP="00D50173">
            <w:pPr>
              <w:widowControl/>
              <w:jc w:val="center"/>
              <w:rPr>
                <w:rFonts w:ascii="宋体" w:hAnsi="宋体" w:cs="宋体"/>
                <w:b/>
                <w:bCs/>
                <w:color w:val="000000"/>
                <w:kern w:val="0"/>
                <w:sz w:val="24"/>
                <w:szCs w:val="24"/>
              </w:rPr>
            </w:pPr>
            <w:r w:rsidRPr="001279F6">
              <w:rPr>
                <w:rFonts w:ascii="宋体" w:hAnsi="宋体" w:cs="宋体" w:hint="eastAsia"/>
                <w:b/>
                <w:bCs/>
                <w:color w:val="000000"/>
                <w:kern w:val="0"/>
                <w:sz w:val="24"/>
                <w:szCs w:val="24"/>
              </w:rPr>
              <w:t>SOP编号</w:t>
            </w:r>
          </w:p>
        </w:tc>
        <w:tc>
          <w:tcPr>
            <w:tcW w:w="1121" w:type="dxa"/>
            <w:tcBorders>
              <w:top w:val="single" w:sz="4" w:space="0" w:color="auto"/>
              <w:left w:val="nil"/>
              <w:bottom w:val="single" w:sz="4" w:space="0" w:color="auto"/>
              <w:right w:val="single" w:sz="4" w:space="0" w:color="auto"/>
            </w:tcBorders>
            <w:shd w:val="clear" w:color="000000" w:fill="D9D9D9"/>
            <w:noWrap/>
            <w:vAlign w:val="bottom"/>
            <w:hideMark/>
          </w:tcPr>
          <w:p w:rsidR="00A9441A" w:rsidRPr="001279F6" w:rsidRDefault="00A9441A" w:rsidP="00D50173">
            <w:pPr>
              <w:widowControl/>
              <w:jc w:val="center"/>
              <w:rPr>
                <w:rFonts w:ascii="宋体" w:hAnsi="宋体" w:cs="宋体"/>
                <w:b/>
                <w:bCs/>
                <w:color w:val="000000"/>
                <w:kern w:val="0"/>
                <w:sz w:val="24"/>
                <w:szCs w:val="24"/>
              </w:rPr>
            </w:pPr>
            <w:r w:rsidRPr="001279F6">
              <w:rPr>
                <w:rFonts w:ascii="宋体" w:hAnsi="宋体" w:cs="宋体" w:hint="eastAsia"/>
                <w:b/>
                <w:bCs/>
                <w:color w:val="000000"/>
                <w:kern w:val="0"/>
                <w:sz w:val="24"/>
                <w:szCs w:val="24"/>
              </w:rPr>
              <w:t>SOP名称</w:t>
            </w:r>
          </w:p>
        </w:tc>
        <w:tc>
          <w:tcPr>
            <w:tcW w:w="4059" w:type="dxa"/>
            <w:tcBorders>
              <w:top w:val="single" w:sz="4" w:space="0" w:color="auto"/>
              <w:left w:val="nil"/>
              <w:bottom w:val="single" w:sz="4" w:space="0" w:color="auto"/>
              <w:right w:val="single" w:sz="4" w:space="0" w:color="auto"/>
            </w:tcBorders>
            <w:shd w:val="clear" w:color="000000" w:fill="D9D9D9"/>
            <w:vAlign w:val="bottom"/>
            <w:hideMark/>
          </w:tcPr>
          <w:p w:rsidR="00A9441A" w:rsidRPr="001279F6" w:rsidRDefault="00A9441A" w:rsidP="00D50173">
            <w:pPr>
              <w:widowControl/>
              <w:jc w:val="center"/>
              <w:rPr>
                <w:rFonts w:ascii="宋体" w:hAnsi="宋体" w:cs="宋体"/>
                <w:b/>
                <w:bCs/>
                <w:color w:val="000000"/>
                <w:kern w:val="0"/>
                <w:sz w:val="24"/>
                <w:szCs w:val="24"/>
              </w:rPr>
            </w:pPr>
            <w:r w:rsidRPr="001279F6">
              <w:rPr>
                <w:rFonts w:ascii="宋体" w:hAnsi="宋体" w:cs="宋体" w:hint="eastAsia"/>
                <w:b/>
                <w:bCs/>
                <w:color w:val="000000"/>
                <w:kern w:val="0"/>
                <w:sz w:val="24"/>
                <w:szCs w:val="24"/>
              </w:rPr>
              <w:t>SOP描述</w:t>
            </w:r>
          </w:p>
        </w:tc>
        <w:tc>
          <w:tcPr>
            <w:tcW w:w="1440" w:type="dxa"/>
            <w:tcBorders>
              <w:top w:val="single" w:sz="4" w:space="0" w:color="auto"/>
              <w:left w:val="nil"/>
              <w:bottom w:val="single" w:sz="4" w:space="0" w:color="auto"/>
              <w:right w:val="single" w:sz="8" w:space="0" w:color="auto"/>
            </w:tcBorders>
            <w:shd w:val="clear" w:color="000000" w:fill="D9D9D9"/>
            <w:noWrap/>
            <w:vAlign w:val="bottom"/>
            <w:hideMark/>
          </w:tcPr>
          <w:p w:rsidR="00A9441A" w:rsidRPr="001279F6" w:rsidRDefault="00A9441A" w:rsidP="00D50173">
            <w:pPr>
              <w:widowControl/>
              <w:jc w:val="center"/>
              <w:rPr>
                <w:rFonts w:ascii="宋体" w:hAnsi="宋体" w:cs="宋体"/>
                <w:b/>
                <w:bCs/>
                <w:color w:val="000000"/>
                <w:kern w:val="0"/>
                <w:sz w:val="24"/>
                <w:szCs w:val="24"/>
              </w:rPr>
            </w:pPr>
            <w:r w:rsidRPr="001279F6">
              <w:rPr>
                <w:rFonts w:ascii="宋体" w:hAnsi="宋体" w:cs="宋体" w:hint="eastAsia"/>
                <w:b/>
                <w:bCs/>
                <w:color w:val="000000"/>
                <w:kern w:val="0"/>
                <w:sz w:val="24"/>
                <w:szCs w:val="24"/>
              </w:rPr>
              <w:t>对应SOP文件</w:t>
            </w:r>
          </w:p>
        </w:tc>
      </w:tr>
      <w:tr w:rsidR="00A9441A" w:rsidRPr="001279F6" w:rsidTr="00D50173">
        <w:trPr>
          <w:trHeight w:val="540"/>
        </w:trPr>
        <w:tc>
          <w:tcPr>
            <w:tcW w:w="698" w:type="dxa"/>
            <w:tcBorders>
              <w:top w:val="nil"/>
              <w:left w:val="single" w:sz="8" w:space="0" w:color="auto"/>
              <w:bottom w:val="single" w:sz="4" w:space="0" w:color="auto"/>
              <w:right w:val="single" w:sz="4" w:space="0" w:color="auto"/>
            </w:tcBorders>
            <w:shd w:val="clear" w:color="auto" w:fill="auto"/>
            <w:noWrap/>
            <w:vAlign w:val="bottom"/>
            <w:hideMark/>
          </w:tcPr>
          <w:p w:rsidR="00A9441A" w:rsidRPr="001279F6" w:rsidRDefault="00A9441A" w:rsidP="00D50173">
            <w:pPr>
              <w:widowControl/>
              <w:jc w:val="center"/>
              <w:rPr>
                <w:rFonts w:ascii="宋体" w:hAnsi="宋体" w:cs="宋体"/>
                <w:color w:val="000000"/>
                <w:kern w:val="0"/>
                <w:sz w:val="22"/>
              </w:rPr>
            </w:pPr>
            <w:r w:rsidRPr="001279F6">
              <w:rPr>
                <w:rFonts w:ascii="宋体" w:hAnsi="宋体" w:cs="宋体" w:hint="eastAsia"/>
                <w:color w:val="000000"/>
                <w:kern w:val="0"/>
                <w:sz w:val="22"/>
              </w:rPr>
              <w:t>1</w:t>
            </w:r>
          </w:p>
        </w:tc>
        <w:tc>
          <w:tcPr>
            <w:tcW w:w="1096"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采购管理</w:t>
            </w:r>
          </w:p>
        </w:tc>
        <w:tc>
          <w:tcPr>
            <w:tcW w:w="1121"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S004-01</w:t>
            </w:r>
          </w:p>
        </w:tc>
        <w:tc>
          <w:tcPr>
            <w:tcW w:w="1121"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采购收货</w:t>
            </w:r>
          </w:p>
        </w:tc>
        <w:tc>
          <w:tcPr>
            <w:tcW w:w="4059" w:type="dxa"/>
            <w:tcBorders>
              <w:top w:val="nil"/>
              <w:left w:val="nil"/>
              <w:bottom w:val="single" w:sz="4" w:space="0" w:color="auto"/>
              <w:right w:val="single" w:sz="4" w:space="0" w:color="auto"/>
            </w:tcBorders>
            <w:shd w:val="clear" w:color="auto" w:fill="auto"/>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本流程用来描述向买手公司或者个人的采购发起、执行、入库的全过程（含新品、二手商品）</w:t>
            </w:r>
          </w:p>
        </w:tc>
        <w:tc>
          <w:tcPr>
            <w:tcW w:w="1440" w:type="dxa"/>
            <w:tcBorders>
              <w:top w:val="nil"/>
              <w:left w:val="nil"/>
              <w:bottom w:val="single" w:sz="4" w:space="0" w:color="auto"/>
              <w:right w:val="single" w:sz="8"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SOP-S004-01采购收货.vsd</w:t>
            </w:r>
          </w:p>
        </w:tc>
      </w:tr>
      <w:tr w:rsidR="00A9441A" w:rsidRPr="001279F6" w:rsidTr="00D50173">
        <w:trPr>
          <w:trHeight w:val="540"/>
        </w:trPr>
        <w:tc>
          <w:tcPr>
            <w:tcW w:w="698" w:type="dxa"/>
            <w:tcBorders>
              <w:top w:val="nil"/>
              <w:left w:val="single" w:sz="8" w:space="0" w:color="auto"/>
              <w:bottom w:val="single" w:sz="4" w:space="0" w:color="auto"/>
              <w:right w:val="single" w:sz="4" w:space="0" w:color="auto"/>
            </w:tcBorders>
            <w:shd w:val="clear" w:color="auto" w:fill="auto"/>
            <w:noWrap/>
            <w:vAlign w:val="bottom"/>
            <w:hideMark/>
          </w:tcPr>
          <w:p w:rsidR="00A9441A" w:rsidRPr="001279F6" w:rsidRDefault="00A9441A" w:rsidP="00D50173">
            <w:pPr>
              <w:widowControl/>
              <w:jc w:val="center"/>
              <w:rPr>
                <w:rFonts w:ascii="宋体" w:hAnsi="宋体" w:cs="宋体"/>
                <w:color w:val="000000"/>
                <w:kern w:val="0"/>
                <w:sz w:val="22"/>
              </w:rPr>
            </w:pPr>
            <w:r w:rsidRPr="001279F6">
              <w:rPr>
                <w:rFonts w:ascii="宋体" w:hAnsi="宋体" w:cs="宋体" w:hint="eastAsia"/>
                <w:color w:val="000000"/>
                <w:kern w:val="0"/>
                <w:sz w:val="22"/>
              </w:rPr>
              <w:t>2</w:t>
            </w:r>
          </w:p>
        </w:tc>
        <w:tc>
          <w:tcPr>
            <w:tcW w:w="1096"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采购管理</w:t>
            </w:r>
          </w:p>
        </w:tc>
        <w:tc>
          <w:tcPr>
            <w:tcW w:w="1121"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S004-02</w:t>
            </w:r>
          </w:p>
        </w:tc>
        <w:tc>
          <w:tcPr>
            <w:tcW w:w="1121"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采购退货</w:t>
            </w:r>
          </w:p>
        </w:tc>
        <w:tc>
          <w:tcPr>
            <w:tcW w:w="4059" w:type="dxa"/>
            <w:tcBorders>
              <w:top w:val="nil"/>
              <w:left w:val="nil"/>
              <w:bottom w:val="single" w:sz="4" w:space="0" w:color="auto"/>
              <w:right w:val="single" w:sz="4" w:space="0" w:color="auto"/>
            </w:tcBorders>
            <w:shd w:val="clear" w:color="auto" w:fill="auto"/>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本流程用来描述向买手公司的采购退货发起、执行、出库的全过程（仅含新品）</w:t>
            </w:r>
          </w:p>
        </w:tc>
        <w:tc>
          <w:tcPr>
            <w:tcW w:w="1440" w:type="dxa"/>
            <w:tcBorders>
              <w:top w:val="nil"/>
              <w:left w:val="nil"/>
              <w:bottom w:val="single" w:sz="4" w:space="0" w:color="auto"/>
              <w:right w:val="single" w:sz="8"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SOP-S004-02采购退货.vsd</w:t>
            </w:r>
          </w:p>
        </w:tc>
      </w:tr>
      <w:tr w:rsidR="00A9441A" w:rsidRPr="001279F6" w:rsidTr="00D50173">
        <w:trPr>
          <w:trHeight w:val="540"/>
        </w:trPr>
        <w:tc>
          <w:tcPr>
            <w:tcW w:w="698" w:type="dxa"/>
            <w:tcBorders>
              <w:top w:val="nil"/>
              <w:left w:val="single" w:sz="8" w:space="0" w:color="auto"/>
              <w:bottom w:val="single" w:sz="4" w:space="0" w:color="auto"/>
              <w:right w:val="single" w:sz="4" w:space="0" w:color="auto"/>
            </w:tcBorders>
            <w:shd w:val="clear" w:color="auto" w:fill="auto"/>
            <w:noWrap/>
            <w:vAlign w:val="bottom"/>
            <w:hideMark/>
          </w:tcPr>
          <w:p w:rsidR="00A9441A" w:rsidRPr="001279F6" w:rsidRDefault="00A9441A" w:rsidP="00D50173">
            <w:pPr>
              <w:widowControl/>
              <w:jc w:val="center"/>
              <w:rPr>
                <w:rFonts w:ascii="宋体" w:hAnsi="宋体" w:cs="宋体"/>
                <w:color w:val="000000"/>
                <w:kern w:val="0"/>
                <w:sz w:val="22"/>
              </w:rPr>
            </w:pPr>
            <w:r w:rsidRPr="001279F6">
              <w:rPr>
                <w:rFonts w:ascii="宋体" w:hAnsi="宋体" w:cs="宋体" w:hint="eastAsia"/>
                <w:color w:val="000000"/>
                <w:kern w:val="0"/>
                <w:sz w:val="22"/>
              </w:rPr>
              <w:t>3</w:t>
            </w:r>
          </w:p>
        </w:tc>
        <w:tc>
          <w:tcPr>
            <w:tcW w:w="1096"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租赁管理</w:t>
            </w:r>
          </w:p>
        </w:tc>
        <w:tc>
          <w:tcPr>
            <w:tcW w:w="1121"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S010-01</w:t>
            </w:r>
          </w:p>
        </w:tc>
        <w:tc>
          <w:tcPr>
            <w:tcW w:w="1121"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寄租</w:t>
            </w:r>
          </w:p>
        </w:tc>
        <w:tc>
          <w:tcPr>
            <w:tcW w:w="4059" w:type="dxa"/>
            <w:tcBorders>
              <w:top w:val="nil"/>
              <w:left w:val="nil"/>
              <w:bottom w:val="single" w:sz="4" w:space="0" w:color="auto"/>
              <w:right w:val="single" w:sz="4" w:space="0" w:color="auto"/>
            </w:tcBorders>
            <w:shd w:val="clear" w:color="auto" w:fill="auto"/>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本流程用来描述个人将商品寄放在碧昆进行租赁业务的发起、审核、检验、入库的全过程（仅含二手商品）</w:t>
            </w:r>
          </w:p>
        </w:tc>
        <w:tc>
          <w:tcPr>
            <w:tcW w:w="1440" w:type="dxa"/>
            <w:tcBorders>
              <w:top w:val="nil"/>
              <w:left w:val="nil"/>
              <w:bottom w:val="single" w:sz="4" w:space="0" w:color="auto"/>
              <w:right w:val="single" w:sz="8"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SOP-S010-01寄租.vsd</w:t>
            </w:r>
          </w:p>
        </w:tc>
      </w:tr>
      <w:tr w:rsidR="00A9441A" w:rsidRPr="001279F6" w:rsidTr="00D50173">
        <w:trPr>
          <w:trHeight w:val="1080"/>
        </w:trPr>
        <w:tc>
          <w:tcPr>
            <w:tcW w:w="698" w:type="dxa"/>
            <w:tcBorders>
              <w:top w:val="nil"/>
              <w:left w:val="single" w:sz="8" w:space="0" w:color="auto"/>
              <w:bottom w:val="single" w:sz="4" w:space="0" w:color="auto"/>
              <w:right w:val="single" w:sz="4" w:space="0" w:color="auto"/>
            </w:tcBorders>
            <w:shd w:val="clear" w:color="auto" w:fill="auto"/>
            <w:noWrap/>
            <w:vAlign w:val="bottom"/>
            <w:hideMark/>
          </w:tcPr>
          <w:p w:rsidR="00A9441A" w:rsidRPr="001279F6" w:rsidRDefault="00A9441A" w:rsidP="00D50173">
            <w:pPr>
              <w:widowControl/>
              <w:jc w:val="center"/>
              <w:rPr>
                <w:rFonts w:ascii="宋体" w:hAnsi="宋体" w:cs="宋体"/>
                <w:color w:val="000000"/>
                <w:kern w:val="0"/>
                <w:sz w:val="22"/>
              </w:rPr>
            </w:pPr>
            <w:r w:rsidRPr="001279F6">
              <w:rPr>
                <w:rFonts w:ascii="宋体" w:hAnsi="宋体" w:cs="宋体" w:hint="eastAsia"/>
                <w:color w:val="000000"/>
                <w:kern w:val="0"/>
                <w:sz w:val="22"/>
              </w:rPr>
              <w:t>4</w:t>
            </w:r>
          </w:p>
        </w:tc>
        <w:tc>
          <w:tcPr>
            <w:tcW w:w="1096"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租赁管理</w:t>
            </w:r>
          </w:p>
        </w:tc>
        <w:tc>
          <w:tcPr>
            <w:tcW w:w="1121"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S010-02</w:t>
            </w:r>
          </w:p>
        </w:tc>
        <w:tc>
          <w:tcPr>
            <w:tcW w:w="1121"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寄租返还</w:t>
            </w:r>
          </w:p>
        </w:tc>
        <w:tc>
          <w:tcPr>
            <w:tcW w:w="4059" w:type="dxa"/>
            <w:tcBorders>
              <w:top w:val="nil"/>
              <w:left w:val="nil"/>
              <w:bottom w:val="single" w:sz="4" w:space="0" w:color="auto"/>
              <w:right w:val="single" w:sz="4" w:space="0" w:color="auto"/>
            </w:tcBorders>
            <w:shd w:val="clear" w:color="auto" w:fill="auto"/>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本流程用来描述寄租返还的2种情况：</w:t>
            </w:r>
            <w:r w:rsidRPr="001279F6">
              <w:rPr>
                <w:rFonts w:ascii="宋体" w:hAnsi="宋体" w:cs="宋体" w:hint="eastAsia"/>
                <w:color w:val="000000"/>
                <w:kern w:val="0"/>
                <w:sz w:val="22"/>
              </w:rPr>
              <w:br/>
              <w:t>1、物主将寄租在碧昆的个人商品申请返还、审核、检验、出库</w:t>
            </w:r>
            <w:r w:rsidRPr="001279F6">
              <w:rPr>
                <w:rFonts w:ascii="宋体" w:hAnsi="宋体" w:cs="宋体" w:hint="eastAsia"/>
                <w:color w:val="000000"/>
                <w:kern w:val="0"/>
                <w:sz w:val="22"/>
              </w:rPr>
              <w:br/>
              <w:t>2、碧昆主动将寄租商品返还给物主的发起、审核、检验、出库的全过程</w:t>
            </w:r>
          </w:p>
        </w:tc>
        <w:tc>
          <w:tcPr>
            <w:tcW w:w="1440" w:type="dxa"/>
            <w:tcBorders>
              <w:top w:val="nil"/>
              <w:left w:val="nil"/>
              <w:bottom w:val="single" w:sz="4" w:space="0" w:color="auto"/>
              <w:right w:val="single" w:sz="8"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SOP-S010-02寄租返还.vsd</w:t>
            </w:r>
          </w:p>
        </w:tc>
      </w:tr>
      <w:tr w:rsidR="00A9441A" w:rsidRPr="001279F6" w:rsidTr="00D50173">
        <w:trPr>
          <w:trHeight w:val="1350"/>
        </w:trPr>
        <w:tc>
          <w:tcPr>
            <w:tcW w:w="698" w:type="dxa"/>
            <w:tcBorders>
              <w:top w:val="nil"/>
              <w:left w:val="single" w:sz="8" w:space="0" w:color="auto"/>
              <w:bottom w:val="single" w:sz="4" w:space="0" w:color="auto"/>
              <w:right w:val="single" w:sz="4" w:space="0" w:color="auto"/>
            </w:tcBorders>
            <w:shd w:val="clear" w:color="auto" w:fill="auto"/>
            <w:noWrap/>
            <w:vAlign w:val="bottom"/>
            <w:hideMark/>
          </w:tcPr>
          <w:p w:rsidR="00A9441A" w:rsidRPr="001279F6" w:rsidRDefault="00A9441A" w:rsidP="00D50173">
            <w:pPr>
              <w:widowControl/>
              <w:jc w:val="center"/>
              <w:rPr>
                <w:rFonts w:ascii="宋体" w:hAnsi="宋体" w:cs="宋体"/>
                <w:color w:val="000000"/>
                <w:kern w:val="0"/>
                <w:sz w:val="22"/>
              </w:rPr>
            </w:pPr>
            <w:r w:rsidRPr="001279F6">
              <w:rPr>
                <w:rFonts w:ascii="宋体" w:hAnsi="宋体" w:cs="宋体" w:hint="eastAsia"/>
                <w:color w:val="000000"/>
                <w:kern w:val="0"/>
                <w:sz w:val="22"/>
              </w:rPr>
              <w:t>5</w:t>
            </w:r>
          </w:p>
        </w:tc>
        <w:tc>
          <w:tcPr>
            <w:tcW w:w="1096"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租赁管理</w:t>
            </w:r>
          </w:p>
        </w:tc>
        <w:tc>
          <w:tcPr>
            <w:tcW w:w="1121"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S010-03</w:t>
            </w:r>
          </w:p>
        </w:tc>
        <w:tc>
          <w:tcPr>
            <w:tcW w:w="1121"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租赁销货</w:t>
            </w:r>
          </w:p>
        </w:tc>
        <w:tc>
          <w:tcPr>
            <w:tcW w:w="4059" w:type="dxa"/>
            <w:tcBorders>
              <w:top w:val="nil"/>
              <w:left w:val="nil"/>
              <w:bottom w:val="single" w:sz="4" w:space="0" w:color="auto"/>
              <w:right w:val="single" w:sz="4" w:space="0" w:color="auto"/>
            </w:tcBorders>
            <w:shd w:val="clear" w:color="auto" w:fill="auto"/>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本流程用来描述租赁销货的2种情况：</w:t>
            </w:r>
            <w:r w:rsidRPr="001279F6">
              <w:rPr>
                <w:rFonts w:ascii="宋体" w:hAnsi="宋体" w:cs="宋体" w:hint="eastAsia"/>
                <w:color w:val="000000"/>
                <w:kern w:val="0"/>
                <w:sz w:val="22"/>
              </w:rPr>
              <w:br/>
              <w:t>1、个人会员在租赁网上下租赁单、支付、销售出库、物流配送、个人签收的全过程</w:t>
            </w:r>
            <w:r w:rsidRPr="001279F6">
              <w:rPr>
                <w:rFonts w:ascii="宋体" w:hAnsi="宋体" w:cs="宋体" w:hint="eastAsia"/>
                <w:color w:val="000000"/>
                <w:kern w:val="0"/>
                <w:sz w:val="22"/>
              </w:rPr>
              <w:br/>
              <w:t>2、客服在后台为企业会员、顶级会员代下租赁订单、销售出库、物流配送、签收的全过程</w:t>
            </w:r>
          </w:p>
        </w:tc>
        <w:tc>
          <w:tcPr>
            <w:tcW w:w="1440" w:type="dxa"/>
            <w:tcBorders>
              <w:top w:val="nil"/>
              <w:left w:val="nil"/>
              <w:bottom w:val="single" w:sz="4" w:space="0" w:color="auto"/>
              <w:right w:val="single" w:sz="8"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SOP-S010-03租赁销货.vsd</w:t>
            </w:r>
          </w:p>
        </w:tc>
      </w:tr>
      <w:tr w:rsidR="00A9441A" w:rsidRPr="001279F6" w:rsidTr="00D50173">
        <w:trPr>
          <w:trHeight w:val="540"/>
        </w:trPr>
        <w:tc>
          <w:tcPr>
            <w:tcW w:w="698" w:type="dxa"/>
            <w:tcBorders>
              <w:top w:val="nil"/>
              <w:left w:val="single" w:sz="8" w:space="0" w:color="auto"/>
              <w:bottom w:val="single" w:sz="4" w:space="0" w:color="auto"/>
              <w:right w:val="single" w:sz="4" w:space="0" w:color="auto"/>
            </w:tcBorders>
            <w:shd w:val="clear" w:color="auto" w:fill="auto"/>
            <w:noWrap/>
            <w:vAlign w:val="bottom"/>
            <w:hideMark/>
          </w:tcPr>
          <w:p w:rsidR="00A9441A" w:rsidRPr="001279F6" w:rsidRDefault="00A9441A" w:rsidP="00D50173">
            <w:pPr>
              <w:widowControl/>
              <w:jc w:val="center"/>
              <w:rPr>
                <w:rFonts w:ascii="宋体" w:hAnsi="宋体" w:cs="宋体"/>
                <w:color w:val="000000"/>
                <w:kern w:val="0"/>
                <w:sz w:val="22"/>
              </w:rPr>
            </w:pPr>
            <w:r w:rsidRPr="001279F6">
              <w:rPr>
                <w:rFonts w:ascii="宋体" w:hAnsi="宋体" w:cs="宋体" w:hint="eastAsia"/>
                <w:color w:val="000000"/>
                <w:kern w:val="0"/>
                <w:sz w:val="22"/>
              </w:rPr>
              <w:t>6</w:t>
            </w:r>
          </w:p>
        </w:tc>
        <w:tc>
          <w:tcPr>
            <w:tcW w:w="1096"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租赁管理</w:t>
            </w:r>
          </w:p>
        </w:tc>
        <w:tc>
          <w:tcPr>
            <w:tcW w:w="1121"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S010-04</w:t>
            </w:r>
          </w:p>
        </w:tc>
        <w:tc>
          <w:tcPr>
            <w:tcW w:w="1121"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租赁返还</w:t>
            </w:r>
          </w:p>
        </w:tc>
        <w:tc>
          <w:tcPr>
            <w:tcW w:w="4059" w:type="dxa"/>
            <w:tcBorders>
              <w:top w:val="nil"/>
              <w:left w:val="nil"/>
              <w:bottom w:val="single" w:sz="4" w:space="0" w:color="auto"/>
              <w:right w:val="single" w:sz="4" w:space="0" w:color="auto"/>
            </w:tcBorders>
            <w:shd w:val="clear" w:color="auto" w:fill="auto"/>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本流程用来描述租赁返还的情况：会员将商品快递或者亲自送到库房后检验、入库的全过程，后可衔接S009-04索赔流程</w:t>
            </w:r>
          </w:p>
        </w:tc>
        <w:tc>
          <w:tcPr>
            <w:tcW w:w="1440" w:type="dxa"/>
            <w:tcBorders>
              <w:top w:val="nil"/>
              <w:left w:val="nil"/>
              <w:bottom w:val="single" w:sz="4" w:space="0" w:color="auto"/>
              <w:right w:val="single" w:sz="8"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SOP-S010-04租赁返还.vsd</w:t>
            </w:r>
          </w:p>
        </w:tc>
      </w:tr>
      <w:tr w:rsidR="00A9441A" w:rsidRPr="001279F6" w:rsidTr="00D50173">
        <w:trPr>
          <w:trHeight w:val="540"/>
        </w:trPr>
        <w:tc>
          <w:tcPr>
            <w:tcW w:w="698" w:type="dxa"/>
            <w:tcBorders>
              <w:top w:val="nil"/>
              <w:left w:val="single" w:sz="8" w:space="0" w:color="auto"/>
              <w:bottom w:val="single" w:sz="4" w:space="0" w:color="auto"/>
              <w:right w:val="single" w:sz="4" w:space="0" w:color="auto"/>
            </w:tcBorders>
            <w:shd w:val="clear" w:color="auto" w:fill="auto"/>
            <w:noWrap/>
            <w:vAlign w:val="bottom"/>
            <w:hideMark/>
          </w:tcPr>
          <w:p w:rsidR="00A9441A" w:rsidRPr="001279F6" w:rsidRDefault="00A9441A" w:rsidP="00D50173">
            <w:pPr>
              <w:widowControl/>
              <w:jc w:val="center"/>
              <w:rPr>
                <w:rFonts w:ascii="宋体" w:hAnsi="宋体" w:cs="宋体"/>
                <w:color w:val="000000"/>
                <w:kern w:val="0"/>
                <w:sz w:val="22"/>
              </w:rPr>
            </w:pPr>
            <w:r w:rsidRPr="001279F6">
              <w:rPr>
                <w:rFonts w:ascii="宋体" w:hAnsi="宋体" w:cs="宋体" w:hint="eastAsia"/>
                <w:color w:val="000000"/>
                <w:kern w:val="0"/>
                <w:sz w:val="22"/>
              </w:rPr>
              <w:lastRenderedPageBreak/>
              <w:t>7</w:t>
            </w:r>
          </w:p>
        </w:tc>
        <w:tc>
          <w:tcPr>
            <w:tcW w:w="1096"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租赁管理</w:t>
            </w:r>
          </w:p>
        </w:tc>
        <w:tc>
          <w:tcPr>
            <w:tcW w:w="1121"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S010-05</w:t>
            </w:r>
          </w:p>
        </w:tc>
        <w:tc>
          <w:tcPr>
            <w:tcW w:w="1121"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租赁续租</w:t>
            </w:r>
          </w:p>
        </w:tc>
        <w:tc>
          <w:tcPr>
            <w:tcW w:w="4059" w:type="dxa"/>
            <w:tcBorders>
              <w:top w:val="nil"/>
              <w:left w:val="nil"/>
              <w:bottom w:val="single" w:sz="4" w:space="0" w:color="auto"/>
              <w:right w:val="single" w:sz="4" w:space="0" w:color="auto"/>
            </w:tcBorders>
            <w:shd w:val="clear" w:color="auto" w:fill="auto"/>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本流程用来描述租赁续租的情况：会员申请续租，客服审核是否同意续租，续租生效则变更对应的租赁订单的数据(续租不影响单价)</w:t>
            </w:r>
          </w:p>
        </w:tc>
        <w:tc>
          <w:tcPr>
            <w:tcW w:w="1440" w:type="dxa"/>
            <w:tcBorders>
              <w:top w:val="nil"/>
              <w:left w:val="nil"/>
              <w:bottom w:val="single" w:sz="4" w:space="0" w:color="auto"/>
              <w:right w:val="single" w:sz="8"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SOP-S010-05租赁续租.vsd</w:t>
            </w:r>
          </w:p>
        </w:tc>
      </w:tr>
      <w:tr w:rsidR="00A9441A" w:rsidRPr="001279F6" w:rsidTr="00D50173">
        <w:trPr>
          <w:trHeight w:val="540"/>
        </w:trPr>
        <w:tc>
          <w:tcPr>
            <w:tcW w:w="698" w:type="dxa"/>
            <w:tcBorders>
              <w:top w:val="nil"/>
              <w:left w:val="single" w:sz="8" w:space="0" w:color="auto"/>
              <w:bottom w:val="single" w:sz="4" w:space="0" w:color="auto"/>
              <w:right w:val="single" w:sz="4" w:space="0" w:color="auto"/>
            </w:tcBorders>
            <w:shd w:val="clear" w:color="auto" w:fill="auto"/>
            <w:noWrap/>
            <w:vAlign w:val="bottom"/>
            <w:hideMark/>
          </w:tcPr>
          <w:p w:rsidR="00A9441A" w:rsidRPr="001279F6" w:rsidRDefault="00A9441A" w:rsidP="00D50173">
            <w:pPr>
              <w:widowControl/>
              <w:jc w:val="center"/>
              <w:rPr>
                <w:rFonts w:ascii="宋体" w:hAnsi="宋体" w:cs="宋体"/>
                <w:color w:val="000000"/>
                <w:kern w:val="0"/>
                <w:sz w:val="22"/>
              </w:rPr>
            </w:pPr>
            <w:r w:rsidRPr="001279F6">
              <w:rPr>
                <w:rFonts w:ascii="宋体" w:hAnsi="宋体" w:cs="宋体" w:hint="eastAsia"/>
                <w:color w:val="000000"/>
                <w:kern w:val="0"/>
                <w:sz w:val="22"/>
              </w:rPr>
              <w:t>8</w:t>
            </w:r>
          </w:p>
        </w:tc>
        <w:tc>
          <w:tcPr>
            <w:tcW w:w="1096"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销售管理</w:t>
            </w:r>
          </w:p>
        </w:tc>
        <w:tc>
          <w:tcPr>
            <w:tcW w:w="1121"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S003-01</w:t>
            </w:r>
          </w:p>
        </w:tc>
        <w:tc>
          <w:tcPr>
            <w:tcW w:w="1121"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销售销货</w:t>
            </w:r>
          </w:p>
        </w:tc>
        <w:tc>
          <w:tcPr>
            <w:tcW w:w="4059" w:type="dxa"/>
            <w:tcBorders>
              <w:top w:val="nil"/>
              <w:left w:val="nil"/>
              <w:bottom w:val="single" w:sz="4" w:space="0" w:color="auto"/>
              <w:right w:val="single" w:sz="4" w:space="0" w:color="auto"/>
            </w:tcBorders>
            <w:shd w:val="clear" w:color="auto" w:fill="auto"/>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本流程用来描述将库存进行折价销售给公司或者个人，销售行为发起、执行、出库的全过程</w:t>
            </w:r>
          </w:p>
        </w:tc>
        <w:tc>
          <w:tcPr>
            <w:tcW w:w="1440" w:type="dxa"/>
            <w:tcBorders>
              <w:top w:val="nil"/>
              <w:left w:val="nil"/>
              <w:bottom w:val="single" w:sz="4" w:space="0" w:color="auto"/>
              <w:right w:val="single" w:sz="8"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SOP-S003-01销售销货.vsd</w:t>
            </w:r>
          </w:p>
        </w:tc>
      </w:tr>
      <w:tr w:rsidR="00A9441A" w:rsidRPr="001279F6" w:rsidTr="00D50173">
        <w:trPr>
          <w:trHeight w:val="540"/>
        </w:trPr>
        <w:tc>
          <w:tcPr>
            <w:tcW w:w="698" w:type="dxa"/>
            <w:tcBorders>
              <w:top w:val="nil"/>
              <w:left w:val="single" w:sz="8" w:space="0" w:color="auto"/>
              <w:bottom w:val="single" w:sz="4" w:space="0" w:color="auto"/>
              <w:right w:val="single" w:sz="4" w:space="0" w:color="auto"/>
            </w:tcBorders>
            <w:shd w:val="clear" w:color="auto" w:fill="auto"/>
            <w:noWrap/>
            <w:vAlign w:val="bottom"/>
            <w:hideMark/>
          </w:tcPr>
          <w:p w:rsidR="00A9441A" w:rsidRPr="001279F6" w:rsidRDefault="00A9441A" w:rsidP="00D50173">
            <w:pPr>
              <w:widowControl/>
              <w:jc w:val="center"/>
              <w:rPr>
                <w:rFonts w:ascii="宋体" w:hAnsi="宋体" w:cs="宋体"/>
                <w:color w:val="000000"/>
                <w:kern w:val="0"/>
                <w:sz w:val="22"/>
              </w:rPr>
            </w:pPr>
            <w:r w:rsidRPr="001279F6">
              <w:rPr>
                <w:rFonts w:ascii="宋体" w:hAnsi="宋体" w:cs="宋体" w:hint="eastAsia"/>
                <w:color w:val="000000"/>
                <w:kern w:val="0"/>
                <w:sz w:val="22"/>
              </w:rPr>
              <w:t>9</w:t>
            </w:r>
          </w:p>
        </w:tc>
        <w:tc>
          <w:tcPr>
            <w:tcW w:w="1096"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销售管理</w:t>
            </w:r>
          </w:p>
        </w:tc>
        <w:tc>
          <w:tcPr>
            <w:tcW w:w="1121"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S003-02</w:t>
            </w:r>
          </w:p>
        </w:tc>
        <w:tc>
          <w:tcPr>
            <w:tcW w:w="1121"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销售退货</w:t>
            </w:r>
          </w:p>
        </w:tc>
        <w:tc>
          <w:tcPr>
            <w:tcW w:w="4059" w:type="dxa"/>
            <w:tcBorders>
              <w:top w:val="nil"/>
              <w:left w:val="nil"/>
              <w:bottom w:val="single" w:sz="4" w:space="0" w:color="auto"/>
              <w:right w:val="single" w:sz="4" w:space="0" w:color="auto"/>
            </w:tcBorders>
            <w:shd w:val="clear" w:color="auto" w:fill="auto"/>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本流程用来描述销售出去的商品被退回的申请、审批、检验、入库的全过程</w:t>
            </w:r>
          </w:p>
        </w:tc>
        <w:tc>
          <w:tcPr>
            <w:tcW w:w="1440" w:type="dxa"/>
            <w:tcBorders>
              <w:top w:val="nil"/>
              <w:left w:val="nil"/>
              <w:bottom w:val="single" w:sz="4" w:space="0" w:color="auto"/>
              <w:right w:val="single" w:sz="8"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SOP-S003-02销售退货.vsd</w:t>
            </w:r>
          </w:p>
        </w:tc>
      </w:tr>
      <w:tr w:rsidR="00A9441A" w:rsidRPr="001279F6" w:rsidTr="00D50173">
        <w:trPr>
          <w:trHeight w:val="540"/>
        </w:trPr>
        <w:tc>
          <w:tcPr>
            <w:tcW w:w="698" w:type="dxa"/>
            <w:tcBorders>
              <w:top w:val="nil"/>
              <w:left w:val="single" w:sz="8" w:space="0" w:color="auto"/>
              <w:bottom w:val="single" w:sz="4" w:space="0" w:color="auto"/>
              <w:right w:val="single" w:sz="4" w:space="0" w:color="auto"/>
            </w:tcBorders>
            <w:shd w:val="clear" w:color="auto" w:fill="auto"/>
            <w:noWrap/>
            <w:vAlign w:val="bottom"/>
            <w:hideMark/>
          </w:tcPr>
          <w:p w:rsidR="00A9441A" w:rsidRPr="001279F6" w:rsidRDefault="00A9441A" w:rsidP="00D50173">
            <w:pPr>
              <w:widowControl/>
              <w:jc w:val="center"/>
              <w:rPr>
                <w:rFonts w:ascii="宋体" w:hAnsi="宋体" w:cs="宋体"/>
                <w:color w:val="000000"/>
                <w:kern w:val="0"/>
                <w:sz w:val="22"/>
              </w:rPr>
            </w:pPr>
            <w:r w:rsidRPr="001279F6">
              <w:rPr>
                <w:rFonts w:ascii="宋体" w:hAnsi="宋体" w:cs="宋体" w:hint="eastAsia"/>
                <w:color w:val="000000"/>
                <w:kern w:val="0"/>
                <w:sz w:val="22"/>
              </w:rPr>
              <w:t>10</w:t>
            </w:r>
          </w:p>
        </w:tc>
        <w:tc>
          <w:tcPr>
            <w:tcW w:w="1096"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存货管理</w:t>
            </w:r>
          </w:p>
        </w:tc>
        <w:tc>
          <w:tcPr>
            <w:tcW w:w="1121"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S005-01</w:t>
            </w:r>
          </w:p>
        </w:tc>
        <w:tc>
          <w:tcPr>
            <w:tcW w:w="1121"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出库</w:t>
            </w:r>
          </w:p>
        </w:tc>
        <w:tc>
          <w:tcPr>
            <w:tcW w:w="4059" w:type="dxa"/>
            <w:tcBorders>
              <w:top w:val="nil"/>
              <w:left w:val="nil"/>
              <w:bottom w:val="single" w:sz="4" w:space="0" w:color="auto"/>
              <w:right w:val="single" w:sz="4" w:space="0" w:color="auto"/>
            </w:tcBorders>
            <w:shd w:val="clear" w:color="auto" w:fill="auto"/>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本流程用来描述仓库在实际出库操作过程中的商品拣货、扫入实际商品信息、打印出库单据、出库的全过程</w:t>
            </w:r>
          </w:p>
        </w:tc>
        <w:tc>
          <w:tcPr>
            <w:tcW w:w="1440" w:type="dxa"/>
            <w:tcBorders>
              <w:top w:val="nil"/>
              <w:left w:val="nil"/>
              <w:bottom w:val="single" w:sz="4" w:space="0" w:color="auto"/>
              <w:right w:val="single" w:sz="8"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SOP-S005-01出库.vsd</w:t>
            </w:r>
          </w:p>
        </w:tc>
      </w:tr>
      <w:tr w:rsidR="00A9441A" w:rsidRPr="001279F6" w:rsidTr="00D50173">
        <w:trPr>
          <w:trHeight w:val="540"/>
        </w:trPr>
        <w:tc>
          <w:tcPr>
            <w:tcW w:w="698" w:type="dxa"/>
            <w:tcBorders>
              <w:top w:val="nil"/>
              <w:left w:val="single" w:sz="8" w:space="0" w:color="auto"/>
              <w:bottom w:val="single" w:sz="4" w:space="0" w:color="auto"/>
              <w:right w:val="single" w:sz="4" w:space="0" w:color="auto"/>
            </w:tcBorders>
            <w:shd w:val="clear" w:color="auto" w:fill="auto"/>
            <w:noWrap/>
            <w:vAlign w:val="bottom"/>
            <w:hideMark/>
          </w:tcPr>
          <w:p w:rsidR="00A9441A" w:rsidRPr="001279F6" w:rsidRDefault="00A9441A" w:rsidP="00D50173">
            <w:pPr>
              <w:widowControl/>
              <w:jc w:val="center"/>
              <w:rPr>
                <w:rFonts w:ascii="宋体" w:hAnsi="宋体" w:cs="宋体"/>
                <w:color w:val="000000"/>
                <w:kern w:val="0"/>
                <w:sz w:val="22"/>
              </w:rPr>
            </w:pPr>
            <w:r w:rsidRPr="001279F6">
              <w:rPr>
                <w:rFonts w:ascii="宋体" w:hAnsi="宋体" w:cs="宋体" w:hint="eastAsia"/>
                <w:color w:val="000000"/>
                <w:kern w:val="0"/>
                <w:sz w:val="22"/>
              </w:rPr>
              <w:t>11</w:t>
            </w:r>
          </w:p>
        </w:tc>
        <w:tc>
          <w:tcPr>
            <w:tcW w:w="1096"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存货管理</w:t>
            </w:r>
          </w:p>
        </w:tc>
        <w:tc>
          <w:tcPr>
            <w:tcW w:w="1121"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S005-02</w:t>
            </w:r>
          </w:p>
        </w:tc>
        <w:tc>
          <w:tcPr>
            <w:tcW w:w="1121"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入库</w:t>
            </w:r>
          </w:p>
        </w:tc>
        <w:tc>
          <w:tcPr>
            <w:tcW w:w="4059" w:type="dxa"/>
            <w:tcBorders>
              <w:top w:val="nil"/>
              <w:left w:val="nil"/>
              <w:bottom w:val="single" w:sz="4" w:space="0" w:color="auto"/>
              <w:right w:val="single" w:sz="4" w:space="0" w:color="auto"/>
            </w:tcBorders>
            <w:shd w:val="clear" w:color="auto" w:fill="auto"/>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本流程用来描述仓库在实际入库操作过程中的商品检验、核对单据、最终入库或者拒收的全过程</w:t>
            </w:r>
          </w:p>
        </w:tc>
        <w:tc>
          <w:tcPr>
            <w:tcW w:w="1440" w:type="dxa"/>
            <w:tcBorders>
              <w:top w:val="nil"/>
              <w:left w:val="nil"/>
              <w:bottom w:val="single" w:sz="4" w:space="0" w:color="auto"/>
              <w:right w:val="single" w:sz="8"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SOP-S005-02入库.vsd</w:t>
            </w:r>
          </w:p>
        </w:tc>
      </w:tr>
      <w:tr w:rsidR="00A9441A" w:rsidRPr="001279F6" w:rsidTr="00D50173">
        <w:trPr>
          <w:trHeight w:val="810"/>
        </w:trPr>
        <w:tc>
          <w:tcPr>
            <w:tcW w:w="698" w:type="dxa"/>
            <w:tcBorders>
              <w:top w:val="nil"/>
              <w:left w:val="single" w:sz="8" w:space="0" w:color="auto"/>
              <w:bottom w:val="single" w:sz="4" w:space="0" w:color="auto"/>
              <w:right w:val="single" w:sz="4" w:space="0" w:color="auto"/>
            </w:tcBorders>
            <w:shd w:val="clear" w:color="auto" w:fill="auto"/>
            <w:noWrap/>
            <w:vAlign w:val="bottom"/>
            <w:hideMark/>
          </w:tcPr>
          <w:p w:rsidR="00A9441A" w:rsidRPr="001279F6" w:rsidRDefault="00A9441A" w:rsidP="00D50173">
            <w:pPr>
              <w:widowControl/>
              <w:jc w:val="center"/>
              <w:rPr>
                <w:rFonts w:ascii="宋体" w:hAnsi="宋体" w:cs="宋体"/>
                <w:color w:val="000000"/>
                <w:kern w:val="0"/>
                <w:sz w:val="22"/>
              </w:rPr>
            </w:pPr>
            <w:r w:rsidRPr="001279F6">
              <w:rPr>
                <w:rFonts w:ascii="宋体" w:hAnsi="宋体" w:cs="宋体" w:hint="eastAsia"/>
                <w:color w:val="000000"/>
                <w:kern w:val="0"/>
                <w:sz w:val="22"/>
              </w:rPr>
              <w:t>12</w:t>
            </w:r>
          </w:p>
        </w:tc>
        <w:tc>
          <w:tcPr>
            <w:tcW w:w="1096"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存货管理</w:t>
            </w:r>
          </w:p>
        </w:tc>
        <w:tc>
          <w:tcPr>
            <w:tcW w:w="1121"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S005-03</w:t>
            </w:r>
          </w:p>
        </w:tc>
        <w:tc>
          <w:tcPr>
            <w:tcW w:w="1121"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调拨</w:t>
            </w:r>
          </w:p>
        </w:tc>
        <w:tc>
          <w:tcPr>
            <w:tcW w:w="4059" w:type="dxa"/>
            <w:tcBorders>
              <w:top w:val="nil"/>
              <w:left w:val="nil"/>
              <w:bottom w:val="single" w:sz="4" w:space="0" w:color="auto"/>
              <w:right w:val="single" w:sz="4" w:space="0" w:color="auto"/>
            </w:tcBorders>
            <w:shd w:val="clear" w:color="auto" w:fill="auto"/>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本流程用来描述仓库在操作商品在多个仓库、库区、库位上进行移动的全过程，会衔接出库、入库流程（公司内部借用通过规划虚拟借用仓通过调拨实现）</w:t>
            </w:r>
          </w:p>
        </w:tc>
        <w:tc>
          <w:tcPr>
            <w:tcW w:w="1440" w:type="dxa"/>
            <w:tcBorders>
              <w:top w:val="nil"/>
              <w:left w:val="nil"/>
              <w:bottom w:val="single" w:sz="4" w:space="0" w:color="auto"/>
              <w:right w:val="single" w:sz="8"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SOP-S005-03调拨.vsd</w:t>
            </w:r>
          </w:p>
        </w:tc>
      </w:tr>
      <w:tr w:rsidR="00A9441A" w:rsidRPr="001279F6" w:rsidTr="00D50173">
        <w:trPr>
          <w:trHeight w:val="540"/>
        </w:trPr>
        <w:tc>
          <w:tcPr>
            <w:tcW w:w="698" w:type="dxa"/>
            <w:tcBorders>
              <w:top w:val="nil"/>
              <w:left w:val="single" w:sz="8" w:space="0" w:color="auto"/>
              <w:bottom w:val="single" w:sz="4" w:space="0" w:color="auto"/>
              <w:right w:val="single" w:sz="4" w:space="0" w:color="auto"/>
            </w:tcBorders>
            <w:shd w:val="clear" w:color="auto" w:fill="auto"/>
            <w:noWrap/>
            <w:vAlign w:val="bottom"/>
            <w:hideMark/>
          </w:tcPr>
          <w:p w:rsidR="00A9441A" w:rsidRPr="001279F6" w:rsidRDefault="00A9441A" w:rsidP="00D50173">
            <w:pPr>
              <w:widowControl/>
              <w:jc w:val="center"/>
              <w:rPr>
                <w:rFonts w:ascii="宋体" w:hAnsi="宋体" w:cs="宋体"/>
                <w:color w:val="000000"/>
                <w:kern w:val="0"/>
                <w:sz w:val="22"/>
              </w:rPr>
            </w:pPr>
            <w:r w:rsidRPr="001279F6">
              <w:rPr>
                <w:rFonts w:ascii="宋体" w:hAnsi="宋体" w:cs="宋体" w:hint="eastAsia"/>
                <w:color w:val="000000"/>
                <w:kern w:val="0"/>
                <w:sz w:val="22"/>
              </w:rPr>
              <w:t>13</w:t>
            </w:r>
          </w:p>
        </w:tc>
        <w:tc>
          <w:tcPr>
            <w:tcW w:w="1096"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存货管理</w:t>
            </w:r>
          </w:p>
        </w:tc>
        <w:tc>
          <w:tcPr>
            <w:tcW w:w="1121"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S005-04</w:t>
            </w:r>
          </w:p>
        </w:tc>
        <w:tc>
          <w:tcPr>
            <w:tcW w:w="1121"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盘点</w:t>
            </w:r>
          </w:p>
        </w:tc>
        <w:tc>
          <w:tcPr>
            <w:tcW w:w="4059" w:type="dxa"/>
            <w:tcBorders>
              <w:top w:val="nil"/>
              <w:left w:val="nil"/>
              <w:bottom w:val="single" w:sz="4" w:space="0" w:color="auto"/>
              <w:right w:val="single" w:sz="4" w:space="0" w:color="auto"/>
            </w:tcBorders>
            <w:shd w:val="clear" w:color="auto" w:fill="auto"/>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本流程用来描述仓库在实际货物盘点数量、位置并调整系统库存的全过程</w:t>
            </w:r>
          </w:p>
        </w:tc>
        <w:tc>
          <w:tcPr>
            <w:tcW w:w="1440" w:type="dxa"/>
            <w:tcBorders>
              <w:top w:val="nil"/>
              <w:left w:val="nil"/>
              <w:bottom w:val="single" w:sz="4" w:space="0" w:color="auto"/>
              <w:right w:val="single" w:sz="8"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SOP-S005-04盘点.vsd</w:t>
            </w:r>
          </w:p>
        </w:tc>
      </w:tr>
      <w:tr w:rsidR="00A9441A" w:rsidRPr="001279F6" w:rsidTr="00D50173">
        <w:trPr>
          <w:trHeight w:val="540"/>
        </w:trPr>
        <w:tc>
          <w:tcPr>
            <w:tcW w:w="698" w:type="dxa"/>
            <w:tcBorders>
              <w:top w:val="nil"/>
              <w:left w:val="single" w:sz="8" w:space="0" w:color="auto"/>
              <w:bottom w:val="single" w:sz="4" w:space="0" w:color="auto"/>
              <w:right w:val="single" w:sz="4" w:space="0" w:color="auto"/>
            </w:tcBorders>
            <w:shd w:val="clear" w:color="auto" w:fill="auto"/>
            <w:noWrap/>
            <w:vAlign w:val="bottom"/>
            <w:hideMark/>
          </w:tcPr>
          <w:p w:rsidR="00A9441A" w:rsidRPr="001279F6" w:rsidRDefault="00A9441A" w:rsidP="00D50173">
            <w:pPr>
              <w:widowControl/>
              <w:jc w:val="center"/>
              <w:rPr>
                <w:rFonts w:ascii="宋体" w:hAnsi="宋体" w:cs="宋体"/>
                <w:color w:val="000000"/>
                <w:kern w:val="0"/>
                <w:sz w:val="22"/>
              </w:rPr>
            </w:pPr>
            <w:r w:rsidRPr="001279F6">
              <w:rPr>
                <w:rFonts w:ascii="宋体" w:hAnsi="宋体" w:cs="宋体" w:hint="eastAsia"/>
                <w:color w:val="000000"/>
                <w:kern w:val="0"/>
                <w:sz w:val="22"/>
              </w:rPr>
              <w:t>14</w:t>
            </w:r>
          </w:p>
        </w:tc>
        <w:tc>
          <w:tcPr>
            <w:tcW w:w="1096"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存货管理</w:t>
            </w:r>
          </w:p>
        </w:tc>
        <w:tc>
          <w:tcPr>
            <w:tcW w:w="1121"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S005-05</w:t>
            </w:r>
          </w:p>
        </w:tc>
        <w:tc>
          <w:tcPr>
            <w:tcW w:w="1121"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养护</w:t>
            </w:r>
          </w:p>
        </w:tc>
        <w:tc>
          <w:tcPr>
            <w:tcW w:w="4059" w:type="dxa"/>
            <w:tcBorders>
              <w:top w:val="nil"/>
              <w:left w:val="nil"/>
              <w:bottom w:val="single" w:sz="4" w:space="0" w:color="auto"/>
              <w:right w:val="single" w:sz="4" w:space="0" w:color="auto"/>
            </w:tcBorders>
            <w:shd w:val="clear" w:color="auto" w:fill="auto"/>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本流程用来描述仓库在进行商品养护时的申请、审批、出库、养护后入库的全过程，衔接出库、入库流程</w:t>
            </w:r>
          </w:p>
        </w:tc>
        <w:tc>
          <w:tcPr>
            <w:tcW w:w="1440" w:type="dxa"/>
            <w:tcBorders>
              <w:top w:val="nil"/>
              <w:left w:val="nil"/>
              <w:bottom w:val="single" w:sz="4" w:space="0" w:color="auto"/>
              <w:right w:val="single" w:sz="8"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SOP-S005-05养护.vsd</w:t>
            </w:r>
          </w:p>
        </w:tc>
      </w:tr>
      <w:tr w:rsidR="00A9441A" w:rsidRPr="001279F6" w:rsidTr="00D50173">
        <w:trPr>
          <w:trHeight w:val="270"/>
        </w:trPr>
        <w:tc>
          <w:tcPr>
            <w:tcW w:w="698" w:type="dxa"/>
            <w:tcBorders>
              <w:top w:val="nil"/>
              <w:left w:val="single" w:sz="8" w:space="0" w:color="auto"/>
              <w:bottom w:val="single" w:sz="4" w:space="0" w:color="auto"/>
              <w:right w:val="single" w:sz="4" w:space="0" w:color="auto"/>
            </w:tcBorders>
            <w:shd w:val="clear" w:color="auto" w:fill="auto"/>
            <w:noWrap/>
            <w:vAlign w:val="bottom"/>
            <w:hideMark/>
          </w:tcPr>
          <w:p w:rsidR="00A9441A" w:rsidRPr="001279F6" w:rsidRDefault="00A9441A" w:rsidP="00D50173">
            <w:pPr>
              <w:widowControl/>
              <w:jc w:val="center"/>
              <w:rPr>
                <w:rFonts w:ascii="宋体" w:hAnsi="宋体" w:cs="宋体"/>
                <w:color w:val="000000"/>
                <w:kern w:val="0"/>
                <w:sz w:val="22"/>
              </w:rPr>
            </w:pPr>
            <w:r w:rsidRPr="001279F6">
              <w:rPr>
                <w:rFonts w:ascii="宋体" w:hAnsi="宋体" w:cs="宋体" w:hint="eastAsia"/>
                <w:color w:val="000000"/>
                <w:kern w:val="0"/>
                <w:sz w:val="22"/>
              </w:rPr>
              <w:t>15</w:t>
            </w:r>
          </w:p>
        </w:tc>
        <w:tc>
          <w:tcPr>
            <w:tcW w:w="1096"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会员管理</w:t>
            </w:r>
          </w:p>
        </w:tc>
        <w:tc>
          <w:tcPr>
            <w:tcW w:w="1121"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S009-01</w:t>
            </w:r>
          </w:p>
        </w:tc>
        <w:tc>
          <w:tcPr>
            <w:tcW w:w="1121"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注册</w:t>
            </w:r>
          </w:p>
        </w:tc>
        <w:tc>
          <w:tcPr>
            <w:tcW w:w="4059" w:type="dxa"/>
            <w:tcBorders>
              <w:top w:val="nil"/>
              <w:left w:val="nil"/>
              <w:bottom w:val="single" w:sz="4" w:space="0" w:color="auto"/>
              <w:right w:val="single" w:sz="4" w:space="0" w:color="auto"/>
            </w:tcBorders>
            <w:shd w:val="clear" w:color="auto" w:fill="auto"/>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本流程用来描述会员在前台注册、后台客服代注册的过程</w:t>
            </w:r>
          </w:p>
        </w:tc>
        <w:tc>
          <w:tcPr>
            <w:tcW w:w="1440" w:type="dxa"/>
            <w:tcBorders>
              <w:top w:val="nil"/>
              <w:left w:val="nil"/>
              <w:bottom w:val="single" w:sz="4" w:space="0" w:color="auto"/>
              <w:right w:val="single" w:sz="8"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SOP-S009-01注册.vsd</w:t>
            </w:r>
          </w:p>
        </w:tc>
      </w:tr>
      <w:tr w:rsidR="00A9441A" w:rsidRPr="001279F6" w:rsidTr="00D50173">
        <w:trPr>
          <w:trHeight w:val="270"/>
        </w:trPr>
        <w:tc>
          <w:tcPr>
            <w:tcW w:w="698" w:type="dxa"/>
            <w:tcBorders>
              <w:top w:val="nil"/>
              <w:left w:val="single" w:sz="8" w:space="0" w:color="auto"/>
              <w:bottom w:val="single" w:sz="4" w:space="0" w:color="auto"/>
              <w:right w:val="single" w:sz="4" w:space="0" w:color="auto"/>
            </w:tcBorders>
            <w:shd w:val="clear" w:color="auto" w:fill="auto"/>
            <w:noWrap/>
            <w:vAlign w:val="bottom"/>
            <w:hideMark/>
          </w:tcPr>
          <w:p w:rsidR="00A9441A" w:rsidRPr="001279F6" w:rsidRDefault="00A9441A" w:rsidP="00D50173">
            <w:pPr>
              <w:widowControl/>
              <w:jc w:val="center"/>
              <w:rPr>
                <w:rFonts w:ascii="宋体" w:hAnsi="宋体" w:cs="宋体"/>
                <w:color w:val="000000"/>
                <w:kern w:val="0"/>
                <w:sz w:val="22"/>
              </w:rPr>
            </w:pPr>
            <w:r w:rsidRPr="001279F6">
              <w:rPr>
                <w:rFonts w:ascii="宋体" w:hAnsi="宋体" w:cs="宋体" w:hint="eastAsia"/>
                <w:color w:val="000000"/>
                <w:kern w:val="0"/>
                <w:sz w:val="22"/>
              </w:rPr>
              <w:t>16</w:t>
            </w:r>
          </w:p>
        </w:tc>
        <w:tc>
          <w:tcPr>
            <w:tcW w:w="1096"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会员管理</w:t>
            </w:r>
          </w:p>
        </w:tc>
        <w:tc>
          <w:tcPr>
            <w:tcW w:w="1121"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S009-02</w:t>
            </w:r>
          </w:p>
        </w:tc>
        <w:tc>
          <w:tcPr>
            <w:tcW w:w="1121"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充值</w:t>
            </w:r>
          </w:p>
        </w:tc>
        <w:tc>
          <w:tcPr>
            <w:tcW w:w="4059" w:type="dxa"/>
            <w:tcBorders>
              <w:top w:val="nil"/>
              <w:left w:val="nil"/>
              <w:bottom w:val="single" w:sz="4" w:space="0" w:color="auto"/>
              <w:right w:val="single" w:sz="4" w:space="0" w:color="auto"/>
            </w:tcBorders>
            <w:shd w:val="clear" w:color="auto" w:fill="auto"/>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本流程用来描述会员在前台使用充值卡直接充值的过程</w:t>
            </w:r>
          </w:p>
        </w:tc>
        <w:tc>
          <w:tcPr>
            <w:tcW w:w="1440" w:type="dxa"/>
            <w:tcBorders>
              <w:top w:val="nil"/>
              <w:left w:val="nil"/>
              <w:bottom w:val="single" w:sz="4" w:space="0" w:color="auto"/>
              <w:right w:val="single" w:sz="8"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SOP-S009-02充值.vsd</w:t>
            </w:r>
          </w:p>
        </w:tc>
      </w:tr>
      <w:tr w:rsidR="00A9441A" w:rsidRPr="001279F6" w:rsidTr="00D50173">
        <w:trPr>
          <w:trHeight w:val="540"/>
        </w:trPr>
        <w:tc>
          <w:tcPr>
            <w:tcW w:w="698" w:type="dxa"/>
            <w:tcBorders>
              <w:top w:val="nil"/>
              <w:left w:val="single" w:sz="8" w:space="0" w:color="auto"/>
              <w:bottom w:val="single" w:sz="4" w:space="0" w:color="auto"/>
              <w:right w:val="single" w:sz="4" w:space="0" w:color="auto"/>
            </w:tcBorders>
            <w:shd w:val="clear" w:color="auto" w:fill="auto"/>
            <w:noWrap/>
            <w:vAlign w:val="bottom"/>
            <w:hideMark/>
          </w:tcPr>
          <w:p w:rsidR="00A9441A" w:rsidRPr="001279F6" w:rsidRDefault="00A9441A" w:rsidP="00D50173">
            <w:pPr>
              <w:widowControl/>
              <w:jc w:val="center"/>
              <w:rPr>
                <w:rFonts w:ascii="宋体" w:hAnsi="宋体" w:cs="宋体"/>
                <w:color w:val="000000"/>
                <w:kern w:val="0"/>
                <w:sz w:val="22"/>
              </w:rPr>
            </w:pPr>
            <w:r w:rsidRPr="001279F6">
              <w:rPr>
                <w:rFonts w:ascii="宋体" w:hAnsi="宋体" w:cs="宋体" w:hint="eastAsia"/>
                <w:color w:val="000000"/>
                <w:kern w:val="0"/>
                <w:sz w:val="22"/>
              </w:rPr>
              <w:t>17</w:t>
            </w:r>
          </w:p>
        </w:tc>
        <w:tc>
          <w:tcPr>
            <w:tcW w:w="1096"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会员管理</w:t>
            </w:r>
          </w:p>
        </w:tc>
        <w:tc>
          <w:tcPr>
            <w:tcW w:w="1121"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S009-03</w:t>
            </w:r>
          </w:p>
        </w:tc>
        <w:tc>
          <w:tcPr>
            <w:tcW w:w="1121"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取现</w:t>
            </w:r>
          </w:p>
        </w:tc>
        <w:tc>
          <w:tcPr>
            <w:tcW w:w="4059" w:type="dxa"/>
            <w:tcBorders>
              <w:top w:val="nil"/>
              <w:left w:val="nil"/>
              <w:bottom w:val="single" w:sz="4" w:space="0" w:color="auto"/>
              <w:right w:val="single" w:sz="4" w:space="0" w:color="auto"/>
            </w:tcBorders>
            <w:shd w:val="clear" w:color="auto" w:fill="auto"/>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本流程用来描述会员在前台提取现申请、后台审核后财务实际转账的全过程（只能取寄租收益）</w:t>
            </w:r>
          </w:p>
        </w:tc>
        <w:tc>
          <w:tcPr>
            <w:tcW w:w="1440" w:type="dxa"/>
            <w:tcBorders>
              <w:top w:val="nil"/>
              <w:left w:val="nil"/>
              <w:bottom w:val="single" w:sz="4" w:space="0" w:color="auto"/>
              <w:right w:val="single" w:sz="8"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SOP-S009-03取现.vsd</w:t>
            </w:r>
          </w:p>
        </w:tc>
      </w:tr>
      <w:tr w:rsidR="00A9441A" w:rsidRPr="001279F6" w:rsidTr="00D50173">
        <w:trPr>
          <w:trHeight w:val="1620"/>
        </w:trPr>
        <w:tc>
          <w:tcPr>
            <w:tcW w:w="698" w:type="dxa"/>
            <w:tcBorders>
              <w:top w:val="nil"/>
              <w:left w:val="single" w:sz="8" w:space="0" w:color="auto"/>
              <w:bottom w:val="single" w:sz="4" w:space="0" w:color="auto"/>
              <w:right w:val="single" w:sz="4" w:space="0" w:color="auto"/>
            </w:tcBorders>
            <w:shd w:val="clear" w:color="auto" w:fill="auto"/>
            <w:noWrap/>
            <w:vAlign w:val="bottom"/>
            <w:hideMark/>
          </w:tcPr>
          <w:p w:rsidR="00A9441A" w:rsidRPr="001279F6" w:rsidRDefault="00A9441A" w:rsidP="00D50173">
            <w:pPr>
              <w:widowControl/>
              <w:jc w:val="center"/>
              <w:rPr>
                <w:rFonts w:ascii="宋体" w:hAnsi="宋体" w:cs="宋体"/>
                <w:color w:val="000000"/>
                <w:kern w:val="0"/>
                <w:sz w:val="22"/>
              </w:rPr>
            </w:pPr>
            <w:r w:rsidRPr="001279F6">
              <w:rPr>
                <w:rFonts w:ascii="宋体" w:hAnsi="宋体" w:cs="宋体" w:hint="eastAsia"/>
                <w:color w:val="000000"/>
                <w:kern w:val="0"/>
                <w:sz w:val="22"/>
              </w:rPr>
              <w:t>18</w:t>
            </w:r>
          </w:p>
        </w:tc>
        <w:tc>
          <w:tcPr>
            <w:tcW w:w="1096"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会员管理</w:t>
            </w:r>
          </w:p>
        </w:tc>
        <w:tc>
          <w:tcPr>
            <w:tcW w:w="1121"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S009-04</w:t>
            </w:r>
          </w:p>
        </w:tc>
        <w:tc>
          <w:tcPr>
            <w:tcW w:w="1121"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索赔</w:t>
            </w:r>
          </w:p>
        </w:tc>
        <w:tc>
          <w:tcPr>
            <w:tcW w:w="4059" w:type="dxa"/>
            <w:tcBorders>
              <w:top w:val="nil"/>
              <w:left w:val="nil"/>
              <w:bottom w:val="single" w:sz="4" w:space="0" w:color="auto"/>
              <w:right w:val="single" w:sz="4" w:space="0" w:color="auto"/>
            </w:tcBorders>
            <w:shd w:val="clear" w:color="auto" w:fill="auto"/>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本流程用来描述由于租赁的商品发生破损、丢失、逾期不还等引起的索赔过程：</w:t>
            </w:r>
            <w:r w:rsidRPr="001279F6">
              <w:rPr>
                <w:rFonts w:ascii="宋体" w:hAnsi="宋体" w:cs="宋体" w:hint="eastAsia"/>
                <w:color w:val="000000"/>
                <w:kern w:val="0"/>
                <w:sz w:val="22"/>
              </w:rPr>
              <w:br/>
              <w:t>1、会员在库房，则可生成索赔单，会员可直接刷卡付款或者在线支付索赔款项</w:t>
            </w:r>
            <w:r w:rsidRPr="001279F6">
              <w:rPr>
                <w:rFonts w:ascii="宋体" w:hAnsi="宋体" w:cs="宋体" w:hint="eastAsia"/>
                <w:color w:val="000000"/>
                <w:kern w:val="0"/>
                <w:sz w:val="22"/>
              </w:rPr>
              <w:lastRenderedPageBreak/>
              <w:t>（大额的线下汇款）</w:t>
            </w:r>
            <w:r w:rsidRPr="001279F6">
              <w:rPr>
                <w:rFonts w:ascii="宋体" w:hAnsi="宋体" w:cs="宋体" w:hint="eastAsia"/>
                <w:color w:val="000000"/>
                <w:kern w:val="0"/>
                <w:sz w:val="22"/>
              </w:rPr>
              <w:br/>
              <w:t>2、会员不在库房，则可生成索赔单，会员可在线支付索赔款项（大额的线下汇款）</w:t>
            </w:r>
          </w:p>
        </w:tc>
        <w:tc>
          <w:tcPr>
            <w:tcW w:w="1440" w:type="dxa"/>
            <w:tcBorders>
              <w:top w:val="nil"/>
              <w:left w:val="nil"/>
              <w:bottom w:val="single" w:sz="4" w:space="0" w:color="auto"/>
              <w:right w:val="single" w:sz="8"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lastRenderedPageBreak/>
              <w:t>SOP-S009-04索赔.vsd</w:t>
            </w:r>
          </w:p>
        </w:tc>
      </w:tr>
      <w:tr w:rsidR="00A9441A" w:rsidRPr="001279F6" w:rsidTr="00D50173">
        <w:trPr>
          <w:trHeight w:val="270"/>
        </w:trPr>
        <w:tc>
          <w:tcPr>
            <w:tcW w:w="698" w:type="dxa"/>
            <w:tcBorders>
              <w:top w:val="nil"/>
              <w:left w:val="single" w:sz="8" w:space="0" w:color="auto"/>
              <w:bottom w:val="single" w:sz="4" w:space="0" w:color="auto"/>
              <w:right w:val="single" w:sz="4" w:space="0" w:color="auto"/>
            </w:tcBorders>
            <w:shd w:val="clear" w:color="auto" w:fill="auto"/>
            <w:noWrap/>
            <w:vAlign w:val="bottom"/>
            <w:hideMark/>
          </w:tcPr>
          <w:p w:rsidR="00A9441A" w:rsidRPr="001279F6" w:rsidRDefault="00A9441A" w:rsidP="00D50173">
            <w:pPr>
              <w:widowControl/>
              <w:jc w:val="center"/>
              <w:rPr>
                <w:rFonts w:ascii="宋体" w:hAnsi="宋体" w:cs="宋体"/>
                <w:color w:val="000000"/>
                <w:kern w:val="0"/>
                <w:sz w:val="22"/>
              </w:rPr>
            </w:pPr>
            <w:r w:rsidRPr="001279F6">
              <w:rPr>
                <w:rFonts w:ascii="宋体" w:hAnsi="宋体" w:cs="宋体" w:hint="eastAsia"/>
                <w:color w:val="000000"/>
                <w:kern w:val="0"/>
                <w:sz w:val="22"/>
              </w:rPr>
              <w:lastRenderedPageBreak/>
              <w:t>19</w:t>
            </w:r>
          </w:p>
        </w:tc>
        <w:tc>
          <w:tcPr>
            <w:tcW w:w="1096"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会员管理</w:t>
            </w:r>
          </w:p>
        </w:tc>
        <w:tc>
          <w:tcPr>
            <w:tcW w:w="1121"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S009-05</w:t>
            </w:r>
          </w:p>
        </w:tc>
        <w:tc>
          <w:tcPr>
            <w:tcW w:w="1121" w:type="dxa"/>
            <w:tcBorders>
              <w:top w:val="nil"/>
              <w:left w:val="nil"/>
              <w:bottom w:val="single" w:sz="4"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会员卡</w:t>
            </w:r>
          </w:p>
        </w:tc>
        <w:tc>
          <w:tcPr>
            <w:tcW w:w="4059" w:type="dxa"/>
            <w:tcBorders>
              <w:top w:val="nil"/>
              <w:left w:val="nil"/>
              <w:bottom w:val="single" w:sz="4" w:space="0" w:color="auto"/>
              <w:right w:val="single" w:sz="4" w:space="0" w:color="auto"/>
            </w:tcBorders>
            <w:shd w:val="clear" w:color="auto" w:fill="auto"/>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本流程用来描述会员卡的制卡及使用的相关过程</w:t>
            </w:r>
          </w:p>
        </w:tc>
        <w:tc>
          <w:tcPr>
            <w:tcW w:w="1440" w:type="dxa"/>
            <w:tcBorders>
              <w:top w:val="nil"/>
              <w:left w:val="nil"/>
              <w:bottom w:val="single" w:sz="4" w:space="0" w:color="auto"/>
              <w:right w:val="single" w:sz="8"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SOP-S009-05会员卡.vsd</w:t>
            </w:r>
          </w:p>
        </w:tc>
      </w:tr>
      <w:tr w:rsidR="00A9441A" w:rsidRPr="001279F6" w:rsidTr="00D50173">
        <w:trPr>
          <w:trHeight w:val="555"/>
        </w:trPr>
        <w:tc>
          <w:tcPr>
            <w:tcW w:w="698" w:type="dxa"/>
            <w:tcBorders>
              <w:top w:val="nil"/>
              <w:left w:val="single" w:sz="8" w:space="0" w:color="auto"/>
              <w:bottom w:val="single" w:sz="4" w:space="0" w:color="auto"/>
              <w:right w:val="single" w:sz="4" w:space="0" w:color="auto"/>
            </w:tcBorders>
            <w:shd w:val="clear" w:color="auto" w:fill="auto"/>
            <w:noWrap/>
            <w:vAlign w:val="bottom"/>
            <w:hideMark/>
          </w:tcPr>
          <w:p w:rsidR="00A9441A" w:rsidRPr="001279F6" w:rsidRDefault="00A9441A" w:rsidP="00D50173">
            <w:pPr>
              <w:widowControl/>
              <w:jc w:val="center"/>
              <w:rPr>
                <w:rFonts w:ascii="宋体" w:hAnsi="宋体" w:cs="宋体"/>
                <w:color w:val="000000"/>
                <w:kern w:val="0"/>
                <w:sz w:val="22"/>
              </w:rPr>
            </w:pPr>
            <w:r w:rsidRPr="001279F6">
              <w:rPr>
                <w:rFonts w:ascii="宋体" w:hAnsi="宋体" w:cs="宋体" w:hint="eastAsia"/>
                <w:color w:val="000000"/>
                <w:kern w:val="0"/>
                <w:sz w:val="22"/>
              </w:rPr>
              <w:t>20</w:t>
            </w:r>
          </w:p>
        </w:tc>
        <w:tc>
          <w:tcPr>
            <w:tcW w:w="1096" w:type="dxa"/>
            <w:tcBorders>
              <w:top w:val="nil"/>
              <w:left w:val="nil"/>
              <w:bottom w:val="single" w:sz="8"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会员管理</w:t>
            </w:r>
          </w:p>
        </w:tc>
        <w:tc>
          <w:tcPr>
            <w:tcW w:w="1121" w:type="dxa"/>
            <w:tcBorders>
              <w:top w:val="nil"/>
              <w:left w:val="nil"/>
              <w:bottom w:val="single" w:sz="8"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S009-06</w:t>
            </w:r>
          </w:p>
        </w:tc>
        <w:tc>
          <w:tcPr>
            <w:tcW w:w="1121" w:type="dxa"/>
            <w:tcBorders>
              <w:top w:val="nil"/>
              <w:left w:val="nil"/>
              <w:bottom w:val="single" w:sz="8" w:space="0" w:color="auto"/>
              <w:right w:val="single" w:sz="4" w:space="0" w:color="auto"/>
            </w:tcBorders>
            <w:shd w:val="clear" w:color="auto" w:fill="auto"/>
            <w:noWrap/>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积分</w:t>
            </w:r>
          </w:p>
        </w:tc>
        <w:tc>
          <w:tcPr>
            <w:tcW w:w="4059" w:type="dxa"/>
            <w:tcBorders>
              <w:top w:val="nil"/>
              <w:left w:val="nil"/>
              <w:bottom w:val="single" w:sz="8" w:space="0" w:color="auto"/>
              <w:right w:val="single" w:sz="4" w:space="0" w:color="auto"/>
            </w:tcBorders>
            <w:shd w:val="clear" w:color="auto" w:fill="auto"/>
            <w:vAlign w:val="bottom"/>
            <w:hideMark/>
          </w:tcPr>
          <w:p w:rsidR="00A9441A" w:rsidRPr="001279F6" w:rsidRDefault="00A9441A" w:rsidP="00D50173">
            <w:pPr>
              <w:widowControl/>
              <w:jc w:val="left"/>
              <w:rPr>
                <w:rFonts w:ascii="宋体" w:hAnsi="宋体" w:cs="宋体"/>
                <w:color w:val="000000"/>
                <w:kern w:val="0"/>
                <w:sz w:val="22"/>
              </w:rPr>
            </w:pPr>
            <w:r w:rsidRPr="001279F6">
              <w:rPr>
                <w:rFonts w:ascii="宋体" w:hAnsi="宋体" w:cs="宋体" w:hint="eastAsia"/>
                <w:color w:val="000000"/>
                <w:kern w:val="0"/>
                <w:sz w:val="22"/>
              </w:rPr>
              <w:t>本流程用来描述会员积分的产生、使用的过程（</w:t>
            </w:r>
            <w:r w:rsidR="00B7761F">
              <w:rPr>
                <w:rFonts w:ascii="宋体" w:hAnsi="宋体" w:cs="宋体" w:hint="eastAsia"/>
                <w:color w:val="000000"/>
                <w:kern w:val="0"/>
                <w:sz w:val="22"/>
              </w:rPr>
              <w:t>具体参考</w:t>
            </w:r>
            <w:r w:rsidR="00F94C5A">
              <w:rPr>
                <w:rFonts w:ascii="宋体" w:hAnsi="宋体" w:cs="宋体" w:hint="eastAsia"/>
                <w:color w:val="000000"/>
                <w:kern w:val="0"/>
                <w:sz w:val="22"/>
              </w:rPr>
              <w:t>S009-06</w:t>
            </w:r>
            <w:r w:rsidR="00B7761F">
              <w:rPr>
                <w:rFonts w:ascii="宋体" w:hAnsi="宋体" w:cs="宋体" w:hint="eastAsia"/>
                <w:color w:val="000000"/>
                <w:kern w:val="0"/>
                <w:sz w:val="22"/>
              </w:rPr>
              <w:t>业务功能描述</w:t>
            </w:r>
            <w:r w:rsidRPr="001279F6">
              <w:rPr>
                <w:rFonts w:ascii="宋体" w:hAnsi="宋体" w:cs="宋体" w:hint="eastAsia"/>
                <w:color w:val="000000"/>
                <w:kern w:val="0"/>
                <w:sz w:val="22"/>
              </w:rPr>
              <w:t>）</w:t>
            </w:r>
          </w:p>
        </w:tc>
        <w:tc>
          <w:tcPr>
            <w:tcW w:w="1440" w:type="dxa"/>
            <w:tcBorders>
              <w:top w:val="nil"/>
              <w:left w:val="nil"/>
              <w:bottom w:val="single" w:sz="8" w:space="0" w:color="auto"/>
              <w:right w:val="single" w:sz="8" w:space="0" w:color="auto"/>
            </w:tcBorders>
            <w:shd w:val="clear" w:color="auto" w:fill="auto"/>
            <w:noWrap/>
            <w:vAlign w:val="bottom"/>
            <w:hideMark/>
          </w:tcPr>
          <w:p w:rsidR="00A9441A" w:rsidRPr="001279F6" w:rsidRDefault="006E51C6" w:rsidP="00D50173">
            <w:pPr>
              <w:widowControl/>
              <w:jc w:val="left"/>
              <w:rPr>
                <w:rFonts w:ascii="宋体" w:hAnsi="宋体" w:cs="宋体"/>
                <w:color w:val="000000"/>
                <w:kern w:val="0"/>
                <w:sz w:val="22"/>
              </w:rPr>
            </w:pPr>
            <w:r>
              <w:rPr>
                <w:rFonts w:ascii="宋体" w:hAnsi="宋体" w:cs="宋体" w:hint="eastAsia"/>
                <w:color w:val="000000"/>
                <w:kern w:val="0"/>
                <w:sz w:val="22"/>
              </w:rPr>
              <w:t>无</w:t>
            </w:r>
          </w:p>
        </w:tc>
      </w:tr>
    </w:tbl>
    <w:p w:rsidR="00A9441A" w:rsidRDefault="00A9441A" w:rsidP="00A9441A"/>
    <w:p w:rsidR="00B32647" w:rsidRDefault="00B32647" w:rsidP="00B32647">
      <w:pPr>
        <w:pStyle w:val="2"/>
      </w:pPr>
      <w:bookmarkStart w:id="7" w:name="_Toc392169191"/>
      <w:r>
        <w:rPr>
          <w:rFonts w:hint="eastAsia"/>
        </w:rPr>
        <w:t>Web</w:t>
      </w:r>
      <w:r>
        <w:rPr>
          <w:rFonts w:hint="eastAsia"/>
        </w:rPr>
        <w:t>前台页面</w:t>
      </w:r>
      <w:r>
        <w:rPr>
          <w:rFonts w:hint="eastAsia"/>
        </w:rPr>
        <w:t>List</w:t>
      </w:r>
      <w:bookmarkEnd w:id="7"/>
    </w:p>
    <w:p w:rsidR="00B32647" w:rsidRDefault="00B32647" w:rsidP="00B32647">
      <w:r>
        <w:rPr>
          <w:rFonts w:hint="eastAsia"/>
        </w:rPr>
        <w:t>等设计公司设计出来后再补充，下面思路供参考：</w:t>
      </w:r>
    </w:p>
    <w:p w:rsidR="00B32647" w:rsidRDefault="00B32647" w:rsidP="00B32647"/>
    <w:tbl>
      <w:tblPr>
        <w:tblW w:w="0" w:type="auto"/>
        <w:tblInd w:w="93" w:type="dxa"/>
        <w:tblLayout w:type="fixed"/>
        <w:tblLook w:val="04A0"/>
      </w:tblPr>
      <w:tblGrid>
        <w:gridCol w:w="480"/>
        <w:gridCol w:w="1236"/>
        <w:gridCol w:w="1134"/>
        <w:gridCol w:w="2268"/>
        <w:gridCol w:w="2143"/>
        <w:gridCol w:w="1794"/>
        <w:gridCol w:w="480"/>
      </w:tblGrid>
      <w:tr w:rsidR="00B54C59" w:rsidRPr="00B54C59" w:rsidTr="00B54C59">
        <w:trPr>
          <w:trHeight w:val="270"/>
        </w:trPr>
        <w:tc>
          <w:tcPr>
            <w:tcW w:w="480" w:type="dxa"/>
            <w:tcBorders>
              <w:top w:val="single" w:sz="4" w:space="0" w:color="auto"/>
              <w:left w:val="single" w:sz="8" w:space="0" w:color="auto"/>
              <w:bottom w:val="single" w:sz="4" w:space="0" w:color="auto"/>
              <w:right w:val="single" w:sz="4" w:space="0" w:color="auto"/>
            </w:tcBorders>
            <w:shd w:val="clear" w:color="000000" w:fill="D9D9D9"/>
            <w:noWrap/>
            <w:vAlign w:val="bottom"/>
            <w:hideMark/>
          </w:tcPr>
          <w:p w:rsidR="00B54C59" w:rsidRPr="00B54C59" w:rsidRDefault="00B54C59" w:rsidP="00B54C59">
            <w:pPr>
              <w:widowControl/>
              <w:jc w:val="center"/>
              <w:rPr>
                <w:rFonts w:ascii="宋体" w:hAnsi="宋体" w:cs="宋体"/>
                <w:b/>
                <w:bCs/>
                <w:color w:val="000000"/>
                <w:kern w:val="0"/>
                <w:sz w:val="22"/>
              </w:rPr>
            </w:pPr>
            <w:r w:rsidRPr="00B54C59">
              <w:rPr>
                <w:rFonts w:ascii="宋体" w:hAnsi="宋体" w:cs="宋体" w:hint="eastAsia"/>
                <w:b/>
                <w:bCs/>
                <w:color w:val="000000"/>
                <w:kern w:val="0"/>
                <w:sz w:val="22"/>
              </w:rPr>
              <w:t>序号</w:t>
            </w:r>
          </w:p>
        </w:tc>
        <w:tc>
          <w:tcPr>
            <w:tcW w:w="1236" w:type="dxa"/>
            <w:tcBorders>
              <w:top w:val="single" w:sz="4" w:space="0" w:color="auto"/>
              <w:left w:val="nil"/>
              <w:bottom w:val="single" w:sz="4" w:space="0" w:color="auto"/>
              <w:right w:val="single" w:sz="4" w:space="0" w:color="auto"/>
            </w:tcBorders>
            <w:shd w:val="clear" w:color="000000" w:fill="D9D9D9"/>
            <w:noWrap/>
            <w:vAlign w:val="bottom"/>
            <w:hideMark/>
          </w:tcPr>
          <w:p w:rsidR="00B54C59" w:rsidRPr="00B54C59" w:rsidRDefault="00B54C59" w:rsidP="00B54C59">
            <w:pPr>
              <w:widowControl/>
              <w:jc w:val="center"/>
              <w:rPr>
                <w:rFonts w:ascii="宋体" w:hAnsi="宋体" w:cs="宋体"/>
                <w:b/>
                <w:bCs/>
                <w:color w:val="000000"/>
                <w:kern w:val="0"/>
                <w:sz w:val="22"/>
              </w:rPr>
            </w:pPr>
            <w:r w:rsidRPr="00B54C59">
              <w:rPr>
                <w:rFonts w:ascii="宋体" w:hAnsi="宋体" w:cs="宋体" w:hint="eastAsia"/>
                <w:b/>
                <w:bCs/>
                <w:color w:val="000000"/>
                <w:kern w:val="0"/>
                <w:sz w:val="22"/>
              </w:rPr>
              <w:t>一级栏目</w:t>
            </w:r>
          </w:p>
        </w:tc>
        <w:tc>
          <w:tcPr>
            <w:tcW w:w="1134" w:type="dxa"/>
            <w:tcBorders>
              <w:top w:val="single" w:sz="4" w:space="0" w:color="auto"/>
              <w:left w:val="nil"/>
              <w:bottom w:val="single" w:sz="4" w:space="0" w:color="auto"/>
              <w:right w:val="single" w:sz="4" w:space="0" w:color="auto"/>
            </w:tcBorders>
            <w:shd w:val="clear" w:color="000000" w:fill="D9D9D9"/>
            <w:noWrap/>
            <w:vAlign w:val="bottom"/>
            <w:hideMark/>
          </w:tcPr>
          <w:p w:rsidR="00B54C59" w:rsidRPr="00B54C59" w:rsidRDefault="00B54C59" w:rsidP="00B54C59">
            <w:pPr>
              <w:widowControl/>
              <w:jc w:val="center"/>
              <w:rPr>
                <w:rFonts w:ascii="宋体" w:hAnsi="宋体" w:cs="宋体"/>
                <w:b/>
                <w:bCs/>
                <w:color w:val="000000"/>
                <w:kern w:val="0"/>
                <w:sz w:val="22"/>
              </w:rPr>
            </w:pPr>
            <w:r w:rsidRPr="00B54C59">
              <w:rPr>
                <w:rFonts w:ascii="宋体" w:hAnsi="宋体" w:cs="宋体" w:hint="eastAsia"/>
                <w:b/>
                <w:bCs/>
                <w:color w:val="000000"/>
                <w:kern w:val="0"/>
                <w:sz w:val="22"/>
              </w:rPr>
              <w:t>二级栏目</w:t>
            </w:r>
          </w:p>
        </w:tc>
        <w:tc>
          <w:tcPr>
            <w:tcW w:w="2268" w:type="dxa"/>
            <w:tcBorders>
              <w:top w:val="single" w:sz="4" w:space="0" w:color="auto"/>
              <w:left w:val="nil"/>
              <w:bottom w:val="single" w:sz="4" w:space="0" w:color="auto"/>
              <w:right w:val="single" w:sz="4" w:space="0" w:color="auto"/>
            </w:tcBorders>
            <w:shd w:val="clear" w:color="000000" w:fill="D9D9D9"/>
            <w:noWrap/>
            <w:vAlign w:val="bottom"/>
            <w:hideMark/>
          </w:tcPr>
          <w:p w:rsidR="00B54C59" w:rsidRPr="00B54C59" w:rsidRDefault="00B54C59" w:rsidP="00B54C59">
            <w:pPr>
              <w:widowControl/>
              <w:jc w:val="center"/>
              <w:rPr>
                <w:rFonts w:ascii="宋体" w:hAnsi="宋体" w:cs="宋体"/>
                <w:b/>
                <w:bCs/>
                <w:color w:val="000000"/>
                <w:kern w:val="0"/>
                <w:sz w:val="22"/>
              </w:rPr>
            </w:pPr>
            <w:r w:rsidRPr="00B54C59">
              <w:rPr>
                <w:rFonts w:ascii="宋体" w:hAnsi="宋体" w:cs="宋体" w:hint="eastAsia"/>
                <w:b/>
                <w:bCs/>
                <w:color w:val="000000"/>
                <w:kern w:val="0"/>
                <w:sz w:val="22"/>
              </w:rPr>
              <w:t>页面</w:t>
            </w:r>
          </w:p>
        </w:tc>
        <w:tc>
          <w:tcPr>
            <w:tcW w:w="2143" w:type="dxa"/>
            <w:tcBorders>
              <w:top w:val="single" w:sz="4" w:space="0" w:color="auto"/>
              <w:left w:val="nil"/>
              <w:bottom w:val="single" w:sz="4" w:space="0" w:color="auto"/>
              <w:right w:val="single" w:sz="4" w:space="0" w:color="auto"/>
            </w:tcBorders>
            <w:shd w:val="clear" w:color="000000" w:fill="D9D9D9"/>
            <w:noWrap/>
            <w:vAlign w:val="bottom"/>
            <w:hideMark/>
          </w:tcPr>
          <w:p w:rsidR="00B54C59" w:rsidRPr="00B54C59" w:rsidRDefault="00B54C59" w:rsidP="00B54C59">
            <w:pPr>
              <w:widowControl/>
              <w:jc w:val="center"/>
              <w:rPr>
                <w:rFonts w:ascii="宋体" w:hAnsi="宋体" w:cs="宋体"/>
                <w:b/>
                <w:bCs/>
                <w:color w:val="000000"/>
                <w:kern w:val="0"/>
                <w:sz w:val="22"/>
              </w:rPr>
            </w:pPr>
            <w:r w:rsidRPr="00B54C59">
              <w:rPr>
                <w:rFonts w:ascii="宋体" w:hAnsi="宋体" w:cs="宋体" w:hint="eastAsia"/>
                <w:b/>
                <w:bCs/>
                <w:color w:val="000000"/>
                <w:kern w:val="0"/>
                <w:sz w:val="22"/>
              </w:rPr>
              <w:t>功能点</w:t>
            </w:r>
          </w:p>
        </w:tc>
        <w:tc>
          <w:tcPr>
            <w:tcW w:w="1794" w:type="dxa"/>
            <w:tcBorders>
              <w:top w:val="single" w:sz="4" w:space="0" w:color="auto"/>
              <w:left w:val="nil"/>
              <w:bottom w:val="single" w:sz="4" w:space="0" w:color="auto"/>
              <w:right w:val="single" w:sz="4" w:space="0" w:color="auto"/>
            </w:tcBorders>
            <w:shd w:val="clear" w:color="000000" w:fill="D9D9D9"/>
            <w:noWrap/>
            <w:vAlign w:val="bottom"/>
            <w:hideMark/>
          </w:tcPr>
          <w:p w:rsidR="00B54C59" w:rsidRPr="00B54C59" w:rsidRDefault="00B54C59" w:rsidP="00B54C59">
            <w:pPr>
              <w:widowControl/>
              <w:jc w:val="center"/>
              <w:rPr>
                <w:rFonts w:ascii="宋体" w:hAnsi="宋体" w:cs="宋体"/>
                <w:b/>
                <w:bCs/>
                <w:color w:val="000000"/>
                <w:kern w:val="0"/>
                <w:sz w:val="22"/>
              </w:rPr>
            </w:pPr>
            <w:r w:rsidRPr="00B54C59">
              <w:rPr>
                <w:rFonts w:ascii="宋体" w:hAnsi="宋体" w:cs="宋体" w:hint="eastAsia"/>
                <w:b/>
                <w:bCs/>
                <w:color w:val="000000"/>
                <w:kern w:val="0"/>
                <w:sz w:val="22"/>
              </w:rPr>
              <w:t>功能描述</w:t>
            </w:r>
          </w:p>
        </w:tc>
        <w:tc>
          <w:tcPr>
            <w:tcW w:w="480" w:type="dxa"/>
            <w:tcBorders>
              <w:top w:val="single" w:sz="4" w:space="0" w:color="auto"/>
              <w:left w:val="nil"/>
              <w:bottom w:val="single" w:sz="4" w:space="0" w:color="auto"/>
              <w:right w:val="single" w:sz="8" w:space="0" w:color="auto"/>
            </w:tcBorders>
            <w:shd w:val="clear" w:color="000000" w:fill="D9D9D9"/>
            <w:noWrap/>
            <w:vAlign w:val="bottom"/>
            <w:hideMark/>
          </w:tcPr>
          <w:p w:rsidR="00B54C59" w:rsidRPr="00B54C59" w:rsidRDefault="00B54C59" w:rsidP="00B54C59">
            <w:pPr>
              <w:widowControl/>
              <w:jc w:val="center"/>
              <w:rPr>
                <w:rFonts w:ascii="宋体" w:hAnsi="宋体" w:cs="宋体"/>
                <w:b/>
                <w:bCs/>
                <w:color w:val="000000"/>
                <w:kern w:val="0"/>
                <w:sz w:val="22"/>
              </w:rPr>
            </w:pPr>
            <w:r w:rsidRPr="00B54C59">
              <w:rPr>
                <w:rFonts w:ascii="宋体" w:hAnsi="宋体" w:cs="宋体" w:hint="eastAsia"/>
                <w:b/>
                <w:bCs/>
                <w:color w:val="000000"/>
                <w:kern w:val="0"/>
                <w:sz w:val="22"/>
              </w:rPr>
              <w:t>分期</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1</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商城</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商品展示</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首页</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品牌展示、商品搜索</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品牌展示的方式？</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1</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2</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品牌商品列表页</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商品搜索</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1</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3</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商品分类页</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商品搜索</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1</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4</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分类商品列表页</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商品搜索</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1</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5</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搜索列表页</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商品搜索</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1</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6</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商品详情页</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加购物车、预订、收藏、评论、咨询</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1</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7</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服务政策</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服务保障</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正品、服务时效等</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1</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8</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租赁指南</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租赁、退租</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1</w:t>
            </w:r>
          </w:p>
        </w:tc>
      </w:tr>
      <w:tr w:rsidR="00B54C59" w:rsidRPr="00B54C59" w:rsidTr="00B54C59">
        <w:trPr>
          <w:trHeight w:val="28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9</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支付方式</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1</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10</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配送方式</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1</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11</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关于索赔</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1</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12</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租赁</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购物车</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1</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13</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订单填写</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1</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14</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订单成功提交页面</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1</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15</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在线支付</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支付方式选择</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1</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16</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跳转到支付网关</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1</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lastRenderedPageBreak/>
              <w:t>17</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支付成功页面</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1</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18</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公告</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公告列表</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1</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19</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公告详情页面</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1</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20</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“SHOW”</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首页</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1</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21</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SHOW文章列表</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1</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22</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SHOW文档详情</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可评论、点赞、加精</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1</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23</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明星活动</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每个活动一个宣传页</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每个活动一个单独的大栏目</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1</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24</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会员中心</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个人信息</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完善个人信息页</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1</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25</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我的收藏</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显示收藏夹商品信息</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1</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26</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收货地址</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维护收货地址页</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1</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27</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账户管理</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首页（账户安全、查看账户余额）</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1</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28</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修改密码页</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1</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29</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绑定手机验证码</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1</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30</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绑定会员卡</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1</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31</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我的订单</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订单列表</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1</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32</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订单详情</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1</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33</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我要商品评论</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1</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34</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我的寄租</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提交寄租申请</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2</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35</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寄租商品列表</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2</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36</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查看寄租收益表</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2</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37</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提交寄租返还申请</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2</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38</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我的积分</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积分流水列表页</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2</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39</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我要充值</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充值页面</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1</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40</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我要取现</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提交取现申请页</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2</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41</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我的咨询</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咨询列表页</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2</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42</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我的评论</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评论列表页</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2</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43</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我的投诉</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投诉列表页</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2</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44</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我的“SHOW”</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新增我的“SHOW”文章维护页</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1</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45</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我的“SHOW”文章列表页</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1</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46</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我的“SHOW”文章详情页</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1</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47</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我的消息</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消息列表页</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1</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lastRenderedPageBreak/>
              <w:t>48</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消息详情页</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1</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49</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回复消息页</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1</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50</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发起消息页</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1</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51</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其他辅助功能</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注册</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填写个人信息页</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1</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52</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注册协议页</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1</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53</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注册成功页</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1</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54</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找回密码</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填写申请找回密码信息页</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1</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55</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提示找回密码信息发送成功或者错误页</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1</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56</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设定新密码页</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1</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57</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登录</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用户名密码输入页</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1</w:t>
            </w:r>
          </w:p>
        </w:tc>
      </w:tr>
      <w:tr w:rsidR="00B54C59" w:rsidRPr="00B54C59" w:rsidTr="00B54C59">
        <w:trPr>
          <w:trHeight w:val="28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58</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登录失败提示页面</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1</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59</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合作网站登录</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跳转合作网站的登录通行证页面</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2</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60</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完善个人信息页</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2</w:t>
            </w:r>
          </w:p>
        </w:tc>
      </w:tr>
      <w:tr w:rsidR="00B54C59" w:rsidRPr="00B54C59" w:rsidTr="00B54C59">
        <w:trPr>
          <w:trHeight w:val="270"/>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61</w:t>
            </w:r>
          </w:p>
        </w:tc>
        <w:tc>
          <w:tcPr>
            <w:tcW w:w="1236"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2268"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直接绑定原有碧昆账户</w:t>
            </w:r>
          </w:p>
        </w:tc>
        <w:tc>
          <w:tcPr>
            <w:tcW w:w="2143"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4"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4"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2</w:t>
            </w:r>
          </w:p>
        </w:tc>
      </w:tr>
      <w:tr w:rsidR="00B54C59" w:rsidRPr="00B54C59" w:rsidTr="00B54C59">
        <w:trPr>
          <w:trHeight w:val="285"/>
        </w:trPr>
        <w:tc>
          <w:tcPr>
            <w:tcW w:w="480" w:type="dxa"/>
            <w:tcBorders>
              <w:top w:val="nil"/>
              <w:left w:val="single" w:sz="8" w:space="0" w:color="auto"/>
              <w:bottom w:val="single" w:sz="8" w:space="0" w:color="auto"/>
              <w:right w:val="single" w:sz="4" w:space="0" w:color="auto"/>
            </w:tcBorders>
            <w:shd w:val="clear" w:color="auto" w:fill="auto"/>
            <w:noWrap/>
            <w:vAlign w:val="bottom"/>
            <w:hideMark/>
          </w:tcPr>
          <w:p w:rsidR="00B54C59" w:rsidRPr="00B54C59" w:rsidRDefault="00B54C59" w:rsidP="00B54C59">
            <w:pPr>
              <w:widowControl/>
              <w:jc w:val="center"/>
              <w:rPr>
                <w:rFonts w:ascii="宋体" w:hAnsi="宋体" w:cs="宋体"/>
                <w:color w:val="000000"/>
                <w:kern w:val="0"/>
                <w:sz w:val="22"/>
              </w:rPr>
            </w:pPr>
            <w:r w:rsidRPr="00B54C59">
              <w:rPr>
                <w:rFonts w:ascii="宋体" w:hAnsi="宋体" w:cs="宋体" w:hint="eastAsia"/>
                <w:color w:val="000000"/>
                <w:kern w:val="0"/>
                <w:sz w:val="22"/>
              </w:rPr>
              <w:t>62</w:t>
            </w:r>
          </w:p>
        </w:tc>
        <w:tc>
          <w:tcPr>
            <w:tcW w:w="1236" w:type="dxa"/>
            <w:tcBorders>
              <w:top w:val="nil"/>
              <w:left w:val="nil"/>
              <w:bottom w:val="single" w:sz="8"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134" w:type="dxa"/>
            <w:tcBorders>
              <w:top w:val="nil"/>
              <w:left w:val="nil"/>
              <w:bottom w:val="single" w:sz="8"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2268" w:type="dxa"/>
            <w:tcBorders>
              <w:top w:val="nil"/>
              <w:left w:val="nil"/>
              <w:bottom w:val="single" w:sz="8"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登录成功页</w:t>
            </w:r>
          </w:p>
        </w:tc>
        <w:tc>
          <w:tcPr>
            <w:tcW w:w="2143" w:type="dxa"/>
            <w:tcBorders>
              <w:top w:val="nil"/>
              <w:left w:val="nil"/>
              <w:bottom w:val="single" w:sz="8"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1794" w:type="dxa"/>
            <w:tcBorders>
              <w:top w:val="nil"/>
              <w:left w:val="nil"/>
              <w:bottom w:val="single" w:sz="8" w:space="0" w:color="auto"/>
              <w:right w:val="single" w:sz="4" w:space="0" w:color="auto"/>
            </w:tcBorders>
            <w:shd w:val="clear" w:color="auto" w:fill="auto"/>
            <w:noWrap/>
            <w:vAlign w:val="bottom"/>
            <w:hideMark/>
          </w:tcPr>
          <w:p w:rsidR="00B54C59" w:rsidRPr="00B54C59" w:rsidRDefault="00B54C59" w:rsidP="00B54C59">
            <w:pPr>
              <w:widowControl/>
              <w:jc w:val="left"/>
              <w:rPr>
                <w:rFonts w:ascii="宋体" w:hAnsi="宋体" w:cs="宋体"/>
                <w:color w:val="000000"/>
                <w:kern w:val="0"/>
                <w:sz w:val="22"/>
              </w:rPr>
            </w:pPr>
            <w:r w:rsidRPr="00B54C59">
              <w:rPr>
                <w:rFonts w:ascii="宋体" w:hAnsi="宋体" w:cs="宋体" w:hint="eastAsia"/>
                <w:color w:val="000000"/>
                <w:kern w:val="0"/>
                <w:sz w:val="22"/>
              </w:rPr>
              <w:t xml:space="preserve">　</w:t>
            </w:r>
          </w:p>
        </w:tc>
        <w:tc>
          <w:tcPr>
            <w:tcW w:w="480" w:type="dxa"/>
            <w:tcBorders>
              <w:top w:val="nil"/>
              <w:left w:val="nil"/>
              <w:bottom w:val="single" w:sz="8" w:space="0" w:color="auto"/>
              <w:right w:val="single" w:sz="8" w:space="0" w:color="auto"/>
            </w:tcBorders>
            <w:shd w:val="clear" w:color="auto" w:fill="auto"/>
            <w:noWrap/>
            <w:vAlign w:val="bottom"/>
            <w:hideMark/>
          </w:tcPr>
          <w:p w:rsidR="00B54C59" w:rsidRPr="00B54C59" w:rsidRDefault="00B54C59" w:rsidP="00B54C59">
            <w:pPr>
              <w:widowControl/>
              <w:jc w:val="right"/>
              <w:rPr>
                <w:rFonts w:ascii="宋体" w:hAnsi="宋体" w:cs="宋体"/>
                <w:color w:val="000000"/>
                <w:kern w:val="0"/>
                <w:sz w:val="22"/>
              </w:rPr>
            </w:pPr>
            <w:r w:rsidRPr="00B54C59">
              <w:rPr>
                <w:rFonts w:ascii="宋体" w:hAnsi="宋体" w:cs="宋体" w:hint="eastAsia"/>
                <w:color w:val="000000"/>
                <w:kern w:val="0"/>
                <w:sz w:val="22"/>
              </w:rPr>
              <w:t>2</w:t>
            </w:r>
          </w:p>
        </w:tc>
      </w:tr>
    </w:tbl>
    <w:p w:rsidR="00B32647" w:rsidRDefault="00B32647" w:rsidP="00B32647"/>
    <w:p w:rsidR="00B32647" w:rsidRPr="00B32647" w:rsidRDefault="00B32647" w:rsidP="00B32647"/>
    <w:p w:rsidR="006E3A94" w:rsidRDefault="00E2383F" w:rsidP="006E3A94">
      <w:pPr>
        <w:pStyle w:val="2"/>
      </w:pPr>
      <w:bookmarkStart w:id="8" w:name="_Toc392169192"/>
      <w:r>
        <w:rPr>
          <w:rFonts w:hint="eastAsia"/>
        </w:rPr>
        <w:t>APP</w:t>
      </w:r>
      <w:r>
        <w:rPr>
          <w:rFonts w:hint="eastAsia"/>
        </w:rPr>
        <w:t>前台页面</w:t>
      </w:r>
      <w:r w:rsidR="006E3A94">
        <w:rPr>
          <w:rFonts w:hint="eastAsia"/>
        </w:rPr>
        <w:t>List</w:t>
      </w:r>
      <w:bookmarkEnd w:id="8"/>
    </w:p>
    <w:p w:rsidR="00D95C93" w:rsidRDefault="00D95C93" w:rsidP="00D95C93"/>
    <w:p w:rsidR="00D95C93" w:rsidRDefault="00D95C93" w:rsidP="00D95C93">
      <w:r>
        <w:rPr>
          <w:rFonts w:hint="eastAsia"/>
        </w:rPr>
        <w:t>等设计公司设计出来后再补充，下面思路供参考：</w:t>
      </w:r>
    </w:p>
    <w:p w:rsidR="00D95C93" w:rsidRDefault="00D95C93" w:rsidP="00D95C93"/>
    <w:tbl>
      <w:tblPr>
        <w:tblW w:w="8670" w:type="dxa"/>
        <w:tblInd w:w="93" w:type="dxa"/>
        <w:tblLook w:val="04A0"/>
      </w:tblPr>
      <w:tblGrid>
        <w:gridCol w:w="500"/>
        <w:gridCol w:w="1156"/>
        <w:gridCol w:w="1156"/>
        <w:gridCol w:w="3221"/>
        <w:gridCol w:w="1933"/>
        <w:gridCol w:w="704"/>
      </w:tblGrid>
      <w:tr w:rsidR="00D976B4" w:rsidRPr="00D976B4" w:rsidTr="00D976B4">
        <w:trPr>
          <w:trHeight w:val="270"/>
        </w:trPr>
        <w:tc>
          <w:tcPr>
            <w:tcW w:w="500" w:type="dxa"/>
            <w:tcBorders>
              <w:top w:val="single" w:sz="4" w:space="0" w:color="auto"/>
              <w:left w:val="single" w:sz="8" w:space="0" w:color="auto"/>
              <w:bottom w:val="single" w:sz="4" w:space="0" w:color="auto"/>
              <w:right w:val="single" w:sz="4" w:space="0" w:color="auto"/>
            </w:tcBorders>
            <w:shd w:val="clear" w:color="000000" w:fill="D9D9D9"/>
            <w:noWrap/>
            <w:vAlign w:val="center"/>
            <w:hideMark/>
          </w:tcPr>
          <w:p w:rsidR="00D976B4" w:rsidRPr="00D976B4" w:rsidRDefault="00D976B4" w:rsidP="00D976B4">
            <w:pPr>
              <w:widowControl/>
              <w:jc w:val="center"/>
              <w:rPr>
                <w:rFonts w:ascii="宋体" w:hAnsi="宋体" w:cs="宋体"/>
                <w:b/>
                <w:bCs/>
                <w:color w:val="000000"/>
                <w:kern w:val="0"/>
                <w:sz w:val="22"/>
              </w:rPr>
            </w:pPr>
            <w:r w:rsidRPr="00D976B4">
              <w:rPr>
                <w:rFonts w:ascii="宋体" w:hAnsi="宋体" w:cs="宋体" w:hint="eastAsia"/>
                <w:b/>
                <w:bCs/>
                <w:color w:val="000000"/>
                <w:kern w:val="0"/>
                <w:sz w:val="22"/>
              </w:rPr>
              <w:t>序号</w:t>
            </w:r>
          </w:p>
        </w:tc>
        <w:tc>
          <w:tcPr>
            <w:tcW w:w="1156" w:type="dxa"/>
            <w:tcBorders>
              <w:top w:val="single" w:sz="4" w:space="0" w:color="auto"/>
              <w:left w:val="nil"/>
              <w:bottom w:val="single" w:sz="4" w:space="0" w:color="auto"/>
              <w:right w:val="single" w:sz="4" w:space="0" w:color="auto"/>
            </w:tcBorders>
            <w:shd w:val="clear" w:color="000000" w:fill="D9D9D9"/>
            <w:noWrap/>
            <w:vAlign w:val="center"/>
            <w:hideMark/>
          </w:tcPr>
          <w:p w:rsidR="00D976B4" w:rsidRPr="00D976B4" w:rsidRDefault="00D976B4" w:rsidP="00D976B4">
            <w:pPr>
              <w:widowControl/>
              <w:jc w:val="center"/>
              <w:rPr>
                <w:rFonts w:ascii="宋体" w:hAnsi="宋体" w:cs="宋体"/>
                <w:b/>
                <w:bCs/>
                <w:color w:val="000000"/>
                <w:kern w:val="0"/>
                <w:sz w:val="22"/>
              </w:rPr>
            </w:pPr>
            <w:r w:rsidRPr="00D976B4">
              <w:rPr>
                <w:rFonts w:ascii="宋体" w:hAnsi="宋体" w:cs="宋体" w:hint="eastAsia"/>
                <w:b/>
                <w:bCs/>
                <w:color w:val="000000"/>
                <w:kern w:val="0"/>
                <w:sz w:val="22"/>
              </w:rPr>
              <w:t>一级栏目</w:t>
            </w:r>
          </w:p>
        </w:tc>
        <w:tc>
          <w:tcPr>
            <w:tcW w:w="1156" w:type="dxa"/>
            <w:tcBorders>
              <w:top w:val="single" w:sz="4" w:space="0" w:color="auto"/>
              <w:left w:val="nil"/>
              <w:bottom w:val="single" w:sz="4" w:space="0" w:color="auto"/>
              <w:right w:val="single" w:sz="4" w:space="0" w:color="auto"/>
            </w:tcBorders>
            <w:shd w:val="clear" w:color="000000" w:fill="D9D9D9"/>
            <w:noWrap/>
            <w:vAlign w:val="center"/>
            <w:hideMark/>
          </w:tcPr>
          <w:p w:rsidR="00D976B4" w:rsidRPr="00D976B4" w:rsidRDefault="00D976B4" w:rsidP="00D976B4">
            <w:pPr>
              <w:widowControl/>
              <w:jc w:val="center"/>
              <w:rPr>
                <w:rFonts w:ascii="宋体" w:hAnsi="宋体" w:cs="宋体"/>
                <w:b/>
                <w:bCs/>
                <w:color w:val="000000"/>
                <w:kern w:val="0"/>
                <w:sz w:val="22"/>
              </w:rPr>
            </w:pPr>
            <w:r w:rsidRPr="00D976B4">
              <w:rPr>
                <w:rFonts w:ascii="宋体" w:hAnsi="宋体" w:cs="宋体" w:hint="eastAsia"/>
                <w:b/>
                <w:bCs/>
                <w:color w:val="000000"/>
                <w:kern w:val="0"/>
                <w:sz w:val="22"/>
              </w:rPr>
              <w:t>二级栏目</w:t>
            </w:r>
          </w:p>
        </w:tc>
        <w:tc>
          <w:tcPr>
            <w:tcW w:w="3221" w:type="dxa"/>
            <w:tcBorders>
              <w:top w:val="single" w:sz="4" w:space="0" w:color="auto"/>
              <w:left w:val="nil"/>
              <w:bottom w:val="single" w:sz="4" w:space="0" w:color="auto"/>
              <w:right w:val="single" w:sz="4" w:space="0" w:color="auto"/>
            </w:tcBorders>
            <w:shd w:val="clear" w:color="000000" w:fill="D9D9D9"/>
            <w:noWrap/>
            <w:vAlign w:val="center"/>
            <w:hideMark/>
          </w:tcPr>
          <w:p w:rsidR="00D976B4" w:rsidRPr="00D976B4" w:rsidRDefault="00D976B4" w:rsidP="00D976B4">
            <w:pPr>
              <w:widowControl/>
              <w:jc w:val="center"/>
              <w:rPr>
                <w:rFonts w:ascii="宋体" w:hAnsi="宋体" w:cs="宋体"/>
                <w:b/>
                <w:bCs/>
                <w:color w:val="000000"/>
                <w:kern w:val="0"/>
                <w:sz w:val="22"/>
              </w:rPr>
            </w:pPr>
            <w:r w:rsidRPr="00D976B4">
              <w:rPr>
                <w:rFonts w:ascii="宋体" w:hAnsi="宋体" w:cs="宋体" w:hint="eastAsia"/>
                <w:b/>
                <w:bCs/>
                <w:color w:val="000000"/>
                <w:kern w:val="0"/>
                <w:sz w:val="22"/>
              </w:rPr>
              <w:t>页面</w:t>
            </w:r>
          </w:p>
        </w:tc>
        <w:tc>
          <w:tcPr>
            <w:tcW w:w="1933" w:type="dxa"/>
            <w:tcBorders>
              <w:top w:val="single" w:sz="4" w:space="0" w:color="auto"/>
              <w:left w:val="nil"/>
              <w:bottom w:val="single" w:sz="4" w:space="0" w:color="auto"/>
              <w:right w:val="single" w:sz="4" w:space="0" w:color="auto"/>
            </w:tcBorders>
            <w:shd w:val="clear" w:color="000000" w:fill="D9D9D9"/>
            <w:noWrap/>
            <w:vAlign w:val="center"/>
            <w:hideMark/>
          </w:tcPr>
          <w:p w:rsidR="00D976B4" w:rsidRPr="00D976B4" w:rsidRDefault="00D976B4" w:rsidP="00D976B4">
            <w:pPr>
              <w:widowControl/>
              <w:jc w:val="center"/>
              <w:rPr>
                <w:rFonts w:ascii="宋体" w:hAnsi="宋体" w:cs="宋体"/>
                <w:b/>
                <w:bCs/>
                <w:color w:val="000000"/>
                <w:kern w:val="0"/>
                <w:sz w:val="22"/>
              </w:rPr>
            </w:pPr>
            <w:r w:rsidRPr="00D976B4">
              <w:rPr>
                <w:rFonts w:ascii="宋体" w:hAnsi="宋体" w:cs="宋体" w:hint="eastAsia"/>
                <w:b/>
                <w:bCs/>
                <w:color w:val="000000"/>
                <w:kern w:val="0"/>
                <w:sz w:val="22"/>
              </w:rPr>
              <w:t>功能描述</w:t>
            </w:r>
          </w:p>
        </w:tc>
        <w:tc>
          <w:tcPr>
            <w:tcW w:w="704" w:type="dxa"/>
            <w:tcBorders>
              <w:top w:val="single" w:sz="4" w:space="0" w:color="auto"/>
              <w:left w:val="nil"/>
              <w:bottom w:val="single" w:sz="4" w:space="0" w:color="auto"/>
              <w:right w:val="single" w:sz="8" w:space="0" w:color="auto"/>
            </w:tcBorders>
            <w:shd w:val="clear" w:color="000000" w:fill="D9D9D9"/>
            <w:noWrap/>
            <w:vAlign w:val="center"/>
            <w:hideMark/>
          </w:tcPr>
          <w:p w:rsidR="00D976B4" w:rsidRPr="00D976B4" w:rsidRDefault="00D976B4" w:rsidP="00D976B4">
            <w:pPr>
              <w:widowControl/>
              <w:jc w:val="center"/>
              <w:rPr>
                <w:rFonts w:ascii="宋体" w:hAnsi="宋体" w:cs="宋体"/>
                <w:b/>
                <w:bCs/>
                <w:color w:val="000000"/>
                <w:kern w:val="0"/>
                <w:sz w:val="22"/>
              </w:rPr>
            </w:pPr>
            <w:r w:rsidRPr="00D976B4">
              <w:rPr>
                <w:rFonts w:ascii="宋体" w:hAnsi="宋体" w:cs="宋体" w:hint="eastAsia"/>
                <w:b/>
                <w:bCs/>
                <w:color w:val="000000"/>
                <w:kern w:val="0"/>
                <w:sz w:val="22"/>
              </w:rPr>
              <w:t>分期</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过场图片</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2</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商城</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商品展示</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首页</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3</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商品列表</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4</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商品搜索</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5</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商品详情</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6</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评论信息</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2</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lastRenderedPageBreak/>
              <w:t>7</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咨询信息</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2</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8</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租赁</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购物车</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w:t>
            </w:r>
          </w:p>
        </w:tc>
      </w:tr>
      <w:tr w:rsidR="00D976B4" w:rsidRPr="00D976B4" w:rsidTr="00D976B4">
        <w:trPr>
          <w:trHeight w:val="28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9</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订单填写</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10</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订单成功提交页面</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11</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在线支付</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支付方式选择</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12</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跳转到支付网关</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13</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支付成功页面</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14</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公告</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公告列表</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15</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公告详情页面</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16</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“SHOW”</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首页</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17</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SHOW文章列表</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18</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SHOW文档详情</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19</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会员中心</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个人信息</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完善个人信息页</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20</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收货地址</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维护收货地址页</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21</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账户管理</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首页（账户安全、查看账户余额）</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22</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修改密码页</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23</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绑定手机验证码</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24</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绑定会员卡</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25</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我的收藏</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26</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我的订单</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订单列表</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27</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订单详情</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28</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我要商品评论</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29</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我的寄租</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提交寄租申请</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2</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30</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寄租商品列表</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2</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31</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查看寄租收益表</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2</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32</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提交寄租返还申请</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2</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33</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我的积分</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积分流水列表页</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2</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34</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我要充值</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充值页面</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35</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我要取现</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提交取现申请页</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2</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36</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我的咨询</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咨询列表页</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2</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37</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我的评论</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评论列表页</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2</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38</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我的投诉</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投诉列表页</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2</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39</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我的“SHOW”</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新增我的“SHOW”文章维护页</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40</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我的“SHOW”文章列表页</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41</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我的“SHOW”文章详情页</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lastRenderedPageBreak/>
              <w:t>42</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我的消息</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消息列表页</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43</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消息详情页</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44</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回复消息页</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45</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发起消息页</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46</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配置中心</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配置缓存、推送消息等</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47</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其他辅助功能</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注册</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填写个人信息页</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48</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注册协议页</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49</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注册成功页</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50</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找回密码</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填写申请找回密码信息页</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51</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提示找回密码信息发送成功或者错误页</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52</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设定新密码页</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53</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登录</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用户名密码输入页</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54</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登录失败提示页面</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1</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55</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合作网站登录</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跳转合作网站的登录通行证页面</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2</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56</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完善个人信息页</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2</w:t>
            </w:r>
          </w:p>
        </w:tc>
      </w:tr>
      <w:tr w:rsidR="00D976B4" w:rsidRPr="00D976B4" w:rsidTr="00D976B4">
        <w:trPr>
          <w:trHeight w:val="270"/>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57</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156"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3221"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直接绑定原有碧昆账户</w:t>
            </w:r>
          </w:p>
        </w:tc>
        <w:tc>
          <w:tcPr>
            <w:tcW w:w="1933" w:type="dxa"/>
            <w:tcBorders>
              <w:top w:val="nil"/>
              <w:left w:val="nil"/>
              <w:bottom w:val="single" w:sz="4"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4"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2</w:t>
            </w:r>
          </w:p>
        </w:tc>
      </w:tr>
      <w:tr w:rsidR="00D976B4" w:rsidRPr="00D976B4" w:rsidTr="00D976B4">
        <w:trPr>
          <w:trHeight w:val="285"/>
        </w:trPr>
        <w:tc>
          <w:tcPr>
            <w:tcW w:w="500" w:type="dxa"/>
            <w:tcBorders>
              <w:top w:val="nil"/>
              <w:left w:val="single" w:sz="8" w:space="0" w:color="auto"/>
              <w:bottom w:val="single" w:sz="8" w:space="0" w:color="auto"/>
              <w:right w:val="single" w:sz="4"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58</w:t>
            </w:r>
          </w:p>
        </w:tc>
        <w:tc>
          <w:tcPr>
            <w:tcW w:w="1156" w:type="dxa"/>
            <w:tcBorders>
              <w:top w:val="nil"/>
              <w:left w:val="nil"/>
              <w:bottom w:val="single" w:sz="8"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1156" w:type="dxa"/>
            <w:tcBorders>
              <w:top w:val="nil"/>
              <w:left w:val="nil"/>
              <w:bottom w:val="single" w:sz="8"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3221" w:type="dxa"/>
            <w:tcBorders>
              <w:top w:val="nil"/>
              <w:left w:val="nil"/>
              <w:bottom w:val="single" w:sz="8"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登录成功页</w:t>
            </w:r>
          </w:p>
        </w:tc>
        <w:tc>
          <w:tcPr>
            <w:tcW w:w="1933" w:type="dxa"/>
            <w:tcBorders>
              <w:top w:val="nil"/>
              <w:left w:val="nil"/>
              <w:bottom w:val="single" w:sz="8" w:space="0" w:color="auto"/>
              <w:right w:val="single" w:sz="4" w:space="0" w:color="auto"/>
            </w:tcBorders>
            <w:shd w:val="clear" w:color="auto" w:fill="auto"/>
            <w:noWrap/>
            <w:vAlign w:val="bottom"/>
            <w:hideMark/>
          </w:tcPr>
          <w:p w:rsidR="00D976B4" w:rsidRPr="00D976B4" w:rsidRDefault="00D976B4" w:rsidP="00D976B4">
            <w:pPr>
              <w:widowControl/>
              <w:jc w:val="left"/>
              <w:rPr>
                <w:rFonts w:ascii="宋体" w:hAnsi="宋体" w:cs="宋体"/>
                <w:color w:val="000000"/>
                <w:kern w:val="0"/>
                <w:sz w:val="22"/>
              </w:rPr>
            </w:pPr>
            <w:r w:rsidRPr="00D976B4">
              <w:rPr>
                <w:rFonts w:ascii="宋体" w:hAnsi="宋体" w:cs="宋体" w:hint="eastAsia"/>
                <w:color w:val="000000"/>
                <w:kern w:val="0"/>
                <w:sz w:val="22"/>
              </w:rPr>
              <w:t xml:space="preserve">　</w:t>
            </w:r>
          </w:p>
        </w:tc>
        <w:tc>
          <w:tcPr>
            <w:tcW w:w="704" w:type="dxa"/>
            <w:tcBorders>
              <w:top w:val="nil"/>
              <w:left w:val="nil"/>
              <w:bottom w:val="single" w:sz="8" w:space="0" w:color="auto"/>
              <w:right w:val="single" w:sz="8" w:space="0" w:color="auto"/>
            </w:tcBorders>
            <w:shd w:val="clear" w:color="auto" w:fill="auto"/>
            <w:noWrap/>
            <w:vAlign w:val="bottom"/>
            <w:hideMark/>
          </w:tcPr>
          <w:p w:rsidR="00D976B4" w:rsidRPr="00D976B4" w:rsidRDefault="00D976B4" w:rsidP="00D976B4">
            <w:pPr>
              <w:widowControl/>
              <w:jc w:val="right"/>
              <w:rPr>
                <w:rFonts w:ascii="宋体" w:hAnsi="宋体" w:cs="宋体"/>
                <w:color w:val="000000"/>
                <w:kern w:val="0"/>
                <w:sz w:val="22"/>
              </w:rPr>
            </w:pPr>
            <w:r w:rsidRPr="00D976B4">
              <w:rPr>
                <w:rFonts w:ascii="宋体" w:hAnsi="宋体" w:cs="宋体" w:hint="eastAsia"/>
                <w:color w:val="000000"/>
                <w:kern w:val="0"/>
                <w:sz w:val="22"/>
              </w:rPr>
              <w:t>2</w:t>
            </w:r>
          </w:p>
        </w:tc>
      </w:tr>
    </w:tbl>
    <w:p w:rsidR="00D95C93" w:rsidRPr="009C6379" w:rsidRDefault="00D95C93" w:rsidP="00D95C93"/>
    <w:p w:rsidR="00D95C93" w:rsidRDefault="00D95C93" w:rsidP="00D95C93">
      <w:pPr>
        <w:pStyle w:val="2"/>
      </w:pPr>
      <w:bookmarkStart w:id="9" w:name="_Toc392169193"/>
      <w:r>
        <w:rPr>
          <w:rFonts w:hint="eastAsia"/>
        </w:rPr>
        <w:t>微信前台页面</w:t>
      </w:r>
      <w:r>
        <w:rPr>
          <w:rFonts w:hint="eastAsia"/>
        </w:rPr>
        <w:t>List</w:t>
      </w:r>
      <w:bookmarkEnd w:id="9"/>
    </w:p>
    <w:p w:rsidR="00D95C93" w:rsidRDefault="00D95C93" w:rsidP="00D95C93">
      <w:r>
        <w:rPr>
          <w:rFonts w:hint="eastAsia"/>
        </w:rPr>
        <w:t>等设计公司设计出来后再补充，下面思路供参考：</w:t>
      </w:r>
    </w:p>
    <w:tbl>
      <w:tblPr>
        <w:tblW w:w="7265" w:type="dxa"/>
        <w:tblInd w:w="93" w:type="dxa"/>
        <w:tblLook w:val="04A0"/>
      </w:tblPr>
      <w:tblGrid>
        <w:gridCol w:w="580"/>
        <w:gridCol w:w="1420"/>
        <w:gridCol w:w="1701"/>
        <w:gridCol w:w="1184"/>
        <w:gridCol w:w="1500"/>
        <w:gridCol w:w="880"/>
      </w:tblGrid>
      <w:tr w:rsidR="0067315D" w:rsidRPr="0067315D" w:rsidTr="0067315D">
        <w:trPr>
          <w:trHeight w:val="270"/>
        </w:trPr>
        <w:tc>
          <w:tcPr>
            <w:tcW w:w="580" w:type="dxa"/>
            <w:tcBorders>
              <w:top w:val="single" w:sz="4" w:space="0" w:color="auto"/>
              <w:left w:val="single" w:sz="8" w:space="0" w:color="auto"/>
              <w:bottom w:val="single" w:sz="4" w:space="0" w:color="auto"/>
              <w:right w:val="single" w:sz="4" w:space="0" w:color="auto"/>
            </w:tcBorders>
            <w:shd w:val="clear" w:color="000000" w:fill="D9D9D9"/>
            <w:noWrap/>
            <w:vAlign w:val="bottom"/>
            <w:hideMark/>
          </w:tcPr>
          <w:p w:rsidR="0067315D" w:rsidRPr="0067315D" w:rsidRDefault="0067315D" w:rsidP="0067315D">
            <w:pPr>
              <w:widowControl/>
              <w:jc w:val="center"/>
              <w:rPr>
                <w:rFonts w:ascii="宋体" w:hAnsi="宋体" w:cs="宋体"/>
                <w:b/>
                <w:bCs/>
                <w:color w:val="000000"/>
                <w:kern w:val="0"/>
                <w:sz w:val="22"/>
              </w:rPr>
            </w:pPr>
            <w:r w:rsidRPr="0067315D">
              <w:rPr>
                <w:rFonts w:ascii="宋体" w:hAnsi="宋体" w:cs="宋体" w:hint="eastAsia"/>
                <w:b/>
                <w:bCs/>
                <w:color w:val="000000"/>
                <w:kern w:val="0"/>
                <w:sz w:val="22"/>
              </w:rPr>
              <w:t>序号</w:t>
            </w:r>
          </w:p>
        </w:tc>
        <w:tc>
          <w:tcPr>
            <w:tcW w:w="1420" w:type="dxa"/>
            <w:tcBorders>
              <w:top w:val="single" w:sz="4" w:space="0" w:color="auto"/>
              <w:left w:val="nil"/>
              <w:bottom w:val="single" w:sz="4" w:space="0" w:color="auto"/>
              <w:right w:val="single" w:sz="4" w:space="0" w:color="auto"/>
            </w:tcBorders>
            <w:shd w:val="clear" w:color="000000" w:fill="D9D9D9"/>
            <w:noWrap/>
            <w:vAlign w:val="bottom"/>
            <w:hideMark/>
          </w:tcPr>
          <w:p w:rsidR="0067315D" w:rsidRPr="0067315D" w:rsidRDefault="0067315D" w:rsidP="0067315D">
            <w:pPr>
              <w:widowControl/>
              <w:jc w:val="center"/>
              <w:rPr>
                <w:rFonts w:ascii="宋体" w:hAnsi="宋体" w:cs="宋体"/>
                <w:b/>
                <w:bCs/>
                <w:color w:val="000000"/>
                <w:kern w:val="0"/>
                <w:sz w:val="22"/>
              </w:rPr>
            </w:pPr>
            <w:r w:rsidRPr="0067315D">
              <w:rPr>
                <w:rFonts w:ascii="宋体" w:hAnsi="宋体" w:cs="宋体" w:hint="eastAsia"/>
                <w:b/>
                <w:bCs/>
                <w:color w:val="000000"/>
                <w:kern w:val="0"/>
                <w:sz w:val="22"/>
              </w:rPr>
              <w:t>一级栏目</w:t>
            </w:r>
          </w:p>
        </w:tc>
        <w:tc>
          <w:tcPr>
            <w:tcW w:w="1701" w:type="dxa"/>
            <w:tcBorders>
              <w:top w:val="single" w:sz="4" w:space="0" w:color="auto"/>
              <w:left w:val="nil"/>
              <w:bottom w:val="single" w:sz="4" w:space="0" w:color="auto"/>
              <w:right w:val="single" w:sz="4" w:space="0" w:color="auto"/>
            </w:tcBorders>
            <w:shd w:val="clear" w:color="000000" w:fill="D9D9D9"/>
            <w:noWrap/>
            <w:vAlign w:val="bottom"/>
            <w:hideMark/>
          </w:tcPr>
          <w:p w:rsidR="0067315D" w:rsidRPr="0067315D" w:rsidRDefault="0067315D" w:rsidP="0067315D">
            <w:pPr>
              <w:widowControl/>
              <w:jc w:val="center"/>
              <w:rPr>
                <w:rFonts w:ascii="宋体" w:hAnsi="宋体" w:cs="宋体"/>
                <w:b/>
                <w:bCs/>
                <w:color w:val="000000"/>
                <w:kern w:val="0"/>
                <w:sz w:val="22"/>
              </w:rPr>
            </w:pPr>
            <w:r w:rsidRPr="0067315D">
              <w:rPr>
                <w:rFonts w:ascii="宋体" w:hAnsi="宋体" w:cs="宋体" w:hint="eastAsia"/>
                <w:b/>
                <w:bCs/>
                <w:color w:val="000000"/>
                <w:kern w:val="0"/>
                <w:sz w:val="22"/>
              </w:rPr>
              <w:t>二级栏目</w:t>
            </w:r>
          </w:p>
        </w:tc>
        <w:tc>
          <w:tcPr>
            <w:tcW w:w="1184" w:type="dxa"/>
            <w:tcBorders>
              <w:top w:val="single" w:sz="4" w:space="0" w:color="auto"/>
              <w:left w:val="nil"/>
              <w:bottom w:val="single" w:sz="4" w:space="0" w:color="auto"/>
              <w:right w:val="single" w:sz="4" w:space="0" w:color="auto"/>
            </w:tcBorders>
            <w:shd w:val="clear" w:color="000000" w:fill="D9D9D9"/>
            <w:noWrap/>
            <w:vAlign w:val="bottom"/>
            <w:hideMark/>
          </w:tcPr>
          <w:p w:rsidR="0067315D" w:rsidRPr="0067315D" w:rsidRDefault="0067315D" w:rsidP="0067315D">
            <w:pPr>
              <w:widowControl/>
              <w:jc w:val="center"/>
              <w:rPr>
                <w:rFonts w:ascii="宋体" w:hAnsi="宋体" w:cs="宋体"/>
                <w:b/>
                <w:bCs/>
                <w:color w:val="000000"/>
                <w:kern w:val="0"/>
                <w:sz w:val="22"/>
              </w:rPr>
            </w:pPr>
            <w:r w:rsidRPr="0067315D">
              <w:rPr>
                <w:rFonts w:ascii="宋体" w:hAnsi="宋体" w:cs="宋体" w:hint="eastAsia"/>
                <w:b/>
                <w:bCs/>
                <w:color w:val="000000"/>
                <w:kern w:val="0"/>
                <w:sz w:val="22"/>
              </w:rPr>
              <w:t>页面</w:t>
            </w:r>
          </w:p>
        </w:tc>
        <w:tc>
          <w:tcPr>
            <w:tcW w:w="1500" w:type="dxa"/>
            <w:tcBorders>
              <w:top w:val="single" w:sz="4" w:space="0" w:color="auto"/>
              <w:left w:val="nil"/>
              <w:bottom w:val="single" w:sz="4" w:space="0" w:color="auto"/>
              <w:right w:val="single" w:sz="4" w:space="0" w:color="auto"/>
            </w:tcBorders>
            <w:shd w:val="clear" w:color="000000" w:fill="D9D9D9"/>
            <w:noWrap/>
            <w:vAlign w:val="bottom"/>
            <w:hideMark/>
          </w:tcPr>
          <w:p w:rsidR="0067315D" w:rsidRPr="0067315D" w:rsidRDefault="0067315D" w:rsidP="0067315D">
            <w:pPr>
              <w:widowControl/>
              <w:jc w:val="center"/>
              <w:rPr>
                <w:rFonts w:ascii="宋体" w:hAnsi="宋体" w:cs="宋体"/>
                <w:b/>
                <w:bCs/>
                <w:color w:val="000000"/>
                <w:kern w:val="0"/>
                <w:sz w:val="22"/>
              </w:rPr>
            </w:pPr>
            <w:r w:rsidRPr="0067315D">
              <w:rPr>
                <w:rFonts w:ascii="宋体" w:hAnsi="宋体" w:cs="宋体" w:hint="eastAsia"/>
                <w:b/>
                <w:bCs/>
                <w:color w:val="000000"/>
                <w:kern w:val="0"/>
                <w:sz w:val="22"/>
              </w:rPr>
              <w:t>功能描述</w:t>
            </w:r>
          </w:p>
        </w:tc>
        <w:tc>
          <w:tcPr>
            <w:tcW w:w="880" w:type="dxa"/>
            <w:tcBorders>
              <w:top w:val="single" w:sz="4" w:space="0" w:color="auto"/>
              <w:left w:val="nil"/>
              <w:bottom w:val="single" w:sz="4" w:space="0" w:color="auto"/>
              <w:right w:val="single" w:sz="8" w:space="0" w:color="auto"/>
            </w:tcBorders>
            <w:shd w:val="clear" w:color="000000" w:fill="D9D9D9"/>
            <w:noWrap/>
            <w:vAlign w:val="bottom"/>
            <w:hideMark/>
          </w:tcPr>
          <w:p w:rsidR="0067315D" w:rsidRPr="0067315D" w:rsidRDefault="0067315D" w:rsidP="0067315D">
            <w:pPr>
              <w:widowControl/>
              <w:jc w:val="center"/>
              <w:rPr>
                <w:rFonts w:ascii="宋体" w:hAnsi="宋体" w:cs="宋体"/>
                <w:b/>
                <w:bCs/>
                <w:color w:val="000000"/>
                <w:kern w:val="0"/>
                <w:sz w:val="22"/>
              </w:rPr>
            </w:pPr>
            <w:r w:rsidRPr="0067315D">
              <w:rPr>
                <w:rFonts w:ascii="宋体" w:hAnsi="宋体" w:cs="宋体" w:hint="eastAsia"/>
                <w:b/>
                <w:bCs/>
                <w:color w:val="000000"/>
                <w:kern w:val="0"/>
                <w:sz w:val="22"/>
              </w:rPr>
              <w:t>分期</w:t>
            </w:r>
          </w:p>
        </w:tc>
      </w:tr>
      <w:tr w:rsidR="0067315D" w:rsidRPr="0067315D" w:rsidTr="0067315D">
        <w:trPr>
          <w:trHeight w:val="270"/>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rsidR="0067315D" w:rsidRPr="0067315D" w:rsidRDefault="0067315D" w:rsidP="0067315D">
            <w:pPr>
              <w:widowControl/>
              <w:jc w:val="right"/>
              <w:rPr>
                <w:rFonts w:ascii="宋体" w:hAnsi="宋体" w:cs="宋体"/>
                <w:color w:val="000000"/>
                <w:kern w:val="0"/>
                <w:sz w:val="22"/>
              </w:rPr>
            </w:pPr>
            <w:r w:rsidRPr="0067315D">
              <w:rPr>
                <w:rFonts w:ascii="宋体" w:hAnsi="宋体" w:cs="宋体" w:hint="eastAsia"/>
                <w:color w:val="000000"/>
                <w:kern w:val="0"/>
                <w:sz w:val="22"/>
              </w:rPr>
              <w:t>1</w:t>
            </w:r>
          </w:p>
        </w:tc>
        <w:tc>
          <w:tcPr>
            <w:tcW w:w="1420" w:type="dxa"/>
            <w:tcBorders>
              <w:top w:val="nil"/>
              <w:left w:val="nil"/>
              <w:bottom w:val="single" w:sz="4" w:space="0" w:color="auto"/>
              <w:right w:val="single" w:sz="4" w:space="0" w:color="auto"/>
            </w:tcBorders>
            <w:shd w:val="clear" w:color="auto" w:fill="auto"/>
            <w:noWrap/>
            <w:vAlign w:val="bottom"/>
            <w:hideMark/>
          </w:tcPr>
          <w:p w:rsidR="0067315D" w:rsidRPr="0067315D" w:rsidRDefault="0067315D" w:rsidP="0067315D">
            <w:pPr>
              <w:widowControl/>
              <w:jc w:val="left"/>
              <w:rPr>
                <w:rFonts w:ascii="宋体" w:hAnsi="宋体" w:cs="宋体"/>
                <w:color w:val="000000"/>
                <w:kern w:val="0"/>
                <w:sz w:val="22"/>
              </w:rPr>
            </w:pPr>
            <w:r w:rsidRPr="0067315D">
              <w:rPr>
                <w:rFonts w:ascii="宋体" w:hAnsi="宋体" w:cs="宋体" w:hint="eastAsia"/>
                <w:color w:val="000000"/>
                <w:kern w:val="0"/>
                <w:sz w:val="22"/>
              </w:rPr>
              <w:t>SHOW推荐</w:t>
            </w:r>
          </w:p>
        </w:tc>
        <w:tc>
          <w:tcPr>
            <w:tcW w:w="1701" w:type="dxa"/>
            <w:tcBorders>
              <w:top w:val="nil"/>
              <w:left w:val="nil"/>
              <w:bottom w:val="single" w:sz="4" w:space="0" w:color="auto"/>
              <w:right w:val="single" w:sz="4" w:space="0" w:color="auto"/>
            </w:tcBorders>
            <w:shd w:val="clear" w:color="auto" w:fill="auto"/>
            <w:noWrap/>
            <w:vAlign w:val="bottom"/>
            <w:hideMark/>
          </w:tcPr>
          <w:p w:rsidR="0067315D" w:rsidRPr="0067315D" w:rsidRDefault="0067315D" w:rsidP="0067315D">
            <w:pPr>
              <w:widowControl/>
              <w:jc w:val="left"/>
              <w:rPr>
                <w:rFonts w:ascii="宋体" w:hAnsi="宋体" w:cs="宋体"/>
                <w:color w:val="000000"/>
                <w:kern w:val="0"/>
                <w:sz w:val="22"/>
              </w:rPr>
            </w:pPr>
            <w:r w:rsidRPr="0067315D">
              <w:rPr>
                <w:rFonts w:ascii="宋体" w:hAnsi="宋体" w:cs="宋体" w:hint="eastAsia"/>
                <w:color w:val="000000"/>
                <w:kern w:val="0"/>
                <w:sz w:val="22"/>
              </w:rPr>
              <w:t>首页</w:t>
            </w:r>
          </w:p>
        </w:tc>
        <w:tc>
          <w:tcPr>
            <w:tcW w:w="1184" w:type="dxa"/>
            <w:tcBorders>
              <w:top w:val="nil"/>
              <w:left w:val="nil"/>
              <w:bottom w:val="single" w:sz="4" w:space="0" w:color="auto"/>
              <w:right w:val="single" w:sz="4" w:space="0" w:color="auto"/>
            </w:tcBorders>
            <w:shd w:val="clear" w:color="auto" w:fill="auto"/>
            <w:noWrap/>
            <w:vAlign w:val="bottom"/>
            <w:hideMark/>
          </w:tcPr>
          <w:p w:rsidR="0067315D" w:rsidRPr="0067315D" w:rsidRDefault="0067315D" w:rsidP="0067315D">
            <w:pPr>
              <w:widowControl/>
              <w:jc w:val="left"/>
              <w:rPr>
                <w:rFonts w:ascii="宋体" w:hAnsi="宋体" w:cs="宋体"/>
                <w:color w:val="000000"/>
                <w:kern w:val="0"/>
                <w:sz w:val="22"/>
              </w:rPr>
            </w:pPr>
            <w:r w:rsidRPr="0067315D">
              <w:rPr>
                <w:rFonts w:ascii="宋体" w:hAnsi="宋体" w:cs="宋体" w:hint="eastAsia"/>
                <w:color w:val="000000"/>
                <w:kern w:val="0"/>
                <w:sz w:val="22"/>
              </w:rPr>
              <w:t xml:space="preserve">　</w:t>
            </w:r>
          </w:p>
        </w:tc>
        <w:tc>
          <w:tcPr>
            <w:tcW w:w="1500" w:type="dxa"/>
            <w:tcBorders>
              <w:top w:val="nil"/>
              <w:left w:val="nil"/>
              <w:bottom w:val="single" w:sz="4" w:space="0" w:color="auto"/>
              <w:right w:val="single" w:sz="4" w:space="0" w:color="auto"/>
            </w:tcBorders>
            <w:shd w:val="clear" w:color="auto" w:fill="auto"/>
            <w:noWrap/>
            <w:vAlign w:val="bottom"/>
            <w:hideMark/>
          </w:tcPr>
          <w:p w:rsidR="0067315D" w:rsidRPr="0067315D" w:rsidRDefault="0067315D" w:rsidP="0067315D">
            <w:pPr>
              <w:widowControl/>
              <w:jc w:val="left"/>
              <w:rPr>
                <w:rFonts w:ascii="宋体" w:hAnsi="宋体" w:cs="宋体"/>
                <w:color w:val="000000"/>
                <w:kern w:val="0"/>
                <w:sz w:val="22"/>
              </w:rPr>
            </w:pPr>
            <w:r w:rsidRPr="0067315D">
              <w:rPr>
                <w:rFonts w:ascii="宋体" w:hAnsi="宋体" w:cs="宋体" w:hint="eastAsia"/>
                <w:color w:val="000000"/>
                <w:kern w:val="0"/>
                <w:sz w:val="22"/>
              </w:rPr>
              <w:t xml:space="preserve">　</w:t>
            </w:r>
          </w:p>
        </w:tc>
        <w:tc>
          <w:tcPr>
            <w:tcW w:w="880" w:type="dxa"/>
            <w:tcBorders>
              <w:top w:val="nil"/>
              <w:left w:val="nil"/>
              <w:bottom w:val="single" w:sz="4" w:space="0" w:color="auto"/>
              <w:right w:val="single" w:sz="8" w:space="0" w:color="auto"/>
            </w:tcBorders>
            <w:shd w:val="clear" w:color="auto" w:fill="auto"/>
            <w:noWrap/>
            <w:vAlign w:val="bottom"/>
            <w:hideMark/>
          </w:tcPr>
          <w:p w:rsidR="0067315D" w:rsidRPr="0067315D" w:rsidRDefault="0067315D" w:rsidP="0067315D">
            <w:pPr>
              <w:widowControl/>
              <w:jc w:val="right"/>
              <w:rPr>
                <w:rFonts w:ascii="宋体" w:hAnsi="宋体" w:cs="宋体"/>
                <w:color w:val="000000"/>
                <w:kern w:val="0"/>
                <w:sz w:val="22"/>
              </w:rPr>
            </w:pPr>
            <w:r w:rsidRPr="0067315D">
              <w:rPr>
                <w:rFonts w:ascii="宋体" w:hAnsi="宋体" w:cs="宋体" w:hint="eastAsia"/>
                <w:color w:val="000000"/>
                <w:kern w:val="0"/>
                <w:sz w:val="22"/>
              </w:rPr>
              <w:t>3</w:t>
            </w:r>
          </w:p>
        </w:tc>
      </w:tr>
      <w:tr w:rsidR="0067315D" w:rsidRPr="0067315D" w:rsidTr="0067315D">
        <w:trPr>
          <w:trHeight w:val="270"/>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rsidR="0067315D" w:rsidRPr="0067315D" w:rsidRDefault="0067315D" w:rsidP="0067315D">
            <w:pPr>
              <w:widowControl/>
              <w:jc w:val="right"/>
              <w:rPr>
                <w:rFonts w:ascii="宋体" w:hAnsi="宋体" w:cs="宋体"/>
                <w:color w:val="000000"/>
                <w:kern w:val="0"/>
                <w:sz w:val="22"/>
              </w:rPr>
            </w:pPr>
            <w:r w:rsidRPr="0067315D">
              <w:rPr>
                <w:rFonts w:ascii="宋体" w:hAnsi="宋体" w:cs="宋体" w:hint="eastAsia"/>
                <w:color w:val="000000"/>
                <w:kern w:val="0"/>
                <w:sz w:val="22"/>
              </w:rPr>
              <w:t>2</w:t>
            </w:r>
          </w:p>
        </w:tc>
        <w:tc>
          <w:tcPr>
            <w:tcW w:w="1420" w:type="dxa"/>
            <w:tcBorders>
              <w:top w:val="nil"/>
              <w:left w:val="nil"/>
              <w:bottom w:val="single" w:sz="4" w:space="0" w:color="auto"/>
              <w:right w:val="single" w:sz="4" w:space="0" w:color="auto"/>
            </w:tcBorders>
            <w:shd w:val="clear" w:color="auto" w:fill="auto"/>
            <w:noWrap/>
            <w:vAlign w:val="bottom"/>
            <w:hideMark/>
          </w:tcPr>
          <w:p w:rsidR="0067315D" w:rsidRPr="0067315D" w:rsidRDefault="0067315D" w:rsidP="0067315D">
            <w:pPr>
              <w:widowControl/>
              <w:jc w:val="left"/>
              <w:rPr>
                <w:rFonts w:ascii="宋体" w:hAnsi="宋体" w:cs="宋体"/>
                <w:color w:val="000000"/>
                <w:kern w:val="0"/>
                <w:sz w:val="22"/>
              </w:rPr>
            </w:pPr>
            <w:r w:rsidRPr="0067315D">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67315D" w:rsidRPr="0067315D" w:rsidRDefault="0067315D" w:rsidP="0067315D">
            <w:pPr>
              <w:widowControl/>
              <w:jc w:val="left"/>
              <w:rPr>
                <w:rFonts w:ascii="宋体" w:hAnsi="宋体" w:cs="宋体"/>
                <w:color w:val="000000"/>
                <w:kern w:val="0"/>
                <w:sz w:val="22"/>
              </w:rPr>
            </w:pPr>
            <w:r w:rsidRPr="0067315D">
              <w:rPr>
                <w:rFonts w:ascii="宋体" w:hAnsi="宋体" w:cs="宋体" w:hint="eastAsia"/>
                <w:color w:val="000000"/>
                <w:kern w:val="0"/>
                <w:sz w:val="22"/>
              </w:rPr>
              <w:t>SHOW文章列表</w:t>
            </w:r>
          </w:p>
        </w:tc>
        <w:tc>
          <w:tcPr>
            <w:tcW w:w="1184" w:type="dxa"/>
            <w:tcBorders>
              <w:top w:val="nil"/>
              <w:left w:val="nil"/>
              <w:bottom w:val="single" w:sz="4" w:space="0" w:color="auto"/>
              <w:right w:val="single" w:sz="4" w:space="0" w:color="auto"/>
            </w:tcBorders>
            <w:shd w:val="clear" w:color="auto" w:fill="auto"/>
            <w:noWrap/>
            <w:vAlign w:val="bottom"/>
            <w:hideMark/>
          </w:tcPr>
          <w:p w:rsidR="0067315D" w:rsidRPr="0067315D" w:rsidRDefault="0067315D" w:rsidP="0067315D">
            <w:pPr>
              <w:widowControl/>
              <w:jc w:val="left"/>
              <w:rPr>
                <w:rFonts w:ascii="宋体" w:hAnsi="宋体" w:cs="宋体"/>
                <w:color w:val="000000"/>
                <w:kern w:val="0"/>
                <w:sz w:val="22"/>
              </w:rPr>
            </w:pPr>
            <w:r w:rsidRPr="0067315D">
              <w:rPr>
                <w:rFonts w:ascii="宋体" w:hAnsi="宋体" w:cs="宋体" w:hint="eastAsia"/>
                <w:color w:val="000000"/>
                <w:kern w:val="0"/>
                <w:sz w:val="22"/>
              </w:rPr>
              <w:t xml:space="preserve">　</w:t>
            </w:r>
          </w:p>
        </w:tc>
        <w:tc>
          <w:tcPr>
            <w:tcW w:w="1500" w:type="dxa"/>
            <w:tcBorders>
              <w:top w:val="nil"/>
              <w:left w:val="nil"/>
              <w:bottom w:val="single" w:sz="4" w:space="0" w:color="auto"/>
              <w:right w:val="single" w:sz="4" w:space="0" w:color="auto"/>
            </w:tcBorders>
            <w:shd w:val="clear" w:color="auto" w:fill="auto"/>
            <w:noWrap/>
            <w:vAlign w:val="bottom"/>
            <w:hideMark/>
          </w:tcPr>
          <w:p w:rsidR="0067315D" w:rsidRPr="0067315D" w:rsidRDefault="0067315D" w:rsidP="0067315D">
            <w:pPr>
              <w:widowControl/>
              <w:jc w:val="left"/>
              <w:rPr>
                <w:rFonts w:ascii="宋体" w:hAnsi="宋体" w:cs="宋体"/>
                <w:color w:val="000000"/>
                <w:kern w:val="0"/>
                <w:sz w:val="22"/>
              </w:rPr>
            </w:pPr>
            <w:r w:rsidRPr="0067315D">
              <w:rPr>
                <w:rFonts w:ascii="宋体" w:hAnsi="宋体" w:cs="宋体" w:hint="eastAsia"/>
                <w:color w:val="000000"/>
                <w:kern w:val="0"/>
                <w:sz w:val="22"/>
              </w:rPr>
              <w:t xml:space="preserve">　</w:t>
            </w:r>
          </w:p>
        </w:tc>
        <w:tc>
          <w:tcPr>
            <w:tcW w:w="880" w:type="dxa"/>
            <w:tcBorders>
              <w:top w:val="nil"/>
              <w:left w:val="nil"/>
              <w:bottom w:val="single" w:sz="4" w:space="0" w:color="auto"/>
              <w:right w:val="single" w:sz="8" w:space="0" w:color="auto"/>
            </w:tcBorders>
            <w:shd w:val="clear" w:color="auto" w:fill="auto"/>
            <w:noWrap/>
            <w:vAlign w:val="bottom"/>
            <w:hideMark/>
          </w:tcPr>
          <w:p w:rsidR="0067315D" w:rsidRPr="0067315D" w:rsidRDefault="0067315D" w:rsidP="0067315D">
            <w:pPr>
              <w:widowControl/>
              <w:jc w:val="right"/>
              <w:rPr>
                <w:rFonts w:ascii="宋体" w:hAnsi="宋体" w:cs="宋体"/>
                <w:color w:val="000000"/>
                <w:kern w:val="0"/>
                <w:sz w:val="22"/>
              </w:rPr>
            </w:pPr>
            <w:r w:rsidRPr="0067315D">
              <w:rPr>
                <w:rFonts w:ascii="宋体" w:hAnsi="宋体" w:cs="宋体" w:hint="eastAsia"/>
                <w:color w:val="000000"/>
                <w:kern w:val="0"/>
                <w:sz w:val="22"/>
              </w:rPr>
              <w:t>3</w:t>
            </w:r>
          </w:p>
        </w:tc>
      </w:tr>
      <w:tr w:rsidR="0067315D" w:rsidRPr="0067315D" w:rsidTr="0067315D">
        <w:trPr>
          <w:trHeight w:val="270"/>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rsidR="0067315D" w:rsidRPr="0067315D" w:rsidRDefault="0067315D" w:rsidP="0067315D">
            <w:pPr>
              <w:widowControl/>
              <w:jc w:val="right"/>
              <w:rPr>
                <w:rFonts w:ascii="宋体" w:hAnsi="宋体" w:cs="宋体"/>
                <w:color w:val="000000"/>
                <w:kern w:val="0"/>
                <w:sz w:val="22"/>
              </w:rPr>
            </w:pPr>
            <w:r w:rsidRPr="0067315D">
              <w:rPr>
                <w:rFonts w:ascii="宋体" w:hAnsi="宋体" w:cs="宋体" w:hint="eastAsia"/>
                <w:color w:val="000000"/>
                <w:kern w:val="0"/>
                <w:sz w:val="22"/>
              </w:rPr>
              <w:t>3</w:t>
            </w:r>
          </w:p>
        </w:tc>
        <w:tc>
          <w:tcPr>
            <w:tcW w:w="1420" w:type="dxa"/>
            <w:tcBorders>
              <w:top w:val="nil"/>
              <w:left w:val="nil"/>
              <w:bottom w:val="single" w:sz="4" w:space="0" w:color="auto"/>
              <w:right w:val="single" w:sz="4" w:space="0" w:color="auto"/>
            </w:tcBorders>
            <w:shd w:val="clear" w:color="auto" w:fill="auto"/>
            <w:noWrap/>
            <w:vAlign w:val="bottom"/>
            <w:hideMark/>
          </w:tcPr>
          <w:p w:rsidR="0067315D" w:rsidRPr="0067315D" w:rsidRDefault="0067315D" w:rsidP="0067315D">
            <w:pPr>
              <w:widowControl/>
              <w:jc w:val="left"/>
              <w:rPr>
                <w:rFonts w:ascii="宋体" w:hAnsi="宋体" w:cs="宋体"/>
                <w:color w:val="000000"/>
                <w:kern w:val="0"/>
                <w:sz w:val="22"/>
              </w:rPr>
            </w:pPr>
            <w:r w:rsidRPr="0067315D">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67315D" w:rsidRPr="0067315D" w:rsidRDefault="0067315D" w:rsidP="0067315D">
            <w:pPr>
              <w:widowControl/>
              <w:jc w:val="left"/>
              <w:rPr>
                <w:rFonts w:ascii="宋体" w:hAnsi="宋体" w:cs="宋体"/>
                <w:color w:val="000000"/>
                <w:kern w:val="0"/>
                <w:sz w:val="22"/>
              </w:rPr>
            </w:pPr>
            <w:r w:rsidRPr="0067315D">
              <w:rPr>
                <w:rFonts w:ascii="宋体" w:hAnsi="宋体" w:cs="宋体" w:hint="eastAsia"/>
                <w:color w:val="000000"/>
                <w:kern w:val="0"/>
                <w:sz w:val="22"/>
              </w:rPr>
              <w:t>SHOW文档详情</w:t>
            </w:r>
          </w:p>
        </w:tc>
        <w:tc>
          <w:tcPr>
            <w:tcW w:w="1184" w:type="dxa"/>
            <w:tcBorders>
              <w:top w:val="nil"/>
              <w:left w:val="nil"/>
              <w:bottom w:val="single" w:sz="4" w:space="0" w:color="auto"/>
              <w:right w:val="single" w:sz="4" w:space="0" w:color="auto"/>
            </w:tcBorders>
            <w:shd w:val="clear" w:color="auto" w:fill="auto"/>
            <w:noWrap/>
            <w:vAlign w:val="bottom"/>
            <w:hideMark/>
          </w:tcPr>
          <w:p w:rsidR="0067315D" w:rsidRPr="0067315D" w:rsidRDefault="0067315D" w:rsidP="0067315D">
            <w:pPr>
              <w:widowControl/>
              <w:jc w:val="left"/>
              <w:rPr>
                <w:rFonts w:ascii="宋体" w:hAnsi="宋体" w:cs="宋体"/>
                <w:color w:val="000000"/>
                <w:kern w:val="0"/>
                <w:sz w:val="22"/>
              </w:rPr>
            </w:pPr>
            <w:r w:rsidRPr="0067315D">
              <w:rPr>
                <w:rFonts w:ascii="宋体" w:hAnsi="宋体" w:cs="宋体" w:hint="eastAsia"/>
                <w:color w:val="000000"/>
                <w:kern w:val="0"/>
                <w:sz w:val="22"/>
              </w:rPr>
              <w:t xml:space="preserve">　</w:t>
            </w:r>
          </w:p>
        </w:tc>
        <w:tc>
          <w:tcPr>
            <w:tcW w:w="1500" w:type="dxa"/>
            <w:tcBorders>
              <w:top w:val="nil"/>
              <w:left w:val="nil"/>
              <w:bottom w:val="single" w:sz="4" w:space="0" w:color="auto"/>
              <w:right w:val="single" w:sz="4" w:space="0" w:color="auto"/>
            </w:tcBorders>
            <w:shd w:val="clear" w:color="auto" w:fill="auto"/>
            <w:noWrap/>
            <w:vAlign w:val="bottom"/>
            <w:hideMark/>
          </w:tcPr>
          <w:p w:rsidR="0067315D" w:rsidRPr="0067315D" w:rsidRDefault="0067315D" w:rsidP="0067315D">
            <w:pPr>
              <w:widowControl/>
              <w:jc w:val="left"/>
              <w:rPr>
                <w:rFonts w:ascii="宋体" w:hAnsi="宋体" w:cs="宋体"/>
                <w:color w:val="000000"/>
                <w:kern w:val="0"/>
                <w:sz w:val="22"/>
              </w:rPr>
            </w:pPr>
            <w:r w:rsidRPr="0067315D">
              <w:rPr>
                <w:rFonts w:ascii="宋体" w:hAnsi="宋体" w:cs="宋体" w:hint="eastAsia"/>
                <w:color w:val="000000"/>
                <w:kern w:val="0"/>
                <w:sz w:val="22"/>
              </w:rPr>
              <w:t xml:space="preserve">　</w:t>
            </w:r>
          </w:p>
        </w:tc>
        <w:tc>
          <w:tcPr>
            <w:tcW w:w="880" w:type="dxa"/>
            <w:tcBorders>
              <w:top w:val="nil"/>
              <w:left w:val="nil"/>
              <w:bottom w:val="single" w:sz="4" w:space="0" w:color="auto"/>
              <w:right w:val="single" w:sz="8" w:space="0" w:color="auto"/>
            </w:tcBorders>
            <w:shd w:val="clear" w:color="auto" w:fill="auto"/>
            <w:noWrap/>
            <w:vAlign w:val="bottom"/>
            <w:hideMark/>
          </w:tcPr>
          <w:p w:rsidR="0067315D" w:rsidRPr="0067315D" w:rsidRDefault="0067315D" w:rsidP="0067315D">
            <w:pPr>
              <w:widowControl/>
              <w:jc w:val="right"/>
              <w:rPr>
                <w:rFonts w:ascii="宋体" w:hAnsi="宋体" w:cs="宋体"/>
                <w:color w:val="000000"/>
                <w:kern w:val="0"/>
                <w:sz w:val="22"/>
              </w:rPr>
            </w:pPr>
            <w:r w:rsidRPr="0067315D">
              <w:rPr>
                <w:rFonts w:ascii="宋体" w:hAnsi="宋体" w:cs="宋体" w:hint="eastAsia"/>
                <w:color w:val="000000"/>
                <w:kern w:val="0"/>
                <w:sz w:val="22"/>
              </w:rPr>
              <w:t>3</w:t>
            </w:r>
          </w:p>
        </w:tc>
      </w:tr>
      <w:tr w:rsidR="0067315D" w:rsidRPr="0067315D" w:rsidTr="0067315D">
        <w:trPr>
          <w:trHeight w:val="270"/>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rsidR="0067315D" w:rsidRPr="0067315D" w:rsidRDefault="0067315D" w:rsidP="0067315D">
            <w:pPr>
              <w:widowControl/>
              <w:jc w:val="right"/>
              <w:rPr>
                <w:rFonts w:ascii="宋体" w:hAnsi="宋体" w:cs="宋体"/>
                <w:color w:val="000000"/>
                <w:kern w:val="0"/>
                <w:sz w:val="22"/>
              </w:rPr>
            </w:pPr>
            <w:r w:rsidRPr="0067315D">
              <w:rPr>
                <w:rFonts w:ascii="宋体" w:hAnsi="宋体" w:cs="宋体" w:hint="eastAsia"/>
                <w:color w:val="000000"/>
                <w:kern w:val="0"/>
                <w:sz w:val="22"/>
              </w:rPr>
              <w:t>4</w:t>
            </w:r>
          </w:p>
        </w:tc>
        <w:tc>
          <w:tcPr>
            <w:tcW w:w="1420" w:type="dxa"/>
            <w:tcBorders>
              <w:top w:val="nil"/>
              <w:left w:val="nil"/>
              <w:bottom w:val="single" w:sz="4" w:space="0" w:color="auto"/>
              <w:right w:val="single" w:sz="4" w:space="0" w:color="auto"/>
            </w:tcBorders>
            <w:shd w:val="clear" w:color="auto" w:fill="auto"/>
            <w:noWrap/>
            <w:vAlign w:val="bottom"/>
            <w:hideMark/>
          </w:tcPr>
          <w:p w:rsidR="0067315D" w:rsidRPr="0067315D" w:rsidRDefault="0067315D" w:rsidP="0067315D">
            <w:pPr>
              <w:widowControl/>
              <w:jc w:val="left"/>
              <w:rPr>
                <w:rFonts w:ascii="宋体" w:hAnsi="宋体" w:cs="宋体"/>
                <w:color w:val="000000"/>
                <w:kern w:val="0"/>
                <w:sz w:val="22"/>
              </w:rPr>
            </w:pPr>
            <w:r w:rsidRPr="0067315D">
              <w:rPr>
                <w:rFonts w:ascii="宋体" w:hAnsi="宋体" w:cs="宋体" w:hint="eastAsia"/>
                <w:color w:val="000000"/>
                <w:kern w:val="0"/>
                <w:sz w:val="22"/>
              </w:rPr>
              <w:t>名品推荐</w:t>
            </w:r>
          </w:p>
        </w:tc>
        <w:tc>
          <w:tcPr>
            <w:tcW w:w="1701" w:type="dxa"/>
            <w:tcBorders>
              <w:top w:val="nil"/>
              <w:left w:val="nil"/>
              <w:bottom w:val="single" w:sz="4" w:space="0" w:color="auto"/>
              <w:right w:val="single" w:sz="4" w:space="0" w:color="auto"/>
            </w:tcBorders>
            <w:shd w:val="clear" w:color="auto" w:fill="auto"/>
            <w:noWrap/>
            <w:vAlign w:val="bottom"/>
            <w:hideMark/>
          </w:tcPr>
          <w:p w:rsidR="0067315D" w:rsidRPr="0067315D" w:rsidRDefault="0067315D" w:rsidP="0067315D">
            <w:pPr>
              <w:widowControl/>
              <w:jc w:val="left"/>
              <w:rPr>
                <w:rFonts w:ascii="宋体" w:hAnsi="宋体" w:cs="宋体"/>
                <w:color w:val="000000"/>
                <w:kern w:val="0"/>
                <w:sz w:val="22"/>
              </w:rPr>
            </w:pPr>
            <w:r w:rsidRPr="0067315D">
              <w:rPr>
                <w:rFonts w:ascii="宋体" w:hAnsi="宋体" w:cs="宋体" w:hint="eastAsia"/>
                <w:color w:val="000000"/>
                <w:kern w:val="0"/>
                <w:sz w:val="22"/>
              </w:rPr>
              <w:t>首页</w:t>
            </w:r>
          </w:p>
        </w:tc>
        <w:tc>
          <w:tcPr>
            <w:tcW w:w="1184" w:type="dxa"/>
            <w:tcBorders>
              <w:top w:val="nil"/>
              <w:left w:val="nil"/>
              <w:bottom w:val="single" w:sz="4" w:space="0" w:color="auto"/>
              <w:right w:val="single" w:sz="4" w:space="0" w:color="auto"/>
            </w:tcBorders>
            <w:shd w:val="clear" w:color="auto" w:fill="auto"/>
            <w:noWrap/>
            <w:vAlign w:val="bottom"/>
            <w:hideMark/>
          </w:tcPr>
          <w:p w:rsidR="0067315D" w:rsidRPr="0067315D" w:rsidRDefault="0067315D" w:rsidP="0067315D">
            <w:pPr>
              <w:widowControl/>
              <w:jc w:val="left"/>
              <w:rPr>
                <w:rFonts w:ascii="宋体" w:hAnsi="宋体" w:cs="宋体"/>
                <w:color w:val="000000"/>
                <w:kern w:val="0"/>
                <w:sz w:val="22"/>
              </w:rPr>
            </w:pPr>
            <w:r w:rsidRPr="0067315D">
              <w:rPr>
                <w:rFonts w:ascii="宋体" w:hAnsi="宋体" w:cs="宋体" w:hint="eastAsia"/>
                <w:color w:val="000000"/>
                <w:kern w:val="0"/>
                <w:sz w:val="22"/>
              </w:rPr>
              <w:t xml:space="preserve">　</w:t>
            </w:r>
          </w:p>
        </w:tc>
        <w:tc>
          <w:tcPr>
            <w:tcW w:w="1500" w:type="dxa"/>
            <w:tcBorders>
              <w:top w:val="nil"/>
              <w:left w:val="nil"/>
              <w:bottom w:val="single" w:sz="4" w:space="0" w:color="auto"/>
              <w:right w:val="single" w:sz="4" w:space="0" w:color="auto"/>
            </w:tcBorders>
            <w:shd w:val="clear" w:color="auto" w:fill="auto"/>
            <w:noWrap/>
            <w:vAlign w:val="bottom"/>
            <w:hideMark/>
          </w:tcPr>
          <w:p w:rsidR="0067315D" w:rsidRPr="0067315D" w:rsidRDefault="0067315D" w:rsidP="0067315D">
            <w:pPr>
              <w:widowControl/>
              <w:jc w:val="left"/>
              <w:rPr>
                <w:rFonts w:ascii="宋体" w:hAnsi="宋体" w:cs="宋体"/>
                <w:color w:val="000000"/>
                <w:kern w:val="0"/>
                <w:sz w:val="22"/>
              </w:rPr>
            </w:pPr>
            <w:r w:rsidRPr="0067315D">
              <w:rPr>
                <w:rFonts w:ascii="宋体" w:hAnsi="宋体" w:cs="宋体" w:hint="eastAsia"/>
                <w:color w:val="000000"/>
                <w:kern w:val="0"/>
                <w:sz w:val="22"/>
              </w:rPr>
              <w:t xml:space="preserve">　</w:t>
            </w:r>
          </w:p>
        </w:tc>
        <w:tc>
          <w:tcPr>
            <w:tcW w:w="880" w:type="dxa"/>
            <w:tcBorders>
              <w:top w:val="nil"/>
              <w:left w:val="nil"/>
              <w:bottom w:val="single" w:sz="4" w:space="0" w:color="auto"/>
              <w:right w:val="single" w:sz="8" w:space="0" w:color="auto"/>
            </w:tcBorders>
            <w:shd w:val="clear" w:color="auto" w:fill="auto"/>
            <w:noWrap/>
            <w:vAlign w:val="bottom"/>
            <w:hideMark/>
          </w:tcPr>
          <w:p w:rsidR="0067315D" w:rsidRPr="0067315D" w:rsidRDefault="0067315D" w:rsidP="0067315D">
            <w:pPr>
              <w:widowControl/>
              <w:jc w:val="right"/>
              <w:rPr>
                <w:rFonts w:ascii="宋体" w:hAnsi="宋体" w:cs="宋体"/>
                <w:color w:val="000000"/>
                <w:kern w:val="0"/>
                <w:sz w:val="22"/>
              </w:rPr>
            </w:pPr>
            <w:r w:rsidRPr="0067315D">
              <w:rPr>
                <w:rFonts w:ascii="宋体" w:hAnsi="宋体" w:cs="宋体" w:hint="eastAsia"/>
                <w:color w:val="000000"/>
                <w:kern w:val="0"/>
                <w:sz w:val="22"/>
              </w:rPr>
              <w:t>3</w:t>
            </w:r>
          </w:p>
        </w:tc>
      </w:tr>
      <w:tr w:rsidR="0067315D" w:rsidRPr="0067315D" w:rsidTr="0067315D">
        <w:trPr>
          <w:trHeight w:val="270"/>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rsidR="0067315D" w:rsidRPr="0067315D" w:rsidRDefault="0067315D" w:rsidP="0067315D">
            <w:pPr>
              <w:widowControl/>
              <w:jc w:val="right"/>
              <w:rPr>
                <w:rFonts w:ascii="宋体" w:hAnsi="宋体" w:cs="宋体"/>
                <w:color w:val="000000"/>
                <w:kern w:val="0"/>
                <w:sz w:val="22"/>
              </w:rPr>
            </w:pPr>
            <w:r w:rsidRPr="0067315D">
              <w:rPr>
                <w:rFonts w:ascii="宋体" w:hAnsi="宋体" w:cs="宋体" w:hint="eastAsia"/>
                <w:color w:val="000000"/>
                <w:kern w:val="0"/>
                <w:sz w:val="22"/>
              </w:rPr>
              <w:t>5</w:t>
            </w:r>
          </w:p>
        </w:tc>
        <w:tc>
          <w:tcPr>
            <w:tcW w:w="1420" w:type="dxa"/>
            <w:tcBorders>
              <w:top w:val="nil"/>
              <w:left w:val="nil"/>
              <w:bottom w:val="single" w:sz="4" w:space="0" w:color="auto"/>
              <w:right w:val="single" w:sz="4" w:space="0" w:color="auto"/>
            </w:tcBorders>
            <w:shd w:val="clear" w:color="auto" w:fill="auto"/>
            <w:noWrap/>
            <w:vAlign w:val="bottom"/>
            <w:hideMark/>
          </w:tcPr>
          <w:p w:rsidR="0067315D" w:rsidRPr="0067315D" w:rsidRDefault="0067315D" w:rsidP="0067315D">
            <w:pPr>
              <w:widowControl/>
              <w:jc w:val="left"/>
              <w:rPr>
                <w:rFonts w:ascii="宋体" w:hAnsi="宋体" w:cs="宋体"/>
                <w:color w:val="000000"/>
                <w:kern w:val="0"/>
                <w:sz w:val="22"/>
              </w:rPr>
            </w:pPr>
            <w:r w:rsidRPr="0067315D">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67315D" w:rsidRPr="0067315D" w:rsidRDefault="0067315D" w:rsidP="0067315D">
            <w:pPr>
              <w:widowControl/>
              <w:jc w:val="left"/>
              <w:rPr>
                <w:rFonts w:ascii="宋体" w:hAnsi="宋体" w:cs="宋体"/>
                <w:color w:val="000000"/>
                <w:kern w:val="0"/>
                <w:sz w:val="22"/>
              </w:rPr>
            </w:pPr>
            <w:r w:rsidRPr="0067315D">
              <w:rPr>
                <w:rFonts w:ascii="宋体" w:hAnsi="宋体" w:cs="宋体" w:hint="eastAsia"/>
                <w:color w:val="000000"/>
                <w:kern w:val="0"/>
                <w:sz w:val="22"/>
              </w:rPr>
              <w:t>商品列表</w:t>
            </w:r>
          </w:p>
        </w:tc>
        <w:tc>
          <w:tcPr>
            <w:tcW w:w="1184" w:type="dxa"/>
            <w:tcBorders>
              <w:top w:val="nil"/>
              <w:left w:val="nil"/>
              <w:bottom w:val="single" w:sz="4" w:space="0" w:color="auto"/>
              <w:right w:val="single" w:sz="4" w:space="0" w:color="auto"/>
            </w:tcBorders>
            <w:shd w:val="clear" w:color="auto" w:fill="auto"/>
            <w:noWrap/>
            <w:vAlign w:val="bottom"/>
            <w:hideMark/>
          </w:tcPr>
          <w:p w:rsidR="0067315D" w:rsidRPr="0067315D" w:rsidRDefault="0067315D" w:rsidP="0067315D">
            <w:pPr>
              <w:widowControl/>
              <w:jc w:val="left"/>
              <w:rPr>
                <w:rFonts w:ascii="宋体" w:hAnsi="宋体" w:cs="宋体"/>
                <w:color w:val="000000"/>
                <w:kern w:val="0"/>
                <w:sz w:val="22"/>
              </w:rPr>
            </w:pPr>
            <w:r w:rsidRPr="0067315D">
              <w:rPr>
                <w:rFonts w:ascii="宋体" w:hAnsi="宋体" w:cs="宋体" w:hint="eastAsia"/>
                <w:color w:val="000000"/>
                <w:kern w:val="0"/>
                <w:sz w:val="22"/>
              </w:rPr>
              <w:t xml:space="preserve">　</w:t>
            </w:r>
          </w:p>
        </w:tc>
        <w:tc>
          <w:tcPr>
            <w:tcW w:w="1500" w:type="dxa"/>
            <w:tcBorders>
              <w:top w:val="nil"/>
              <w:left w:val="nil"/>
              <w:bottom w:val="single" w:sz="4" w:space="0" w:color="auto"/>
              <w:right w:val="single" w:sz="4" w:space="0" w:color="auto"/>
            </w:tcBorders>
            <w:shd w:val="clear" w:color="auto" w:fill="auto"/>
            <w:noWrap/>
            <w:vAlign w:val="bottom"/>
            <w:hideMark/>
          </w:tcPr>
          <w:p w:rsidR="0067315D" w:rsidRPr="0067315D" w:rsidRDefault="0067315D" w:rsidP="0067315D">
            <w:pPr>
              <w:widowControl/>
              <w:jc w:val="left"/>
              <w:rPr>
                <w:rFonts w:ascii="宋体" w:hAnsi="宋体" w:cs="宋体"/>
                <w:color w:val="000000"/>
                <w:kern w:val="0"/>
                <w:sz w:val="22"/>
              </w:rPr>
            </w:pPr>
            <w:r w:rsidRPr="0067315D">
              <w:rPr>
                <w:rFonts w:ascii="宋体" w:hAnsi="宋体" w:cs="宋体" w:hint="eastAsia"/>
                <w:color w:val="000000"/>
                <w:kern w:val="0"/>
                <w:sz w:val="22"/>
              </w:rPr>
              <w:t xml:space="preserve">　</w:t>
            </w:r>
          </w:p>
        </w:tc>
        <w:tc>
          <w:tcPr>
            <w:tcW w:w="880" w:type="dxa"/>
            <w:tcBorders>
              <w:top w:val="nil"/>
              <w:left w:val="nil"/>
              <w:bottom w:val="single" w:sz="4" w:space="0" w:color="auto"/>
              <w:right w:val="single" w:sz="8" w:space="0" w:color="auto"/>
            </w:tcBorders>
            <w:shd w:val="clear" w:color="auto" w:fill="auto"/>
            <w:noWrap/>
            <w:vAlign w:val="bottom"/>
            <w:hideMark/>
          </w:tcPr>
          <w:p w:rsidR="0067315D" w:rsidRPr="0067315D" w:rsidRDefault="0067315D" w:rsidP="0067315D">
            <w:pPr>
              <w:widowControl/>
              <w:jc w:val="right"/>
              <w:rPr>
                <w:rFonts w:ascii="宋体" w:hAnsi="宋体" w:cs="宋体"/>
                <w:color w:val="000000"/>
                <w:kern w:val="0"/>
                <w:sz w:val="22"/>
              </w:rPr>
            </w:pPr>
            <w:r w:rsidRPr="0067315D">
              <w:rPr>
                <w:rFonts w:ascii="宋体" w:hAnsi="宋体" w:cs="宋体" w:hint="eastAsia"/>
                <w:color w:val="000000"/>
                <w:kern w:val="0"/>
                <w:sz w:val="22"/>
              </w:rPr>
              <w:t>3</w:t>
            </w:r>
          </w:p>
        </w:tc>
      </w:tr>
      <w:tr w:rsidR="0067315D" w:rsidRPr="0067315D" w:rsidTr="0067315D">
        <w:trPr>
          <w:trHeight w:val="270"/>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rsidR="0067315D" w:rsidRPr="0067315D" w:rsidRDefault="0067315D" w:rsidP="0067315D">
            <w:pPr>
              <w:widowControl/>
              <w:jc w:val="right"/>
              <w:rPr>
                <w:rFonts w:ascii="宋体" w:hAnsi="宋体" w:cs="宋体"/>
                <w:color w:val="000000"/>
                <w:kern w:val="0"/>
                <w:sz w:val="22"/>
              </w:rPr>
            </w:pPr>
            <w:r w:rsidRPr="0067315D">
              <w:rPr>
                <w:rFonts w:ascii="宋体" w:hAnsi="宋体" w:cs="宋体" w:hint="eastAsia"/>
                <w:color w:val="000000"/>
                <w:kern w:val="0"/>
                <w:sz w:val="22"/>
              </w:rPr>
              <w:t>6</w:t>
            </w:r>
          </w:p>
        </w:tc>
        <w:tc>
          <w:tcPr>
            <w:tcW w:w="1420" w:type="dxa"/>
            <w:tcBorders>
              <w:top w:val="nil"/>
              <w:left w:val="nil"/>
              <w:bottom w:val="single" w:sz="4" w:space="0" w:color="auto"/>
              <w:right w:val="single" w:sz="4" w:space="0" w:color="auto"/>
            </w:tcBorders>
            <w:shd w:val="clear" w:color="auto" w:fill="auto"/>
            <w:noWrap/>
            <w:vAlign w:val="bottom"/>
            <w:hideMark/>
          </w:tcPr>
          <w:p w:rsidR="0067315D" w:rsidRPr="0067315D" w:rsidRDefault="0067315D" w:rsidP="0067315D">
            <w:pPr>
              <w:widowControl/>
              <w:jc w:val="left"/>
              <w:rPr>
                <w:rFonts w:ascii="宋体" w:hAnsi="宋体" w:cs="宋体"/>
                <w:color w:val="000000"/>
                <w:kern w:val="0"/>
                <w:sz w:val="22"/>
              </w:rPr>
            </w:pPr>
            <w:r w:rsidRPr="0067315D">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67315D" w:rsidRPr="0067315D" w:rsidRDefault="0067315D" w:rsidP="0067315D">
            <w:pPr>
              <w:widowControl/>
              <w:jc w:val="left"/>
              <w:rPr>
                <w:rFonts w:ascii="宋体" w:hAnsi="宋体" w:cs="宋体"/>
                <w:color w:val="000000"/>
                <w:kern w:val="0"/>
                <w:sz w:val="22"/>
              </w:rPr>
            </w:pPr>
            <w:r w:rsidRPr="0067315D">
              <w:rPr>
                <w:rFonts w:ascii="宋体" w:hAnsi="宋体" w:cs="宋体" w:hint="eastAsia"/>
                <w:color w:val="000000"/>
                <w:kern w:val="0"/>
                <w:sz w:val="22"/>
              </w:rPr>
              <w:t>商品搜索</w:t>
            </w:r>
          </w:p>
        </w:tc>
        <w:tc>
          <w:tcPr>
            <w:tcW w:w="1184" w:type="dxa"/>
            <w:tcBorders>
              <w:top w:val="nil"/>
              <w:left w:val="nil"/>
              <w:bottom w:val="single" w:sz="4" w:space="0" w:color="auto"/>
              <w:right w:val="single" w:sz="4" w:space="0" w:color="auto"/>
            </w:tcBorders>
            <w:shd w:val="clear" w:color="auto" w:fill="auto"/>
            <w:noWrap/>
            <w:vAlign w:val="bottom"/>
            <w:hideMark/>
          </w:tcPr>
          <w:p w:rsidR="0067315D" w:rsidRPr="0067315D" w:rsidRDefault="0067315D" w:rsidP="0067315D">
            <w:pPr>
              <w:widowControl/>
              <w:jc w:val="left"/>
              <w:rPr>
                <w:rFonts w:ascii="宋体" w:hAnsi="宋体" w:cs="宋体"/>
                <w:color w:val="000000"/>
                <w:kern w:val="0"/>
                <w:sz w:val="22"/>
              </w:rPr>
            </w:pPr>
            <w:r w:rsidRPr="0067315D">
              <w:rPr>
                <w:rFonts w:ascii="宋体" w:hAnsi="宋体" w:cs="宋体" w:hint="eastAsia"/>
                <w:color w:val="000000"/>
                <w:kern w:val="0"/>
                <w:sz w:val="22"/>
              </w:rPr>
              <w:t xml:space="preserve">　</w:t>
            </w:r>
          </w:p>
        </w:tc>
        <w:tc>
          <w:tcPr>
            <w:tcW w:w="1500" w:type="dxa"/>
            <w:tcBorders>
              <w:top w:val="nil"/>
              <w:left w:val="nil"/>
              <w:bottom w:val="single" w:sz="4" w:space="0" w:color="auto"/>
              <w:right w:val="single" w:sz="4" w:space="0" w:color="auto"/>
            </w:tcBorders>
            <w:shd w:val="clear" w:color="auto" w:fill="auto"/>
            <w:noWrap/>
            <w:vAlign w:val="bottom"/>
            <w:hideMark/>
          </w:tcPr>
          <w:p w:rsidR="0067315D" w:rsidRPr="0067315D" w:rsidRDefault="0067315D" w:rsidP="0067315D">
            <w:pPr>
              <w:widowControl/>
              <w:jc w:val="left"/>
              <w:rPr>
                <w:rFonts w:ascii="宋体" w:hAnsi="宋体" w:cs="宋体"/>
                <w:color w:val="000000"/>
                <w:kern w:val="0"/>
                <w:sz w:val="22"/>
              </w:rPr>
            </w:pPr>
            <w:r w:rsidRPr="0067315D">
              <w:rPr>
                <w:rFonts w:ascii="宋体" w:hAnsi="宋体" w:cs="宋体" w:hint="eastAsia"/>
                <w:color w:val="000000"/>
                <w:kern w:val="0"/>
                <w:sz w:val="22"/>
              </w:rPr>
              <w:t xml:space="preserve">　</w:t>
            </w:r>
          </w:p>
        </w:tc>
        <w:tc>
          <w:tcPr>
            <w:tcW w:w="880" w:type="dxa"/>
            <w:tcBorders>
              <w:top w:val="nil"/>
              <w:left w:val="nil"/>
              <w:bottom w:val="single" w:sz="4" w:space="0" w:color="auto"/>
              <w:right w:val="single" w:sz="8" w:space="0" w:color="auto"/>
            </w:tcBorders>
            <w:shd w:val="clear" w:color="auto" w:fill="auto"/>
            <w:noWrap/>
            <w:vAlign w:val="bottom"/>
            <w:hideMark/>
          </w:tcPr>
          <w:p w:rsidR="0067315D" w:rsidRPr="0067315D" w:rsidRDefault="0067315D" w:rsidP="0067315D">
            <w:pPr>
              <w:widowControl/>
              <w:jc w:val="right"/>
              <w:rPr>
                <w:rFonts w:ascii="宋体" w:hAnsi="宋体" w:cs="宋体"/>
                <w:color w:val="000000"/>
                <w:kern w:val="0"/>
                <w:sz w:val="22"/>
              </w:rPr>
            </w:pPr>
            <w:r w:rsidRPr="0067315D">
              <w:rPr>
                <w:rFonts w:ascii="宋体" w:hAnsi="宋体" w:cs="宋体" w:hint="eastAsia"/>
                <w:color w:val="000000"/>
                <w:kern w:val="0"/>
                <w:sz w:val="22"/>
              </w:rPr>
              <w:t>3</w:t>
            </w:r>
          </w:p>
        </w:tc>
      </w:tr>
      <w:tr w:rsidR="0067315D" w:rsidRPr="0067315D" w:rsidTr="0067315D">
        <w:trPr>
          <w:trHeight w:val="270"/>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rsidR="0067315D" w:rsidRPr="0067315D" w:rsidRDefault="0067315D" w:rsidP="0067315D">
            <w:pPr>
              <w:widowControl/>
              <w:jc w:val="right"/>
              <w:rPr>
                <w:rFonts w:ascii="宋体" w:hAnsi="宋体" w:cs="宋体"/>
                <w:color w:val="000000"/>
                <w:kern w:val="0"/>
                <w:sz w:val="22"/>
              </w:rPr>
            </w:pPr>
            <w:r w:rsidRPr="0067315D">
              <w:rPr>
                <w:rFonts w:ascii="宋体" w:hAnsi="宋体" w:cs="宋体" w:hint="eastAsia"/>
                <w:color w:val="000000"/>
                <w:kern w:val="0"/>
                <w:sz w:val="22"/>
              </w:rPr>
              <w:t>7</w:t>
            </w:r>
          </w:p>
        </w:tc>
        <w:tc>
          <w:tcPr>
            <w:tcW w:w="1420" w:type="dxa"/>
            <w:tcBorders>
              <w:top w:val="nil"/>
              <w:left w:val="nil"/>
              <w:bottom w:val="single" w:sz="4" w:space="0" w:color="auto"/>
              <w:right w:val="single" w:sz="4" w:space="0" w:color="auto"/>
            </w:tcBorders>
            <w:shd w:val="clear" w:color="auto" w:fill="auto"/>
            <w:noWrap/>
            <w:vAlign w:val="bottom"/>
            <w:hideMark/>
          </w:tcPr>
          <w:p w:rsidR="0067315D" w:rsidRPr="0067315D" w:rsidRDefault="0067315D" w:rsidP="0067315D">
            <w:pPr>
              <w:widowControl/>
              <w:jc w:val="left"/>
              <w:rPr>
                <w:rFonts w:ascii="宋体" w:hAnsi="宋体" w:cs="宋体"/>
                <w:color w:val="000000"/>
                <w:kern w:val="0"/>
                <w:sz w:val="22"/>
              </w:rPr>
            </w:pPr>
            <w:r w:rsidRPr="0067315D">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67315D" w:rsidRPr="0067315D" w:rsidRDefault="0067315D" w:rsidP="0067315D">
            <w:pPr>
              <w:widowControl/>
              <w:jc w:val="left"/>
              <w:rPr>
                <w:rFonts w:ascii="宋体" w:hAnsi="宋体" w:cs="宋体"/>
                <w:color w:val="000000"/>
                <w:kern w:val="0"/>
                <w:sz w:val="22"/>
              </w:rPr>
            </w:pPr>
            <w:r w:rsidRPr="0067315D">
              <w:rPr>
                <w:rFonts w:ascii="宋体" w:hAnsi="宋体" w:cs="宋体" w:hint="eastAsia"/>
                <w:color w:val="000000"/>
                <w:kern w:val="0"/>
                <w:sz w:val="22"/>
              </w:rPr>
              <w:t>商品详情</w:t>
            </w:r>
          </w:p>
        </w:tc>
        <w:tc>
          <w:tcPr>
            <w:tcW w:w="1184" w:type="dxa"/>
            <w:tcBorders>
              <w:top w:val="nil"/>
              <w:left w:val="nil"/>
              <w:bottom w:val="single" w:sz="4" w:space="0" w:color="auto"/>
              <w:right w:val="single" w:sz="4" w:space="0" w:color="auto"/>
            </w:tcBorders>
            <w:shd w:val="clear" w:color="auto" w:fill="auto"/>
            <w:noWrap/>
            <w:vAlign w:val="bottom"/>
            <w:hideMark/>
          </w:tcPr>
          <w:p w:rsidR="0067315D" w:rsidRPr="0067315D" w:rsidRDefault="0067315D" w:rsidP="0067315D">
            <w:pPr>
              <w:widowControl/>
              <w:jc w:val="left"/>
              <w:rPr>
                <w:rFonts w:ascii="宋体" w:hAnsi="宋体" w:cs="宋体"/>
                <w:color w:val="000000"/>
                <w:kern w:val="0"/>
                <w:sz w:val="22"/>
              </w:rPr>
            </w:pPr>
            <w:r w:rsidRPr="0067315D">
              <w:rPr>
                <w:rFonts w:ascii="宋体" w:hAnsi="宋体" w:cs="宋体" w:hint="eastAsia"/>
                <w:color w:val="000000"/>
                <w:kern w:val="0"/>
                <w:sz w:val="22"/>
              </w:rPr>
              <w:t xml:space="preserve">　</w:t>
            </w:r>
          </w:p>
        </w:tc>
        <w:tc>
          <w:tcPr>
            <w:tcW w:w="1500" w:type="dxa"/>
            <w:tcBorders>
              <w:top w:val="nil"/>
              <w:left w:val="nil"/>
              <w:bottom w:val="single" w:sz="4" w:space="0" w:color="auto"/>
              <w:right w:val="single" w:sz="4" w:space="0" w:color="auto"/>
            </w:tcBorders>
            <w:shd w:val="clear" w:color="auto" w:fill="auto"/>
            <w:noWrap/>
            <w:vAlign w:val="bottom"/>
            <w:hideMark/>
          </w:tcPr>
          <w:p w:rsidR="0067315D" w:rsidRPr="0067315D" w:rsidRDefault="0067315D" w:rsidP="0067315D">
            <w:pPr>
              <w:widowControl/>
              <w:jc w:val="left"/>
              <w:rPr>
                <w:rFonts w:ascii="宋体" w:hAnsi="宋体" w:cs="宋体"/>
                <w:color w:val="000000"/>
                <w:kern w:val="0"/>
                <w:sz w:val="22"/>
              </w:rPr>
            </w:pPr>
            <w:r w:rsidRPr="0067315D">
              <w:rPr>
                <w:rFonts w:ascii="宋体" w:hAnsi="宋体" w:cs="宋体" w:hint="eastAsia"/>
                <w:color w:val="000000"/>
                <w:kern w:val="0"/>
                <w:sz w:val="22"/>
              </w:rPr>
              <w:t xml:space="preserve">　</w:t>
            </w:r>
          </w:p>
        </w:tc>
        <w:tc>
          <w:tcPr>
            <w:tcW w:w="880" w:type="dxa"/>
            <w:tcBorders>
              <w:top w:val="nil"/>
              <w:left w:val="nil"/>
              <w:bottom w:val="single" w:sz="4" w:space="0" w:color="auto"/>
              <w:right w:val="single" w:sz="8" w:space="0" w:color="auto"/>
            </w:tcBorders>
            <w:shd w:val="clear" w:color="auto" w:fill="auto"/>
            <w:noWrap/>
            <w:vAlign w:val="bottom"/>
            <w:hideMark/>
          </w:tcPr>
          <w:p w:rsidR="0067315D" w:rsidRPr="0067315D" w:rsidRDefault="0067315D" w:rsidP="0067315D">
            <w:pPr>
              <w:widowControl/>
              <w:jc w:val="right"/>
              <w:rPr>
                <w:rFonts w:ascii="宋体" w:hAnsi="宋体" w:cs="宋体"/>
                <w:color w:val="000000"/>
                <w:kern w:val="0"/>
                <w:sz w:val="22"/>
              </w:rPr>
            </w:pPr>
            <w:r w:rsidRPr="0067315D">
              <w:rPr>
                <w:rFonts w:ascii="宋体" w:hAnsi="宋体" w:cs="宋体" w:hint="eastAsia"/>
                <w:color w:val="000000"/>
                <w:kern w:val="0"/>
                <w:sz w:val="22"/>
              </w:rPr>
              <w:t>3</w:t>
            </w:r>
          </w:p>
        </w:tc>
      </w:tr>
      <w:tr w:rsidR="0067315D" w:rsidRPr="0067315D" w:rsidTr="0067315D">
        <w:trPr>
          <w:trHeight w:val="270"/>
        </w:trPr>
        <w:tc>
          <w:tcPr>
            <w:tcW w:w="580" w:type="dxa"/>
            <w:tcBorders>
              <w:top w:val="nil"/>
              <w:left w:val="single" w:sz="8" w:space="0" w:color="auto"/>
              <w:bottom w:val="single" w:sz="4" w:space="0" w:color="auto"/>
              <w:right w:val="single" w:sz="4" w:space="0" w:color="auto"/>
            </w:tcBorders>
            <w:shd w:val="clear" w:color="auto" w:fill="auto"/>
            <w:noWrap/>
            <w:vAlign w:val="bottom"/>
            <w:hideMark/>
          </w:tcPr>
          <w:p w:rsidR="0067315D" w:rsidRPr="0067315D" w:rsidRDefault="0067315D" w:rsidP="0067315D">
            <w:pPr>
              <w:widowControl/>
              <w:jc w:val="right"/>
              <w:rPr>
                <w:rFonts w:ascii="宋体" w:hAnsi="宋体" w:cs="宋体"/>
                <w:color w:val="000000"/>
                <w:kern w:val="0"/>
                <w:sz w:val="22"/>
              </w:rPr>
            </w:pPr>
            <w:r w:rsidRPr="0067315D">
              <w:rPr>
                <w:rFonts w:ascii="宋体" w:hAnsi="宋体" w:cs="宋体" w:hint="eastAsia"/>
                <w:color w:val="000000"/>
                <w:kern w:val="0"/>
                <w:sz w:val="22"/>
              </w:rPr>
              <w:t>8</w:t>
            </w:r>
          </w:p>
        </w:tc>
        <w:tc>
          <w:tcPr>
            <w:tcW w:w="1420" w:type="dxa"/>
            <w:tcBorders>
              <w:top w:val="nil"/>
              <w:left w:val="nil"/>
              <w:bottom w:val="single" w:sz="4" w:space="0" w:color="auto"/>
              <w:right w:val="single" w:sz="4" w:space="0" w:color="auto"/>
            </w:tcBorders>
            <w:shd w:val="clear" w:color="auto" w:fill="auto"/>
            <w:noWrap/>
            <w:vAlign w:val="bottom"/>
            <w:hideMark/>
          </w:tcPr>
          <w:p w:rsidR="0067315D" w:rsidRPr="0067315D" w:rsidRDefault="0067315D" w:rsidP="0067315D">
            <w:pPr>
              <w:widowControl/>
              <w:jc w:val="left"/>
              <w:rPr>
                <w:rFonts w:ascii="宋体" w:hAnsi="宋体" w:cs="宋体"/>
                <w:color w:val="000000"/>
                <w:kern w:val="0"/>
                <w:sz w:val="22"/>
              </w:rPr>
            </w:pPr>
            <w:r w:rsidRPr="0067315D">
              <w:rPr>
                <w:rFonts w:ascii="宋体" w:hAnsi="宋体" w:cs="宋体" w:hint="eastAsia"/>
                <w:color w:val="000000"/>
                <w:kern w:val="0"/>
                <w:sz w:val="22"/>
              </w:rPr>
              <w:t>微服务</w:t>
            </w:r>
          </w:p>
        </w:tc>
        <w:tc>
          <w:tcPr>
            <w:tcW w:w="1701" w:type="dxa"/>
            <w:tcBorders>
              <w:top w:val="nil"/>
              <w:left w:val="nil"/>
              <w:bottom w:val="single" w:sz="4" w:space="0" w:color="auto"/>
              <w:right w:val="single" w:sz="4" w:space="0" w:color="auto"/>
            </w:tcBorders>
            <w:shd w:val="clear" w:color="auto" w:fill="auto"/>
            <w:noWrap/>
            <w:vAlign w:val="bottom"/>
            <w:hideMark/>
          </w:tcPr>
          <w:p w:rsidR="0067315D" w:rsidRPr="0067315D" w:rsidRDefault="0067315D" w:rsidP="0067315D">
            <w:pPr>
              <w:widowControl/>
              <w:jc w:val="left"/>
              <w:rPr>
                <w:rFonts w:ascii="宋体" w:hAnsi="宋体" w:cs="宋体"/>
                <w:color w:val="000000"/>
                <w:kern w:val="0"/>
                <w:sz w:val="22"/>
              </w:rPr>
            </w:pPr>
            <w:r w:rsidRPr="0067315D">
              <w:rPr>
                <w:rFonts w:ascii="宋体" w:hAnsi="宋体" w:cs="宋体" w:hint="eastAsia"/>
                <w:color w:val="000000"/>
                <w:kern w:val="0"/>
                <w:sz w:val="22"/>
              </w:rPr>
              <w:t>消息服务</w:t>
            </w:r>
          </w:p>
        </w:tc>
        <w:tc>
          <w:tcPr>
            <w:tcW w:w="1184" w:type="dxa"/>
            <w:tcBorders>
              <w:top w:val="nil"/>
              <w:left w:val="nil"/>
              <w:bottom w:val="single" w:sz="4" w:space="0" w:color="auto"/>
              <w:right w:val="single" w:sz="4" w:space="0" w:color="auto"/>
            </w:tcBorders>
            <w:shd w:val="clear" w:color="auto" w:fill="auto"/>
            <w:noWrap/>
            <w:vAlign w:val="bottom"/>
            <w:hideMark/>
          </w:tcPr>
          <w:p w:rsidR="0067315D" w:rsidRPr="0067315D" w:rsidRDefault="0067315D" w:rsidP="0067315D">
            <w:pPr>
              <w:widowControl/>
              <w:jc w:val="left"/>
              <w:rPr>
                <w:rFonts w:ascii="宋体" w:hAnsi="宋体" w:cs="宋体"/>
                <w:color w:val="000000"/>
                <w:kern w:val="0"/>
                <w:sz w:val="22"/>
              </w:rPr>
            </w:pPr>
            <w:r w:rsidRPr="0067315D">
              <w:rPr>
                <w:rFonts w:ascii="宋体" w:hAnsi="宋体" w:cs="宋体" w:hint="eastAsia"/>
                <w:color w:val="000000"/>
                <w:kern w:val="0"/>
                <w:sz w:val="22"/>
              </w:rPr>
              <w:t xml:space="preserve">　</w:t>
            </w:r>
          </w:p>
        </w:tc>
        <w:tc>
          <w:tcPr>
            <w:tcW w:w="1500" w:type="dxa"/>
            <w:tcBorders>
              <w:top w:val="nil"/>
              <w:left w:val="nil"/>
              <w:bottom w:val="single" w:sz="4" w:space="0" w:color="auto"/>
              <w:right w:val="single" w:sz="4" w:space="0" w:color="auto"/>
            </w:tcBorders>
            <w:shd w:val="clear" w:color="auto" w:fill="auto"/>
            <w:noWrap/>
            <w:vAlign w:val="bottom"/>
            <w:hideMark/>
          </w:tcPr>
          <w:p w:rsidR="0067315D" w:rsidRPr="0067315D" w:rsidRDefault="0067315D" w:rsidP="0067315D">
            <w:pPr>
              <w:widowControl/>
              <w:jc w:val="left"/>
              <w:rPr>
                <w:rFonts w:ascii="宋体" w:hAnsi="宋体" w:cs="宋体"/>
                <w:color w:val="000000"/>
                <w:kern w:val="0"/>
                <w:sz w:val="22"/>
              </w:rPr>
            </w:pPr>
            <w:r w:rsidRPr="0067315D">
              <w:rPr>
                <w:rFonts w:ascii="宋体" w:hAnsi="宋体" w:cs="宋体" w:hint="eastAsia"/>
                <w:color w:val="000000"/>
                <w:kern w:val="0"/>
                <w:sz w:val="22"/>
              </w:rPr>
              <w:t xml:space="preserve">　</w:t>
            </w:r>
          </w:p>
        </w:tc>
        <w:tc>
          <w:tcPr>
            <w:tcW w:w="880" w:type="dxa"/>
            <w:tcBorders>
              <w:top w:val="nil"/>
              <w:left w:val="nil"/>
              <w:bottom w:val="single" w:sz="4" w:space="0" w:color="auto"/>
              <w:right w:val="single" w:sz="8" w:space="0" w:color="auto"/>
            </w:tcBorders>
            <w:shd w:val="clear" w:color="auto" w:fill="auto"/>
            <w:noWrap/>
            <w:vAlign w:val="bottom"/>
            <w:hideMark/>
          </w:tcPr>
          <w:p w:rsidR="0067315D" w:rsidRPr="0067315D" w:rsidRDefault="0067315D" w:rsidP="0067315D">
            <w:pPr>
              <w:widowControl/>
              <w:jc w:val="right"/>
              <w:rPr>
                <w:rFonts w:ascii="宋体" w:hAnsi="宋体" w:cs="宋体"/>
                <w:color w:val="000000"/>
                <w:kern w:val="0"/>
                <w:sz w:val="22"/>
              </w:rPr>
            </w:pPr>
            <w:r w:rsidRPr="0067315D">
              <w:rPr>
                <w:rFonts w:ascii="宋体" w:hAnsi="宋体" w:cs="宋体" w:hint="eastAsia"/>
                <w:color w:val="000000"/>
                <w:kern w:val="0"/>
                <w:sz w:val="22"/>
              </w:rPr>
              <w:t>3</w:t>
            </w:r>
          </w:p>
        </w:tc>
      </w:tr>
      <w:tr w:rsidR="0067315D" w:rsidRPr="0067315D" w:rsidTr="0067315D">
        <w:trPr>
          <w:trHeight w:val="285"/>
        </w:trPr>
        <w:tc>
          <w:tcPr>
            <w:tcW w:w="580" w:type="dxa"/>
            <w:tcBorders>
              <w:top w:val="nil"/>
              <w:left w:val="single" w:sz="8" w:space="0" w:color="auto"/>
              <w:bottom w:val="single" w:sz="8" w:space="0" w:color="auto"/>
              <w:right w:val="single" w:sz="4" w:space="0" w:color="auto"/>
            </w:tcBorders>
            <w:shd w:val="clear" w:color="auto" w:fill="auto"/>
            <w:noWrap/>
            <w:vAlign w:val="bottom"/>
            <w:hideMark/>
          </w:tcPr>
          <w:p w:rsidR="0067315D" w:rsidRPr="0067315D" w:rsidRDefault="0067315D" w:rsidP="0067315D">
            <w:pPr>
              <w:widowControl/>
              <w:jc w:val="right"/>
              <w:rPr>
                <w:rFonts w:ascii="宋体" w:hAnsi="宋体" w:cs="宋体"/>
                <w:color w:val="000000"/>
                <w:kern w:val="0"/>
                <w:sz w:val="22"/>
              </w:rPr>
            </w:pPr>
            <w:r w:rsidRPr="0067315D">
              <w:rPr>
                <w:rFonts w:ascii="宋体" w:hAnsi="宋体" w:cs="宋体" w:hint="eastAsia"/>
                <w:color w:val="000000"/>
                <w:kern w:val="0"/>
                <w:sz w:val="22"/>
              </w:rPr>
              <w:lastRenderedPageBreak/>
              <w:t>9</w:t>
            </w:r>
          </w:p>
        </w:tc>
        <w:tc>
          <w:tcPr>
            <w:tcW w:w="1420" w:type="dxa"/>
            <w:tcBorders>
              <w:top w:val="nil"/>
              <w:left w:val="nil"/>
              <w:bottom w:val="single" w:sz="8" w:space="0" w:color="auto"/>
              <w:right w:val="single" w:sz="4" w:space="0" w:color="auto"/>
            </w:tcBorders>
            <w:shd w:val="clear" w:color="auto" w:fill="auto"/>
            <w:noWrap/>
            <w:vAlign w:val="bottom"/>
            <w:hideMark/>
          </w:tcPr>
          <w:p w:rsidR="0067315D" w:rsidRPr="0067315D" w:rsidRDefault="0067315D" w:rsidP="0067315D">
            <w:pPr>
              <w:widowControl/>
              <w:jc w:val="left"/>
              <w:rPr>
                <w:rFonts w:ascii="宋体" w:hAnsi="宋体" w:cs="宋体"/>
                <w:color w:val="000000"/>
                <w:kern w:val="0"/>
                <w:sz w:val="22"/>
              </w:rPr>
            </w:pPr>
            <w:r w:rsidRPr="0067315D">
              <w:rPr>
                <w:rFonts w:ascii="宋体" w:hAnsi="宋体" w:cs="宋体" w:hint="eastAsia"/>
                <w:color w:val="000000"/>
                <w:kern w:val="0"/>
                <w:sz w:val="22"/>
              </w:rPr>
              <w:t xml:space="preserve">　</w:t>
            </w:r>
          </w:p>
        </w:tc>
        <w:tc>
          <w:tcPr>
            <w:tcW w:w="1701" w:type="dxa"/>
            <w:tcBorders>
              <w:top w:val="nil"/>
              <w:left w:val="nil"/>
              <w:bottom w:val="single" w:sz="8" w:space="0" w:color="auto"/>
              <w:right w:val="single" w:sz="4" w:space="0" w:color="auto"/>
            </w:tcBorders>
            <w:shd w:val="clear" w:color="auto" w:fill="auto"/>
            <w:noWrap/>
            <w:vAlign w:val="bottom"/>
            <w:hideMark/>
          </w:tcPr>
          <w:p w:rsidR="0067315D" w:rsidRPr="0067315D" w:rsidRDefault="0067315D" w:rsidP="0067315D">
            <w:pPr>
              <w:widowControl/>
              <w:jc w:val="left"/>
              <w:rPr>
                <w:rFonts w:ascii="宋体" w:hAnsi="宋体" w:cs="宋体"/>
                <w:color w:val="000000"/>
                <w:kern w:val="0"/>
                <w:sz w:val="22"/>
              </w:rPr>
            </w:pPr>
            <w:r w:rsidRPr="0067315D">
              <w:rPr>
                <w:rFonts w:ascii="宋体" w:hAnsi="宋体" w:cs="宋体" w:hint="eastAsia"/>
                <w:color w:val="000000"/>
                <w:kern w:val="0"/>
                <w:sz w:val="22"/>
              </w:rPr>
              <w:t>最新活动</w:t>
            </w:r>
          </w:p>
        </w:tc>
        <w:tc>
          <w:tcPr>
            <w:tcW w:w="1184" w:type="dxa"/>
            <w:tcBorders>
              <w:top w:val="nil"/>
              <w:left w:val="nil"/>
              <w:bottom w:val="single" w:sz="8" w:space="0" w:color="auto"/>
              <w:right w:val="single" w:sz="4" w:space="0" w:color="auto"/>
            </w:tcBorders>
            <w:shd w:val="clear" w:color="auto" w:fill="auto"/>
            <w:noWrap/>
            <w:vAlign w:val="bottom"/>
            <w:hideMark/>
          </w:tcPr>
          <w:p w:rsidR="0067315D" w:rsidRPr="0067315D" w:rsidRDefault="0067315D" w:rsidP="0067315D">
            <w:pPr>
              <w:widowControl/>
              <w:jc w:val="left"/>
              <w:rPr>
                <w:rFonts w:ascii="宋体" w:hAnsi="宋体" w:cs="宋体"/>
                <w:color w:val="000000"/>
                <w:kern w:val="0"/>
                <w:sz w:val="22"/>
              </w:rPr>
            </w:pPr>
            <w:r w:rsidRPr="0067315D">
              <w:rPr>
                <w:rFonts w:ascii="宋体" w:hAnsi="宋体" w:cs="宋体" w:hint="eastAsia"/>
                <w:color w:val="000000"/>
                <w:kern w:val="0"/>
                <w:sz w:val="22"/>
              </w:rPr>
              <w:t xml:space="preserve">　</w:t>
            </w:r>
          </w:p>
        </w:tc>
        <w:tc>
          <w:tcPr>
            <w:tcW w:w="1500" w:type="dxa"/>
            <w:tcBorders>
              <w:top w:val="nil"/>
              <w:left w:val="nil"/>
              <w:bottom w:val="single" w:sz="8" w:space="0" w:color="auto"/>
              <w:right w:val="single" w:sz="4" w:space="0" w:color="auto"/>
            </w:tcBorders>
            <w:shd w:val="clear" w:color="auto" w:fill="auto"/>
            <w:noWrap/>
            <w:vAlign w:val="bottom"/>
            <w:hideMark/>
          </w:tcPr>
          <w:p w:rsidR="0067315D" w:rsidRPr="0067315D" w:rsidRDefault="0067315D" w:rsidP="0067315D">
            <w:pPr>
              <w:widowControl/>
              <w:jc w:val="left"/>
              <w:rPr>
                <w:rFonts w:ascii="宋体" w:hAnsi="宋体" w:cs="宋体"/>
                <w:color w:val="000000"/>
                <w:kern w:val="0"/>
                <w:sz w:val="22"/>
              </w:rPr>
            </w:pPr>
            <w:r w:rsidRPr="0067315D">
              <w:rPr>
                <w:rFonts w:ascii="宋体" w:hAnsi="宋体" w:cs="宋体" w:hint="eastAsia"/>
                <w:color w:val="000000"/>
                <w:kern w:val="0"/>
                <w:sz w:val="22"/>
              </w:rPr>
              <w:t xml:space="preserve">　</w:t>
            </w:r>
          </w:p>
        </w:tc>
        <w:tc>
          <w:tcPr>
            <w:tcW w:w="880" w:type="dxa"/>
            <w:tcBorders>
              <w:top w:val="nil"/>
              <w:left w:val="nil"/>
              <w:bottom w:val="single" w:sz="8" w:space="0" w:color="auto"/>
              <w:right w:val="single" w:sz="8" w:space="0" w:color="auto"/>
            </w:tcBorders>
            <w:shd w:val="clear" w:color="auto" w:fill="auto"/>
            <w:noWrap/>
            <w:vAlign w:val="bottom"/>
            <w:hideMark/>
          </w:tcPr>
          <w:p w:rsidR="0067315D" w:rsidRPr="0067315D" w:rsidRDefault="0067315D" w:rsidP="0067315D">
            <w:pPr>
              <w:widowControl/>
              <w:jc w:val="right"/>
              <w:rPr>
                <w:rFonts w:ascii="宋体" w:hAnsi="宋体" w:cs="宋体"/>
                <w:color w:val="000000"/>
                <w:kern w:val="0"/>
                <w:sz w:val="22"/>
              </w:rPr>
            </w:pPr>
            <w:r w:rsidRPr="0067315D">
              <w:rPr>
                <w:rFonts w:ascii="宋体" w:hAnsi="宋体" w:cs="宋体" w:hint="eastAsia"/>
                <w:color w:val="000000"/>
                <w:kern w:val="0"/>
                <w:sz w:val="22"/>
              </w:rPr>
              <w:t>3</w:t>
            </w:r>
          </w:p>
        </w:tc>
      </w:tr>
    </w:tbl>
    <w:p w:rsidR="00D95C93" w:rsidRDefault="00D95C93" w:rsidP="00D95C93"/>
    <w:p w:rsidR="00D95C93" w:rsidRPr="005B2226" w:rsidRDefault="00D95C93" w:rsidP="00D95C93"/>
    <w:p w:rsidR="00D95C93" w:rsidRDefault="00D95C93" w:rsidP="00D95C93">
      <w:pPr>
        <w:pStyle w:val="2"/>
      </w:pPr>
      <w:bookmarkStart w:id="10" w:name="_Toc392169194"/>
      <w:r>
        <w:rPr>
          <w:rFonts w:hint="eastAsia"/>
        </w:rPr>
        <w:t>统一后台模块</w:t>
      </w:r>
      <w:r>
        <w:rPr>
          <w:rFonts w:hint="eastAsia"/>
        </w:rPr>
        <w:t>List</w:t>
      </w:r>
      <w:bookmarkEnd w:id="10"/>
    </w:p>
    <w:tbl>
      <w:tblPr>
        <w:tblW w:w="0" w:type="auto"/>
        <w:tblInd w:w="93" w:type="dxa"/>
        <w:tblLayout w:type="fixed"/>
        <w:tblLook w:val="04A0"/>
      </w:tblPr>
      <w:tblGrid>
        <w:gridCol w:w="582"/>
        <w:gridCol w:w="426"/>
        <w:gridCol w:w="1275"/>
        <w:gridCol w:w="1701"/>
        <w:gridCol w:w="3828"/>
        <w:gridCol w:w="1338"/>
        <w:gridCol w:w="385"/>
      </w:tblGrid>
      <w:tr w:rsidR="00F1700B" w:rsidRPr="00F1700B" w:rsidTr="00F1700B">
        <w:trPr>
          <w:trHeight w:val="270"/>
        </w:trPr>
        <w:tc>
          <w:tcPr>
            <w:tcW w:w="582" w:type="dxa"/>
            <w:tcBorders>
              <w:top w:val="single" w:sz="4" w:space="0" w:color="auto"/>
              <w:left w:val="single" w:sz="8" w:space="0" w:color="auto"/>
              <w:bottom w:val="single" w:sz="4" w:space="0" w:color="auto"/>
              <w:right w:val="single" w:sz="4" w:space="0" w:color="auto"/>
            </w:tcBorders>
            <w:shd w:val="clear" w:color="000000" w:fill="D9D9D9"/>
            <w:noWrap/>
            <w:vAlign w:val="bottom"/>
            <w:hideMark/>
          </w:tcPr>
          <w:p w:rsidR="00F1700B" w:rsidRPr="00F1700B" w:rsidRDefault="00F1700B" w:rsidP="00F1700B">
            <w:pPr>
              <w:widowControl/>
              <w:jc w:val="center"/>
              <w:rPr>
                <w:rFonts w:ascii="宋体" w:hAnsi="宋体" w:cs="宋体"/>
                <w:b/>
                <w:bCs/>
                <w:color w:val="000000"/>
                <w:kern w:val="0"/>
                <w:sz w:val="22"/>
              </w:rPr>
            </w:pPr>
            <w:r w:rsidRPr="00F1700B">
              <w:rPr>
                <w:rFonts w:ascii="宋体" w:hAnsi="宋体" w:cs="宋体" w:hint="eastAsia"/>
                <w:b/>
                <w:bCs/>
                <w:color w:val="000000"/>
                <w:kern w:val="0"/>
                <w:sz w:val="22"/>
              </w:rPr>
              <w:t>序号</w:t>
            </w:r>
          </w:p>
        </w:tc>
        <w:tc>
          <w:tcPr>
            <w:tcW w:w="426" w:type="dxa"/>
            <w:tcBorders>
              <w:top w:val="single" w:sz="4" w:space="0" w:color="auto"/>
              <w:left w:val="nil"/>
              <w:bottom w:val="single" w:sz="4" w:space="0" w:color="auto"/>
              <w:right w:val="single" w:sz="4" w:space="0" w:color="auto"/>
            </w:tcBorders>
            <w:shd w:val="clear" w:color="000000" w:fill="D9D9D9"/>
            <w:noWrap/>
            <w:vAlign w:val="bottom"/>
            <w:hideMark/>
          </w:tcPr>
          <w:p w:rsidR="00F1700B" w:rsidRPr="00F1700B" w:rsidRDefault="00F1700B" w:rsidP="00F1700B">
            <w:pPr>
              <w:widowControl/>
              <w:jc w:val="center"/>
              <w:rPr>
                <w:rFonts w:ascii="宋体" w:hAnsi="宋体" w:cs="宋体"/>
                <w:b/>
                <w:bCs/>
                <w:color w:val="000000"/>
                <w:kern w:val="0"/>
                <w:sz w:val="22"/>
              </w:rPr>
            </w:pPr>
            <w:r w:rsidRPr="00F1700B">
              <w:rPr>
                <w:rFonts w:ascii="宋体" w:hAnsi="宋体" w:cs="宋体" w:hint="eastAsia"/>
                <w:b/>
                <w:bCs/>
                <w:color w:val="000000"/>
                <w:kern w:val="0"/>
                <w:sz w:val="22"/>
              </w:rPr>
              <w:t>子系统</w:t>
            </w:r>
          </w:p>
        </w:tc>
        <w:tc>
          <w:tcPr>
            <w:tcW w:w="1275" w:type="dxa"/>
            <w:tcBorders>
              <w:top w:val="single" w:sz="4" w:space="0" w:color="auto"/>
              <w:left w:val="nil"/>
              <w:bottom w:val="single" w:sz="4" w:space="0" w:color="auto"/>
              <w:right w:val="single" w:sz="4" w:space="0" w:color="auto"/>
            </w:tcBorders>
            <w:shd w:val="clear" w:color="000000" w:fill="D9D9D9"/>
            <w:noWrap/>
            <w:vAlign w:val="bottom"/>
            <w:hideMark/>
          </w:tcPr>
          <w:p w:rsidR="00F1700B" w:rsidRPr="00F1700B" w:rsidRDefault="00F1700B" w:rsidP="00F1700B">
            <w:pPr>
              <w:widowControl/>
              <w:jc w:val="center"/>
              <w:rPr>
                <w:rFonts w:ascii="宋体" w:hAnsi="宋体" w:cs="宋体"/>
                <w:b/>
                <w:bCs/>
                <w:color w:val="000000"/>
                <w:kern w:val="0"/>
                <w:sz w:val="22"/>
              </w:rPr>
            </w:pPr>
            <w:r w:rsidRPr="00F1700B">
              <w:rPr>
                <w:rFonts w:ascii="宋体" w:hAnsi="宋体" w:cs="宋体" w:hint="eastAsia"/>
                <w:b/>
                <w:bCs/>
                <w:color w:val="000000"/>
                <w:kern w:val="0"/>
                <w:sz w:val="22"/>
              </w:rPr>
              <w:t>一级菜单</w:t>
            </w:r>
          </w:p>
        </w:tc>
        <w:tc>
          <w:tcPr>
            <w:tcW w:w="1701" w:type="dxa"/>
            <w:tcBorders>
              <w:top w:val="single" w:sz="4" w:space="0" w:color="auto"/>
              <w:left w:val="nil"/>
              <w:bottom w:val="single" w:sz="4" w:space="0" w:color="auto"/>
              <w:right w:val="single" w:sz="4" w:space="0" w:color="auto"/>
            </w:tcBorders>
            <w:shd w:val="clear" w:color="000000" w:fill="D9D9D9"/>
            <w:noWrap/>
            <w:vAlign w:val="bottom"/>
            <w:hideMark/>
          </w:tcPr>
          <w:p w:rsidR="00F1700B" w:rsidRPr="00F1700B" w:rsidRDefault="00F1700B" w:rsidP="00F1700B">
            <w:pPr>
              <w:widowControl/>
              <w:jc w:val="center"/>
              <w:rPr>
                <w:rFonts w:ascii="宋体" w:hAnsi="宋体" w:cs="宋体"/>
                <w:b/>
                <w:bCs/>
                <w:color w:val="000000"/>
                <w:kern w:val="0"/>
                <w:sz w:val="22"/>
              </w:rPr>
            </w:pPr>
            <w:r w:rsidRPr="00F1700B">
              <w:rPr>
                <w:rFonts w:ascii="宋体" w:hAnsi="宋体" w:cs="宋体" w:hint="eastAsia"/>
                <w:b/>
                <w:bCs/>
                <w:color w:val="000000"/>
                <w:kern w:val="0"/>
                <w:sz w:val="22"/>
              </w:rPr>
              <w:t>二级菜单</w:t>
            </w:r>
          </w:p>
        </w:tc>
        <w:tc>
          <w:tcPr>
            <w:tcW w:w="3828" w:type="dxa"/>
            <w:tcBorders>
              <w:top w:val="single" w:sz="4" w:space="0" w:color="auto"/>
              <w:left w:val="nil"/>
              <w:bottom w:val="single" w:sz="4" w:space="0" w:color="auto"/>
              <w:right w:val="single" w:sz="4" w:space="0" w:color="auto"/>
            </w:tcBorders>
            <w:shd w:val="clear" w:color="000000" w:fill="D9D9D9"/>
            <w:noWrap/>
            <w:vAlign w:val="bottom"/>
            <w:hideMark/>
          </w:tcPr>
          <w:p w:rsidR="00F1700B" w:rsidRPr="00F1700B" w:rsidRDefault="00F1700B" w:rsidP="00F1700B">
            <w:pPr>
              <w:widowControl/>
              <w:jc w:val="center"/>
              <w:rPr>
                <w:rFonts w:ascii="宋体" w:hAnsi="宋体" w:cs="宋体"/>
                <w:b/>
                <w:bCs/>
                <w:color w:val="000000"/>
                <w:kern w:val="0"/>
                <w:sz w:val="22"/>
              </w:rPr>
            </w:pPr>
            <w:r w:rsidRPr="00F1700B">
              <w:rPr>
                <w:rFonts w:ascii="宋体" w:hAnsi="宋体" w:cs="宋体" w:hint="eastAsia"/>
                <w:b/>
                <w:bCs/>
                <w:color w:val="000000"/>
                <w:kern w:val="0"/>
                <w:sz w:val="22"/>
              </w:rPr>
              <w:t>功能描述</w:t>
            </w:r>
          </w:p>
        </w:tc>
        <w:tc>
          <w:tcPr>
            <w:tcW w:w="1338" w:type="dxa"/>
            <w:tcBorders>
              <w:top w:val="single" w:sz="4" w:space="0" w:color="auto"/>
              <w:left w:val="nil"/>
              <w:bottom w:val="single" w:sz="4" w:space="0" w:color="auto"/>
              <w:right w:val="single" w:sz="4" w:space="0" w:color="auto"/>
            </w:tcBorders>
            <w:shd w:val="clear" w:color="000000" w:fill="D9D9D9"/>
            <w:noWrap/>
            <w:vAlign w:val="bottom"/>
            <w:hideMark/>
          </w:tcPr>
          <w:p w:rsidR="00F1700B" w:rsidRPr="00F1700B" w:rsidRDefault="00F1700B" w:rsidP="00F1700B">
            <w:pPr>
              <w:widowControl/>
              <w:jc w:val="center"/>
              <w:rPr>
                <w:rFonts w:ascii="宋体" w:hAnsi="宋体" w:cs="宋体"/>
                <w:b/>
                <w:bCs/>
                <w:color w:val="000000"/>
                <w:kern w:val="0"/>
                <w:sz w:val="22"/>
              </w:rPr>
            </w:pPr>
            <w:r w:rsidRPr="00F1700B">
              <w:rPr>
                <w:rFonts w:ascii="宋体" w:hAnsi="宋体" w:cs="宋体" w:hint="eastAsia"/>
                <w:b/>
                <w:bCs/>
                <w:color w:val="000000"/>
                <w:kern w:val="0"/>
                <w:sz w:val="22"/>
              </w:rPr>
              <w:t>责任岗位</w:t>
            </w:r>
          </w:p>
        </w:tc>
        <w:tc>
          <w:tcPr>
            <w:tcW w:w="385" w:type="dxa"/>
            <w:tcBorders>
              <w:top w:val="single" w:sz="4" w:space="0" w:color="auto"/>
              <w:left w:val="nil"/>
              <w:bottom w:val="single" w:sz="4" w:space="0" w:color="auto"/>
              <w:right w:val="single" w:sz="8" w:space="0" w:color="auto"/>
            </w:tcBorders>
            <w:shd w:val="clear" w:color="000000" w:fill="D9D9D9"/>
            <w:noWrap/>
            <w:vAlign w:val="bottom"/>
            <w:hideMark/>
          </w:tcPr>
          <w:p w:rsidR="00F1700B" w:rsidRPr="00F1700B" w:rsidRDefault="00F1700B" w:rsidP="00F1700B">
            <w:pPr>
              <w:widowControl/>
              <w:jc w:val="center"/>
              <w:rPr>
                <w:rFonts w:ascii="宋体" w:hAnsi="宋体" w:cs="宋体"/>
                <w:b/>
                <w:bCs/>
                <w:color w:val="000000"/>
                <w:kern w:val="0"/>
                <w:sz w:val="22"/>
              </w:rPr>
            </w:pPr>
            <w:r w:rsidRPr="00F1700B">
              <w:rPr>
                <w:rFonts w:ascii="宋体" w:hAnsi="宋体" w:cs="宋体" w:hint="eastAsia"/>
                <w:b/>
                <w:bCs/>
                <w:color w:val="000000"/>
                <w:kern w:val="0"/>
                <w:sz w:val="22"/>
              </w:rPr>
              <w:t>分期</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采购管理</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采购单管理</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采购单维护</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采购单新建、提交、作废、冻结</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采购员</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2</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采购单审核</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根据工作流引擎2级审核</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总经理/财务</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3</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采购收货管理</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采购收货单维护</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采购收货单新建、提交、作废、冻结</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仓管</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4</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采购收货单审核</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根据工作流引擎1级审核</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仓管</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5</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采购收货单过账</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采购收货单过账，库存异动</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仓管</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6</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采购退货管理</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采购退货单维护</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采购退货单的新建、提交、作废、冻结</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采购员</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2</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7</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采购退货单审核</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根据工作流引擎1级审核</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总经理</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2</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8</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采购退货单过账</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采购退货单过账，库存异动</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仓管</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2</w:t>
            </w:r>
          </w:p>
        </w:tc>
      </w:tr>
      <w:tr w:rsidR="00F1700B" w:rsidRPr="00F1700B" w:rsidTr="00F1700B">
        <w:trPr>
          <w:trHeight w:val="285"/>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9</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租赁管理</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寄租管理</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寄租申请单维护</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寄租申请单的新建、提交、作废、冻结</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客服</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10</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寄租申请单审核</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根据工作流引擎1级审核</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客服</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11</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寄租检验结果维护</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在寄租申请单上录入检验结果</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仓管</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12</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寄租收货单维</w:t>
            </w:r>
            <w:r w:rsidRPr="00F1700B">
              <w:rPr>
                <w:rFonts w:ascii="宋体" w:hAnsi="宋体" w:cs="宋体" w:hint="eastAsia"/>
                <w:color w:val="000000"/>
                <w:kern w:val="0"/>
                <w:sz w:val="22"/>
              </w:rPr>
              <w:lastRenderedPageBreak/>
              <w:t>护</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lastRenderedPageBreak/>
              <w:t>寄租收货单的新建、提交、作废、冻</w:t>
            </w:r>
            <w:r w:rsidRPr="00F1700B">
              <w:rPr>
                <w:rFonts w:ascii="宋体" w:hAnsi="宋体" w:cs="宋体" w:hint="eastAsia"/>
                <w:color w:val="000000"/>
                <w:kern w:val="0"/>
                <w:sz w:val="22"/>
              </w:rPr>
              <w:lastRenderedPageBreak/>
              <w:t>结</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lastRenderedPageBreak/>
              <w:t>仓管</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lastRenderedPageBreak/>
              <w:t>13</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寄租收货单审核</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根据工作流引擎1级审核</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仓管</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14</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寄租收货单过账</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寄租收货单的过账，库存异动</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仓管</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15</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寄租收益报表</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【报表】寄租收益报表</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客服</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16</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寄租返还管理</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寄租返还单维护</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寄租返还单的新建、提交、作废、冻结</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客服</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17</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寄租返还单审核</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根据工作流引擎1级审核</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客服</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18</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寄租返还单过账</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寄租返还单的过账，库存异动</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仓管</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19</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租赁管理</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租赁申请单维护</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租赁申请单的新建、提交、作废、冻结</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客服</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20</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租赁申请单审核</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租赁申请单的审核</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客服</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21</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租赁订单维护</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租赁订单的新建、提交、作废、冻结(可从租赁申请单转入)</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客服</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22</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租赁订单审核</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租赁订单的审核</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客服</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23</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租赁销货单维护</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租赁销货单的新建、提交、作废、冻结</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仓管</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24</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租赁销货单审核</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根据工作流引擎1级审核</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仓管</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25</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租赁销货单过账</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租赁销货单的过账，库存异动</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仓管</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26</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租赁业绩查询</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【报表】租赁业绩报表</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客服</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27</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租赁返还管理</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租赁返还单维护</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租赁返还单的新建、提交、作废、冻结</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客服</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28</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租赁返还单审核</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根据工作流引擎1级审核</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客服</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29</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租赁返还单实收</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录入租赁返还单的实收信息</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仓管</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30</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租赁返还单过账</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租赁返还单的过账，库存异动</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仓管</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31</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租赁续租管理</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租赁续租单维护</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租赁续租单的新建、提交、作废、冻结</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客服</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lastRenderedPageBreak/>
              <w:t>32</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租赁续租单审核</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根据工作流引擎1级审核</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客服</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33</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销售管理</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销售单管理</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销售订单维护</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租赁订单的新建、提交、作废、冻结</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客服</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3</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34</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销售订单审核</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租赁订单的审核</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客服</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3</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35</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销货管理</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销货单维护</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销售销货单的新建、提交、作废、冻结</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仓管</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3</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36</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销货单审核</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根据工作流引擎1级审核</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仓管</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3</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37</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销货单过账</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销售销货单的过账，库存异动</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仓管</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3</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38</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销退管理</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销退单维护</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销退单的新建、提交、作废、冻结</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采购员</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3</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39</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销退单审核</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根据工作流引擎1级审核</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总经理</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3</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40</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销退单过账</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销退单过账，库存异动</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仓管</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3</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41</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存货管理</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出库管理</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出库单维护</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其他出库单的新建、提交、作废、冻结</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仓管</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42</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出库单审核</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根据工作流引擎1级审核</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仓管</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43</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出库单过账</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出库单过账，库存异动</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仓管</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44</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入库管理</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入库单维护</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其他入库单的新建、提交、作废、冻结</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仓管</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45</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入库单审核</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根据工作流引擎1级审核</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仓管</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46</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入库单过账</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入库单过账，库存异动</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仓管</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47</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调拨管理</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调拨单维护</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调拨单的新建、提交、作废、冻结</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仓管</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3</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48</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调拨单审核</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根据工作流引擎1级审核</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仓管</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3</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49</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调拨单过账</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调拨单过账，库存异动</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仓管</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3</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50</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盘点管理</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盘点单维护</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盘点单的新建、提交、作废、冻结</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仓管</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3</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51</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盘点单审核</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根据工作流引擎1级审核</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仓管</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3</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52</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调整单维护</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调整单的新建、提交、作废、冻结</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仓管</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3</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53</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调整单维护</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根据工作流引擎1级审核</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仓管</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3</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54</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调整单过账</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调整单过账，库存异动</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仓管</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3</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55</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养护管理</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养护单维护</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养护单的新建、提交、作废、冻结</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仓管</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2</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56</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养护单审核</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根据工作流引擎1级审核</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仓管</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2</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57</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养护流水查询</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【报表】可以查看养护的流水信息</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仓管</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2</w:t>
            </w:r>
          </w:p>
        </w:tc>
      </w:tr>
      <w:tr w:rsidR="00F1700B" w:rsidRPr="00F1700B" w:rsidTr="00F1700B">
        <w:trPr>
          <w:trHeight w:val="285"/>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58</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NFC码更换</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仓管</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lastRenderedPageBreak/>
              <w:t>59</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库存查询</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库存查询</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仓管</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60</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库存异动查询</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【报表】</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仓管</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61</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SN流水查询</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【报表】</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仓管</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85"/>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62</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会员管理</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会员管理</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会员信息维护</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会员信息的新建、修改、冻结</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客服</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63</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会员账户流水查询</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【报表】查询会员的充值、消费、取现的流水信息</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客服</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64</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会员动态查询</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【报表】查询会员的注册、最后登录时间、租赁次数、最初租赁时间、最后租赁时间、租赁商品次数、租赁商品个数、总租金、账户余额、总充值金额</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客服</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65</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索赔管理</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索赔单维护</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索赔单的新建、提交、作废、冻结</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客服</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2</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66</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索赔单审核</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根据工作流引擎1级审核</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客服</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2</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67</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会员卡管理</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会员卡维护</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会员卡的导入、状态变更、信息修改、绑定会员，冻结</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客服</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68</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积分管理</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积分单维护</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积分单的新建、提交、作废、冻结</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客服</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69</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积分单审批</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根据工作流引擎1级审核</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客服</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70</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积分流水查询</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【报表】可以查询积分生成和使用的流水信息</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客服</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71</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财务管理</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预付款管理</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预付款单维护</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预付款单的新建、提交、作废、冻结</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财务</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72</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预付款单审批</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根据工作流引擎1级审核</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财务</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73</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付款单管理</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应付清单</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应付未付记录</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财务</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74</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付款单维护</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付款单的新建、提交、作废、冻结</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财务</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75</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付款单审核</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根据工作流引擎1级审核</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财务</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76</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预收款管理</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预收款单维护</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预收款单的新建、提交、作废、冻结</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财务</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77</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预收款单审批</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根据工作流引擎1级审核</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财务</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78</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收款单管理</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应收清单</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应收未收记录</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财务</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lastRenderedPageBreak/>
              <w:t>79</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收款单维护</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收款单的新建、提交、作废、冻结</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财务</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80</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收款单审核</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根据工作流引擎1级审核</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财务</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81</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对账管理</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应付已付对账单</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【报表】查询应付记录和已付记录核销明细</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财务</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82</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应收已收对账单</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【报表】查询应收记录和已收记录核销明细</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财务</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83</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基础数据</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商品分类管理</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商务-内容管理员</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84</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商品搜索分类</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商务-内容管理员</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85</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属性管理</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商务-内容管理员</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86</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分类属性管理</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商务-内容管理员</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87</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商品管理</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上下架、图片</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商务-内容管理员</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88</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商品价格管理</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含租金、押金、违约金的定义</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商务-内容管理员</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89</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仓库管理</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含仓库、库区、库位的新增、删除、修改</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仓管</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90</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内容管理</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文章管理</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文章类型管理</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文章类型的新增、删除、修改</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商务-内容管理员</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91</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文章维护</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含公告、服务政策、明星活动等</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商务-内容管理员</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92</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广告管理</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Web广告管理</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商务-内容管理员</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93</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App广告管理</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含过场图片管理</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商务-内容管理员</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94</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SHOW管理</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SHOW维护</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SHOW文章的关闭、开启</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商务-内容管理员</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95</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商品评价</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商品评价管理</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评价内容的关闭、开启</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商务-内容管理员</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2</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lastRenderedPageBreak/>
              <w:t>96</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商品咨询</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商品咨询管理</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咨询内容的关闭、开启、回复</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商务-内容管理员</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2</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97</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会员投诉</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会员投诉管理</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会员投诉内容的回复</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商务-内容管理员</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2</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98</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微信管理</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服务号管理</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系统管理员</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3</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99</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微菜单管理</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系统管理员</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3</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100</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系统平台</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系统配置</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系统内部参数配置</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系统各种配置参数的管理</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系统管理员</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101</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系统接口配置</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短信、NFC接口配置</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系统管理员</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102</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用户管理</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系统管理员</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103</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角色管理</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系统管理员</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70"/>
        </w:trPr>
        <w:tc>
          <w:tcPr>
            <w:tcW w:w="582" w:type="dxa"/>
            <w:tcBorders>
              <w:top w:val="nil"/>
              <w:left w:val="single" w:sz="8" w:space="0" w:color="auto"/>
              <w:bottom w:val="single" w:sz="4"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104</w:t>
            </w:r>
          </w:p>
        </w:tc>
        <w:tc>
          <w:tcPr>
            <w:tcW w:w="426"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权限管理</w:t>
            </w:r>
          </w:p>
        </w:tc>
        <w:tc>
          <w:tcPr>
            <w:tcW w:w="1701"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382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338" w:type="dxa"/>
            <w:tcBorders>
              <w:top w:val="nil"/>
              <w:left w:val="nil"/>
              <w:bottom w:val="single" w:sz="4"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系统管理员</w:t>
            </w:r>
          </w:p>
        </w:tc>
        <w:tc>
          <w:tcPr>
            <w:tcW w:w="385" w:type="dxa"/>
            <w:tcBorders>
              <w:top w:val="nil"/>
              <w:left w:val="nil"/>
              <w:bottom w:val="single" w:sz="4"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r w:rsidR="00F1700B" w:rsidRPr="00F1700B" w:rsidTr="00F1700B">
        <w:trPr>
          <w:trHeight w:val="285"/>
        </w:trPr>
        <w:tc>
          <w:tcPr>
            <w:tcW w:w="582" w:type="dxa"/>
            <w:tcBorders>
              <w:top w:val="nil"/>
              <w:left w:val="single" w:sz="8" w:space="0" w:color="auto"/>
              <w:bottom w:val="single" w:sz="8" w:space="0" w:color="auto"/>
              <w:right w:val="single" w:sz="4"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105</w:t>
            </w:r>
          </w:p>
        </w:tc>
        <w:tc>
          <w:tcPr>
            <w:tcW w:w="426" w:type="dxa"/>
            <w:tcBorders>
              <w:top w:val="nil"/>
              <w:left w:val="nil"/>
              <w:bottom w:val="single" w:sz="8"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275" w:type="dxa"/>
            <w:tcBorders>
              <w:top w:val="nil"/>
              <w:left w:val="nil"/>
              <w:bottom w:val="single" w:sz="8"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公司管理</w:t>
            </w:r>
          </w:p>
        </w:tc>
        <w:tc>
          <w:tcPr>
            <w:tcW w:w="1701" w:type="dxa"/>
            <w:tcBorders>
              <w:top w:val="nil"/>
              <w:left w:val="nil"/>
              <w:bottom w:val="single" w:sz="8"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3828" w:type="dxa"/>
            <w:tcBorders>
              <w:top w:val="nil"/>
              <w:left w:val="nil"/>
              <w:bottom w:val="single" w:sz="8"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 xml:space="preserve">　</w:t>
            </w:r>
          </w:p>
        </w:tc>
        <w:tc>
          <w:tcPr>
            <w:tcW w:w="1338" w:type="dxa"/>
            <w:tcBorders>
              <w:top w:val="nil"/>
              <w:left w:val="nil"/>
              <w:bottom w:val="single" w:sz="8" w:space="0" w:color="auto"/>
              <w:right w:val="single" w:sz="4" w:space="0" w:color="auto"/>
            </w:tcBorders>
            <w:shd w:val="clear" w:color="auto" w:fill="auto"/>
            <w:noWrap/>
            <w:vAlign w:val="bottom"/>
            <w:hideMark/>
          </w:tcPr>
          <w:p w:rsidR="00F1700B" w:rsidRPr="00F1700B" w:rsidRDefault="00F1700B" w:rsidP="00F1700B">
            <w:pPr>
              <w:widowControl/>
              <w:jc w:val="left"/>
              <w:rPr>
                <w:rFonts w:ascii="宋体" w:hAnsi="宋体" w:cs="宋体"/>
                <w:color w:val="000000"/>
                <w:kern w:val="0"/>
                <w:sz w:val="22"/>
              </w:rPr>
            </w:pPr>
            <w:r w:rsidRPr="00F1700B">
              <w:rPr>
                <w:rFonts w:ascii="宋体" w:hAnsi="宋体" w:cs="宋体" w:hint="eastAsia"/>
                <w:color w:val="000000"/>
                <w:kern w:val="0"/>
                <w:sz w:val="22"/>
              </w:rPr>
              <w:t>系统管理员</w:t>
            </w:r>
          </w:p>
        </w:tc>
        <w:tc>
          <w:tcPr>
            <w:tcW w:w="385" w:type="dxa"/>
            <w:tcBorders>
              <w:top w:val="nil"/>
              <w:left w:val="nil"/>
              <w:bottom w:val="single" w:sz="8" w:space="0" w:color="auto"/>
              <w:right w:val="single" w:sz="8" w:space="0" w:color="auto"/>
            </w:tcBorders>
            <w:shd w:val="clear" w:color="auto" w:fill="auto"/>
            <w:noWrap/>
            <w:vAlign w:val="bottom"/>
            <w:hideMark/>
          </w:tcPr>
          <w:p w:rsidR="00F1700B" w:rsidRPr="00F1700B" w:rsidRDefault="00F1700B" w:rsidP="00F1700B">
            <w:pPr>
              <w:widowControl/>
              <w:jc w:val="right"/>
              <w:rPr>
                <w:rFonts w:ascii="宋体" w:hAnsi="宋体" w:cs="宋体"/>
                <w:color w:val="000000"/>
                <w:kern w:val="0"/>
                <w:sz w:val="22"/>
              </w:rPr>
            </w:pPr>
            <w:r w:rsidRPr="00F1700B">
              <w:rPr>
                <w:rFonts w:ascii="宋体" w:hAnsi="宋体" w:cs="宋体" w:hint="eastAsia"/>
                <w:color w:val="000000"/>
                <w:kern w:val="0"/>
                <w:sz w:val="22"/>
              </w:rPr>
              <w:t>1</w:t>
            </w:r>
          </w:p>
        </w:tc>
      </w:tr>
    </w:tbl>
    <w:p w:rsidR="00D95C93" w:rsidRDefault="00D95C93" w:rsidP="00D95C93"/>
    <w:p w:rsidR="00D95C93" w:rsidRPr="00D95C93" w:rsidRDefault="00D95C93" w:rsidP="00D95C93"/>
    <w:p w:rsidR="00020332" w:rsidRDefault="00020332" w:rsidP="0049656A">
      <w:pPr>
        <w:pStyle w:val="1"/>
        <w:spacing w:line="240" w:lineRule="auto"/>
        <w:ind w:left="431" w:hanging="431"/>
      </w:pPr>
      <w:bookmarkStart w:id="11" w:name="_Toc392169195"/>
      <w:r>
        <w:rPr>
          <w:rFonts w:hint="eastAsia"/>
        </w:rPr>
        <w:t>功能需求</w:t>
      </w:r>
      <w:bookmarkEnd w:id="11"/>
    </w:p>
    <w:p w:rsidR="009E2A4B" w:rsidRDefault="009E2A4B" w:rsidP="00A54976">
      <w:pPr>
        <w:pStyle w:val="2"/>
      </w:pPr>
      <w:bookmarkStart w:id="12" w:name="_Toc392169196"/>
      <w:r>
        <w:rPr>
          <w:rFonts w:hint="eastAsia"/>
        </w:rPr>
        <w:t>基础数据</w:t>
      </w:r>
      <w:bookmarkEnd w:id="12"/>
    </w:p>
    <w:p w:rsidR="00DE7E2E" w:rsidRDefault="00DE7E2E" w:rsidP="00DE7E2E">
      <w:pPr>
        <w:pStyle w:val="3"/>
      </w:pPr>
      <w:r w:rsidRPr="00DE6B76">
        <w:rPr>
          <w:rFonts w:hint="eastAsia"/>
          <w:highlight w:val="yellow"/>
        </w:rPr>
        <w:t>商品属性</w:t>
      </w:r>
    </w:p>
    <w:p w:rsidR="00DE7E2E" w:rsidRDefault="00DE7E2E" w:rsidP="00DE7E2E">
      <w:pPr>
        <w:pStyle w:val="af1"/>
        <w:numPr>
          <w:ilvl w:val="0"/>
          <w:numId w:val="6"/>
        </w:numPr>
        <w:ind w:firstLineChars="0"/>
      </w:pPr>
      <w:r>
        <w:rPr>
          <w:rFonts w:hint="eastAsia"/>
        </w:rPr>
        <w:t>信息点：属性编号、属性名称、属性输入类型（下拉框、单行输入框、多行输入框）</w:t>
      </w:r>
      <w:r w:rsidR="00FC5EFB">
        <w:rPr>
          <w:rFonts w:hint="eastAsia"/>
        </w:rPr>
        <w:t>、状态（草稿、生效、失效）</w:t>
      </w:r>
      <w:r w:rsidR="007B180A">
        <w:rPr>
          <w:rFonts w:hint="eastAsia"/>
        </w:rPr>
        <w:t>、描述</w:t>
      </w:r>
      <w:r w:rsidR="001C00CA">
        <w:rPr>
          <w:rFonts w:hint="eastAsia"/>
        </w:rPr>
        <w:t>、创建人、创建时间、最后修改人、最后修改时间</w:t>
      </w:r>
    </w:p>
    <w:p w:rsidR="000A4807" w:rsidRDefault="000A4807" w:rsidP="00DE7E2E">
      <w:pPr>
        <w:pStyle w:val="af1"/>
        <w:numPr>
          <w:ilvl w:val="0"/>
          <w:numId w:val="6"/>
        </w:numPr>
        <w:ind w:firstLineChars="0"/>
      </w:pPr>
      <w:r>
        <w:rPr>
          <w:rFonts w:hint="eastAsia"/>
        </w:rPr>
        <w:t>业务功能说明：</w:t>
      </w:r>
    </w:p>
    <w:tbl>
      <w:tblPr>
        <w:tblStyle w:val="af"/>
        <w:tblW w:w="0" w:type="auto"/>
        <w:tblLook w:val="04A0"/>
      </w:tblPr>
      <w:tblGrid>
        <w:gridCol w:w="1668"/>
        <w:gridCol w:w="4750"/>
        <w:gridCol w:w="3210"/>
      </w:tblGrid>
      <w:tr w:rsidR="004B4179" w:rsidTr="004B4179">
        <w:tc>
          <w:tcPr>
            <w:tcW w:w="1668" w:type="dxa"/>
          </w:tcPr>
          <w:p w:rsidR="004B4179" w:rsidRDefault="004B4179" w:rsidP="000754C3">
            <w:r>
              <w:rPr>
                <w:rFonts w:hint="eastAsia"/>
              </w:rPr>
              <w:t>作业编号</w:t>
            </w:r>
          </w:p>
        </w:tc>
        <w:tc>
          <w:tcPr>
            <w:tcW w:w="4750" w:type="dxa"/>
          </w:tcPr>
          <w:p w:rsidR="004B4179" w:rsidRDefault="00C54524" w:rsidP="000754C3">
            <w:r>
              <w:rPr>
                <w:rFonts w:hint="eastAsia"/>
              </w:rPr>
              <w:t>页面元素描述</w:t>
            </w:r>
          </w:p>
        </w:tc>
        <w:tc>
          <w:tcPr>
            <w:tcW w:w="3210" w:type="dxa"/>
          </w:tcPr>
          <w:p w:rsidR="004B4179" w:rsidRDefault="00C54524" w:rsidP="000754C3">
            <w:r>
              <w:rPr>
                <w:rFonts w:hint="eastAsia"/>
              </w:rPr>
              <w:t>业务逻辑</w:t>
            </w:r>
          </w:p>
        </w:tc>
      </w:tr>
      <w:tr w:rsidR="004B4179" w:rsidTr="004B4179">
        <w:tc>
          <w:tcPr>
            <w:tcW w:w="1668" w:type="dxa"/>
          </w:tcPr>
          <w:p w:rsidR="004B4179" w:rsidRDefault="004B4179" w:rsidP="000754C3">
            <w:r>
              <w:rPr>
                <w:rFonts w:hint="eastAsia"/>
              </w:rPr>
              <w:t>查询列表页面</w:t>
            </w:r>
          </w:p>
        </w:tc>
        <w:tc>
          <w:tcPr>
            <w:tcW w:w="4750" w:type="dxa"/>
          </w:tcPr>
          <w:p w:rsidR="00ED1104" w:rsidRDefault="00065AE8" w:rsidP="00431556">
            <w:pPr>
              <w:pStyle w:val="af1"/>
              <w:numPr>
                <w:ilvl w:val="0"/>
                <w:numId w:val="46"/>
              </w:numPr>
              <w:ind w:firstLineChars="0"/>
            </w:pPr>
            <w:r>
              <w:rPr>
                <w:rFonts w:hint="eastAsia"/>
              </w:rPr>
              <w:t>查询条件：</w:t>
            </w:r>
            <w:r w:rsidR="006518B4">
              <w:rPr>
                <w:rFonts w:hint="eastAsia"/>
              </w:rPr>
              <w:t>属性编号、属性名称</w:t>
            </w:r>
            <w:r w:rsidR="00FC5EFB">
              <w:rPr>
                <w:rFonts w:hint="eastAsia"/>
              </w:rPr>
              <w:t>、状态</w:t>
            </w:r>
          </w:p>
          <w:p w:rsidR="007A762D" w:rsidRDefault="00712A10" w:rsidP="00431556">
            <w:pPr>
              <w:pStyle w:val="af1"/>
              <w:numPr>
                <w:ilvl w:val="0"/>
                <w:numId w:val="46"/>
              </w:numPr>
              <w:ind w:firstLineChars="0"/>
            </w:pPr>
            <w:r>
              <w:rPr>
                <w:rFonts w:hint="eastAsia"/>
              </w:rPr>
              <w:t>列表字段：序号、属性编号、属性名称</w:t>
            </w:r>
            <w:r w:rsidR="00FC5EFB">
              <w:rPr>
                <w:rFonts w:hint="eastAsia"/>
              </w:rPr>
              <w:t>、状态</w:t>
            </w:r>
            <w:r>
              <w:rPr>
                <w:rFonts w:hint="eastAsia"/>
              </w:rPr>
              <w:t>、</w:t>
            </w:r>
            <w:r>
              <w:rPr>
                <w:rFonts w:hint="eastAsia"/>
              </w:rPr>
              <w:lastRenderedPageBreak/>
              <w:t>属性输入类型、描述</w:t>
            </w:r>
          </w:p>
          <w:p w:rsidR="00DF1022" w:rsidRDefault="00DF1022" w:rsidP="00431556">
            <w:pPr>
              <w:pStyle w:val="af1"/>
              <w:numPr>
                <w:ilvl w:val="0"/>
                <w:numId w:val="46"/>
              </w:numPr>
              <w:ind w:firstLineChars="0"/>
            </w:pPr>
            <w:r>
              <w:rPr>
                <w:rFonts w:hint="eastAsia"/>
              </w:rPr>
              <w:t>页头功能按钮：新建</w:t>
            </w:r>
          </w:p>
          <w:p w:rsidR="00DF1022" w:rsidRDefault="00DF1022" w:rsidP="00431556">
            <w:pPr>
              <w:pStyle w:val="af1"/>
              <w:numPr>
                <w:ilvl w:val="0"/>
                <w:numId w:val="46"/>
              </w:numPr>
              <w:ind w:firstLineChars="0"/>
            </w:pPr>
            <w:r>
              <w:rPr>
                <w:rFonts w:hint="eastAsia"/>
              </w:rPr>
              <w:t>列表功能按钮：修改、提交、失效</w:t>
            </w:r>
          </w:p>
        </w:tc>
        <w:tc>
          <w:tcPr>
            <w:tcW w:w="3210" w:type="dxa"/>
          </w:tcPr>
          <w:p w:rsidR="004B4179" w:rsidRDefault="00501F0B" w:rsidP="000754C3">
            <w:r>
              <w:rPr>
                <w:rFonts w:hint="eastAsia"/>
              </w:rPr>
              <w:lastRenderedPageBreak/>
              <w:t>无</w:t>
            </w:r>
          </w:p>
        </w:tc>
      </w:tr>
      <w:tr w:rsidR="004B4179" w:rsidTr="004B4179">
        <w:tc>
          <w:tcPr>
            <w:tcW w:w="1668" w:type="dxa"/>
          </w:tcPr>
          <w:p w:rsidR="004B4179" w:rsidRDefault="00065AE8" w:rsidP="000754C3">
            <w:r>
              <w:rPr>
                <w:rFonts w:hint="eastAsia"/>
              </w:rPr>
              <w:lastRenderedPageBreak/>
              <w:t>详情页面</w:t>
            </w:r>
          </w:p>
        </w:tc>
        <w:tc>
          <w:tcPr>
            <w:tcW w:w="4750" w:type="dxa"/>
          </w:tcPr>
          <w:p w:rsidR="00065AE8" w:rsidRDefault="00065AE8" w:rsidP="00431556">
            <w:pPr>
              <w:pStyle w:val="af1"/>
              <w:numPr>
                <w:ilvl w:val="0"/>
                <w:numId w:val="47"/>
              </w:numPr>
              <w:ind w:firstLineChars="0"/>
            </w:pPr>
            <w:r>
              <w:rPr>
                <w:rFonts w:hint="eastAsia"/>
              </w:rPr>
              <w:t>除“描述”外，都是必填字段</w:t>
            </w:r>
          </w:p>
          <w:p w:rsidR="004B4179" w:rsidRDefault="00065AE8" w:rsidP="00431556">
            <w:pPr>
              <w:pStyle w:val="af1"/>
              <w:numPr>
                <w:ilvl w:val="0"/>
                <w:numId w:val="47"/>
              </w:numPr>
              <w:ind w:firstLineChars="0"/>
            </w:pPr>
            <w:r>
              <w:rPr>
                <w:rFonts w:hint="eastAsia"/>
              </w:rPr>
              <w:t>属性编号</w:t>
            </w:r>
            <w:r w:rsidR="00B97C08">
              <w:rPr>
                <w:rFonts w:hint="eastAsia"/>
              </w:rPr>
              <w:t>是唯一值</w:t>
            </w:r>
          </w:p>
          <w:p w:rsidR="00FC5EFB" w:rsidRDefault="00FC5EFB" w:rsidP="00431556">
            <w:pPr>
              <w:pStyle w:val="af1"/>
              <w:numPr>
                <w:ilvl w:val="0"/>
                <w:numId w:val="47"/>
              </w:numPr>
              <w:ind w:firstLineChars="0"/>
            </w:pPr>
            <w:r>
              <w:rPr>
                <w:rFonts w:hint="eastAsia"/>
              </w:rPr>
              <w:t>功能按钮：保存、提交、失效（根据状态来显示对应按钮）</w:t>
            </w:r>
          </w:p>
        </w:tc>
        <w:tc>
          <w:tcPr>
            <w:tcW w:w="3210" w:type="dxa"/>
          </w:tcPr>
          <w:p w:rsidR="004B4179" w:rsidRDefault="00501F0B" w:rsidP="000754C3">
            <w:r>
              <w:rPr>
                <w:rFonts w:hint="eastAsia"/>
              </w:rPr>
              <w:t>无</w:t>
            </w:r>
          </w:p>
        </w:tc>
      </w:tr>
    </w:tbl>
    <w:p w:rsidR="000A4807" w:rsidRDefault="000A4807" w:rsidP="000754C3"/>
    <w:p w:rsidR="00DE7E2E" w:rsidRDefault="00DE7E2E" w:rsidP="00DE7E2E">
      <w:pPr>
        <w:pStyle w:val="3"/>
      </w:pPr>
      <w:r>
        <w:rPr>
          <w:rFonts w:hint="eastAsia"/>
        </w:rPr>
        <w:t>商品分类</w:t>
      </w:r>
    </w:p>
    <w:p w:rsidR="005B0F87" w:rsidRDefault="00DE7E2E" w:rsidP="00431556">
      <w:pPr>
        <w:pStyle w:val="af1"/>
        <w:numPr>
          <w:ilvl w:val="0"/>
          <w:numId w:val="48"/>
        </w:numPr>
        <w:ind w:firstLineChars="0"/>
      </w:pPr>
      <w:r>
        <w:rPr>
          <w:rFonts w:hint="eastAsia"/>
        </w:rPr>
        <w:t>信息点：分类编号、分类名称、所属父分类编号、所属父分类名称</w:t>
      </w:r>
      <w:r w:rsidR="0095318C">
        <w:rPr>
          <w:rFonts w:hint="eastAsia"/>
        </w:rPr>
        <w:t>、描述</w:t>
      </w:r>
      <w:r w:rsidR="001C00CA">
        <w:rPr>
          <w:rFonts w:hint="eastAsia"/>
        </w:rPr>
        <w:t>、创建人、创建时间、最后修改人、最后修改时间</w:t>
      </w:r>
    </w:p>
    <w:p w:rsidR="00050B3D" w:rsidRDefault="00050B3D" w:rsidP="00431556">
      <w:pPr>
        <w:pStyle w:val="af1"/>
        <w:numPr>
          <w:ilvl w:val="0"/>
          <w:numId w:val="48"/>
        </w:numPr>
        <w:ind w:firstLineChars="0"/>
      </w:pPr>
      <w:r>
        <w:rPr>
          <w:rFonts w:hint="eastAsia"/>
        </w:rPr>
        <w:t>业务功能说明：</w:t>
      </w:r>
    </w:p>
    <w:tbl>
      <w:tblPr>
        <w:tblStyle w:val="af"/>
        <w:tblW w:w="0" w:type="auto"/>
        <w:tblLook w:val="04A0"/>
      </w:tblPr>
      <w:tblGrid>
        <w:gridCol w:w="1668"/>
        <w:gridCol w:w="4750"/>
        <w:gridCol w:w="3210"/>
      </w:tblGrid>
      <w:tr w:rsidR="00050B3D" w:rsidTr="00FA72F6">
        <w:tc>
          <w:tcPr>
            <w:tcW w:w="1668" w:type="dxa"/>
          </w:tcPr>
          <w:p w:rsidR="00050B3D" w:rsidRDefault="00050B3D" w:rsidP="00FA72F6">
            <w:r>
              <w:rPr>
                <w:rFonts w:hint="eastAsia"/>
              </w:rPr>
              <w:t>作业编号</w:t>
            </w:r>
          </w:p>
        </w:tc>
        <w:tc>
          <w:tcPr>
            <w:tcW w:w="4750" w:type="dxa"/>
          </w:tcPr>
          <w:p w:rsidR="00050B3D" w:rsidRDefault="00050B3D" w:rsidP="00FA72F6">
            <w:r>
              <w:rPr>
                <w:rFonts w:hint="eastAsia"/>
              </w:rPr>
              <w:t>页面元素描述</w:t>
            </w:r>
          </w:p>
        </w:tc>
        <w:tc>
          <w:tcPr>
            <w:tcW w:w="3210" w:type="dxa"/>
          </w:tcPr>
          <w:p w:rsidR="00050B3D" w:rsidRDefault="00050B3D" w:rsidP="00FA72F6">
            <w:r>
              <w:rPr>
                <w:rFonts w:hint="eastAsia"/>
              </w:rPr>
              <w:t>业务逻辑</w:t>
            </w:r>
          </w:p>
        </w:tc>
      </w:tr>
      <w:tr w:rsidR="00050B3D" w:rsidTr="00FA72F6">
        <w:tc>
          <w:tcPr>
            <w:tcW w:w="1668" w:type="dxa"/>
          </w:tcPr>
          <w:p w:rsidR="00050B3D" w:rsidRDefault="00EA2EC2" w:rsidP="00FA72F6">
            <w:r>
              <w:rPr>
                <w:rFonts w:hint="eastAsia"/>
              </w:rPr>
              <w:t>查询</w:t>
            </w:r>
            <w:r w:rsidR="00050B3D">
              <w:rPr>
                <w:rFonts w:hint="eastAsia"/>
              </w:rPr>
              <w:t>列表页面</w:t>
            </w:r>
          </w:p>
        </w:tc>
        <w:tc>
          <w:tcPr>
            <w:tcW w:w="4750" w:type="dxa"/>
          </w:tcPr>
          <w:p w:rsidR="00050B3D" w:rsidRDefault="007A762D" w:rsidP="00431556">
            <w:pPr>
              <w:pStyle w:val="af1"/>
              <w:numPr>
                <w:ilvl w:val="0"/>
                <w:numId w:val="49"/>
              </w:numPr>
              <w:ind w:firstLineChars="0"/>
            </w:pPr>
            <w:r>
              <w:rPr>
                <w:rFonts w:hint="eastAsia"/>
              </w:rPr>
              <w:t>树形展现形式</w:t>
            </w:r>
          </w:p>
          <w:p w:rsidR="00E31B82" w:rsidRDefault="0091094C" w:rsidP="00431556">
            <w:pPr>
              <w:pStyle w:val="af1"/>
              <w:numPr>
                <w:ilvl w:val="0"/>
                <w:numId w:val="49"/>
              </w:numPr>
              <w:ind w:firstLineChars="0"/>
            </w:pPr>
            <w:r>
              <w:rPr>
                <w:rFonts w:hint="eastAsia"/>
              </w:rPr>
              <w:t>支持分类名称查询</w:t>
            </w:r>
          </w:p>
        </w:tc>
        <w:tc>
          <w:tcPr>
            <w:tcW w:w="3210" w:type="dxa"/>
          </w:tcPr>
          <w:p w:rsidR="00050B3D" w:rsidRDefault="00E92A16" w:rsidP="00FA72F6">
            <w:r>
              <w:rPr>
                <w:rFonts w:hint="eastAsia"/>
              </w:rPr>
              <w:t>1.</w:t>
            </w:r>
            <w:r>
              <w:rPr>
                <w:rFonts w:hint="eastAsia"/>
              </w:rPr>
              <w:t>数节点右键提供的功能有：维护分类、新增子分类、删除分类、维护对应属性、维护下属商品</w:t>
            </w:r>
          </w:p>
        </w:tc>
      </w:tr>
      <w:tr w:rsidR="00050B3D" w:rsidTr="00FA72F6">
        <w:tc>
          <w:tcPr>
            <w:tcW w:w="1668" w:type="dxa"/>
          </w:tcPr>
          <w:p w:rsidR="00050B3D" w:rsidRDefault="00050B3D" w:rsidP="007E371F">
            <w:r>
              <w:rPr>
                <w:rFonts w:hint="eastAsia"/>
              </w:rPr>
              <w:t>详情页面</w:t>
            </w:r>
            <w:r w:rsidR="007E371F">
              <w:rPr>
                <w:rFonts w:hint="eastAsia"/>
              </w:rPr>
              <w:t>-</w:t>
            </w:r>
            <w:r w:rsidR="007E371F">
              <w:rPr>
                <w:rFonts w:hint="eastAsia"/>
              </w:rPr>
              <w:t>新增子分类</w:t>
            </w:r>
          </w:p>
        </w:tc>
        <w:tc>
          <w:tcPr>
            <w:tcW w:w="4750" w:type="dxa"/>
          </w:tcPr>
          <w:p w:rsidR="00050B3D" w:rsidRDefault="00050B3D" w:rsidP="00431556">
            <w:pPr>
              <w:pStyle w:val="af1"/>
              <w:numPr>
                <w:ilvl w:val="0"/>
                <w:numId w:val="50"/>
              </w:numPr>
              <w:ind w:firstLineChars="0"/>
            </w:pPr>
            <w:r>
              <w:rPr>
                <w:rFonts w:hint="eastAsia"/>
              </w:rPr>
              <w:t>除“描述”外，都是必填字段</w:t>
            </w:r>
          </w:p>
          <w:p w:rsidR="007E371F" w:rsidRDefault="00A83840" w:rsidP="00431556">
            <w:pPr>
              <w:pStyle w:val="af1"/>
              <w:numPr>
                <w:ilvl w:val="0"/>
                <w:numId w:val="50"/>
              </w:numPr>
              <w:ind w:firstLineChars="0"/>
            </w:pPr>
            <w:r>
              <w:rPr>
                <w:rFonts w:hint="eastAsia"/>
              </w:rPr>
              <w:t>分类</w:t>
            </w:r>
            <w:r w:rsidR="00050B3D">
              <w:rPr>
                <w:rFonts w:hint="eastAsia"/>
              </w:rPr>
              <w:t>编号是唯一值</w:t>
            </w:r>
          </w:p>
          <w:p w:rsidR="00DF1022" w:rsidRDefault="00DF1022" w:rsidP="00431556">
            <w:pPr>
              <w:pStyle w:val="af1"/>
              <w:numPr>
                <w:ilvl w:val="0"/>
                <w:numId w:val="50"/>
              </w:numPr>
              <w:ind w:firstLineChars="0"/>
            </w:pPr>
            <w:r>
              <w:rPr>
                <w:rFonts w:hint="eastAsia"/>
              </w:rPr>
              <w:t>功能按钮：保存</w:t>
            </w:r>
          </w:p>
        </w:tc>
        <w:tc>
          <w:tcPr>
            <w:tcW w:w="3210" w:type="dxa"/>
          </w:tcPr>
          <w:p w:rsidR="00050B3D" w:rsidRDefault="00050B3D" w:rsidP="00FA72F6">
            <w:r>
              <w:rPr>
                <w:rFonts w:hint="eastAsia"/>
              </w:rPr>
              <w:t>无</w:t>
            </w:r>
          </w:p>
        </w:tc>
      </w:tr>
      <w:tr w:rsidR="007E371F" w:rsidTr="00FA72F6">
        <w:tc>
          <w:tcPr>
            <w:tcW w:w="1668" w:type="dxa"/>
          </w:tcPr>
          <w:p w:rsidR="007E371F" w:rsidRDefault="007E371F" w:rsidP="007E371F">
            <w:r>
              <w:rPr>
                <w:rFonts w:hint="eastAsia"/>
              </w:rPr>
              <w:t>详情页面</w:t>
            </w:r>
            <w:r>
              <w:rPr>
                <w:rFonts w:hint="eastAsia"/>
              </w:rPr>
              <w:t>-</w:t>
            </w:r>
            <w:r>
              <w:rPr>
                <w:rFonts w:hint="eastAsia"/>
              </w:rPr>
              <w:t>维护分类</w:t>
            </w:r>
          </w:p>
        </w:tc>
        <w:tc>
          <w:tcPr>
            <w:tcW w:w="4750" w:type="dxa"/>
          </w:tcPr>
          <w:p w:rsidR="007E371F" w:rsidRDefault="007E371F" w:rsidP="00431556">
            <w:pPr>
              <w:pStyle w:val="af1"/>
              <w:numPr>
                <w:ilvl w:val="0"/>
                <w:numId w:val="51"/>
              </w:numPr>
              <w:ind w:firstLineChars="0"/>
            </w:pPr>
            <w:r>
              <w:rPr>
                <w:rFonts w:hint="eastAsia"/>
              </w:rPr>
              <w:t>分类编号只读</w:t>
            </w:r>
          </w:p>
          <w:p w:rsidR="007E371F" w:rsidRDefault="007E371F" w:rsidP="00431556">
            <w:pPr>
              <w:pStyle w:val="af1"/>
              <w:numPr>
                <w:ilvl w:val="0"/>
                <w:numId w:val="51"/>
              </w:numPr>
              <w:ind w:firstLineChars="0"/>
            </w:pPr>
            <w:r>
              <w:rPr>
                <w:rFonts w:hint="eastAsia"/>
              </w:rPr>
              <w:t>除“描述”外，都是必填字段</w:t>
            </w:r>
          </w:p>
          <w:p w:rsidR="00DF1022" w:rsidRDefault="00DF1022" w:rsidP="00431556">
            <w:pPr>
              <w:pStyle w:val="af1"/>
              <w:numPr>
                <w:ilvl w:val="0"/>
                <w:numId w:val="51"/>
              </w:numPr>
              <w:ind w:firstLineChars="0"/>
            </w:pPr>
            <w:r>
              <w:rPr>
                <w:rFonts w:hint="eastAsia"/>
              </w:rPr>
              <w:t>功能按钮：保存</w:t>
            </w:r>
            <w:r w:rsidR="00F737BB">
              <w:rPr>
                <w:rFonts w:hint="eastAsia"/>
              </w:rPr>
              <w:t>、删除</w:t>
            </w:r>
          </w:p>
        </w:tc>
        <w:tc>
          <w:tcPr>
            <w:tcW w:w="3210" w:type="dxa"/>
          </w:tcPr>
          <w:p w:rsidR="007E371F" w:rsidRDefault="00346884" w:rsidP="00FA72F6">
            <w:r>
              <w:rPr>
                <w:rFonts w:hint="eastAsia"/>
              </w:rPr>
              <w:t>无</w:t>
            </w:r>
          </w:p>
        </w:tc>
      </w:tr>
      <w:tr w:rsidR="00346884" w:rsidTr="00FA72F6">
        <w:tc>
          <w:tcPr>
            <w:tcW w:w="1668" w:type="dxa"/>
          </w:tcPr>
          <w:p w:rsidR="00346884" w:rsidRDefault="00346884" w:rsidP="007E371F">
            <w:r>
              <w:rPr>
                <w:rFonts w:hint="eastAsia"/>
              </w:rPr>
              <w:t>详情页面</w:t>
            </w:r>
            <w:r>
              <w:rPr>
                <w:rFonts w:hint="eastAsia"/>
              </w:rPr>
              <w:t>-</w:t>
            </w:r>
            <w:r>
              <w:rPr>
                <w:rFonts w:hint="eastAsia"/>
              </w:rPr>
              <w:t>删除分类</w:t>
            </w:r>
          </w:p>
        </w:tc>
        <w:tc>
          <w:tcPr>
            <w:tcW w:w="4750" w:type="dxa"/>
          </w:tcPr>
          <w:p w:rsidR="00346884" w:rsidRDefault="00346884" w:rsidP="00431556">
            <w:pPr>
              <w:pStyle w:val="af1"/>
              <w:numPr>
                <w:ilvl w:val="0"/>
                <w:numId w:val="51"/>
              </w:numPr>
              <w:ind w:firstLineChars="0"/>
            </w:pPr>
          </w:p>
        </w:tc>
        <w:tc>
          <w:tcPr>
            <w:tcW w:w="3210" w:type="dxa"/>
          </w:tcPr>
          <w:p w:rsidR="00346884" w:rsidRDefault="00346884" w:rsidP="00431556">
            <w:pPr>
              <w:pStyle w:val="af1"/>
              <w:numPr>
                <w:ilvl w:val="0"/>
                <w:numId w:val="52"/>
              </w:numPr>
              <w:ind w:firstLineChars="0"/>
            </w:pPr>
            <w:r>
              <w:rPr>
                <w:rFonts w:hint="eastAsia"/>
              </w:rPr>
              <w:t>如果该分类下已经包含了与商品、属性的对应关系，则需要提示，用户确认后方可删除该分类及相关的关系数据</w:t>
            </w:r>
          </w:p>
        </w:tc>
      </w:tr>
      <w:tr w:rsidR="00346884" w:rsidTr="00FA72F6">
        <w:tc>
          <w:tcPr>
            <w:tcW w:w="1668" w:type="dxa"/>
          </w:tcPr>
          <w:p w:rsidR="00346884" w:rsidRDefault="00346884" w:rsidP="007E371F">
            <w:r w:rsidRPr="00DE6B76">
              <w:rPr>
                <w:rFonts w:hint="eastAsia"/>
                <w:highlight w:val="yellow"/>
              </w:rPr>
              <w:t>详情页面</w:t>
            </w:r>
            <w:r w:rsidRPr="00DE6B76">
              <w:rPr>
                <w:rFonts w:hint="eastAsia"/>
                <w:highlight w:val="yellow"/>
              </w:rPr>
              <w:t>-</w:t>
            </w:r>
            <w:r w:rsidR="00BC5794" w:rsidRPr="00DE6B76">
              <w:rPr>
                <w:rFonts w:hint="eastAsia"/>
                <w:highlight w:val="yellow"/>
              </w:rPr>
              <w:t>维护对应属性</w:t>
            </w:r>
          </w:p>
        </w:tc>
        <w:tc>
          <w:tcPr>
            <w:tcW w:w="4750" w:type="dxa"/>
          </w:tcPr>
          <w:p w:rsidR="00346884" w:rsidRDefault="0052324E" w:rsidP="00431556">
            <w:pPr>
              <w:pStyle w:val="af1"/>
              <w:numPr>
                <w:ilvl w:val="0"/>
                <w:numId w:val="53"/>
              </w:numPr>
              <w:ind w:firstLineChars="0"/>
            </w:pPr>
            <w:r>
              <w:rPr>
                <w:rFonts w:hint="eastAsia"/>
              </w:rPr>
              <w:t>按照“属性排序”</w:t>
            </w:r>
            <w:r w:rsidR="00BC5794">
              <w:rPr>
                <w:rFonts w:hint="eastAsia"/>
              </w:rPr>
              <w:t>列出该分类下的属性列表</w:t>
            </w:r>
          </w:p>
          <w:p w:rsidR="0052324E" w:rsidRDefault="0052324E" w:rsidP="00431556">
            <w:pPr>
              <w:pStyle w:val="af1"/>
              <w:numPr>
                <w:ilvl w:val="0"/>
                <w:numId w:val="53"/>
              </w:numPr>
              <w:ind w:firstLineChars="0"/>
            </w:pPr>
            <w:r>
              <w:rPr>
                <w:rFonts w:hint="eastAsia"/>
              </w:rPr>
              <w:t>列表字段：</w:t>
            </w:r>
            <w:r w:rsidR="004B2641">
              <w:rPr>
                <w:rFonts w:hint="eastAsia"/>
              </w:rPr>
              <w:t>属性</w:t>
            </w:r>
            <w:r>
              <w:rPr>
                <w:rFonts w:hint="eastAsia"/>
              </w:rPr>
              <w:t>编号、属性名称、属性输入类型（下拉框、单行输入框、多行输入框）、描述、属性排序</w:t>
            </w:r>
          </w:p>
          <w:p w:rsidR="00F737BB" w:rsidRDefault="00F737BB" w:rsidP="00431556">
            <w:pPr>
              <w:pStyle w:val="af1"/>
              <w:numPr>
                <w:ilvl w:val="0"/>
                <w:numId w:val="53"/>
              </w:numPr>
              <w:ind w:firstLineChars="0"/>
            </w:pPr>
            <w:r>
              <w:rPr>
                <w:rFonts w:hint="eastAsia"/>
              </w:rPr>
              <w:t>页头功能按钮：添加关联属性、删除关联属性</w:t>
            </w:r>
          </w:p>
          <w:p w:rsidR="00F737BB" w:rsidRDefault="00F737BB" w:rsidP="00431556">
            <w:pPr>
              <w:pStyle w:val="af1"/>
              <w:numPr>
                <w:ilvl w:val="0"/>
                <w:numId w:val="53"/>
              </w:numPr>
              <w:ind w:firstLineChars="0"/>
            </w:pPr>
            <w:r>
              <w:rPr>
                <w:rFonts w:hint="eastAsia"/>
              </w:rPr>
              <w:t>列表功能按钮：删除</w:t>
            </w:r>
          </w:p>
        </w:tc>
        <w:tc>
          <w:tcPr>
            <w:tcW w:w="3210" w:type="dxa"/>
          </w:tcPr>
          <w:p w:rsidR="00346884" w:rsidRPr="00BC5794" w:rsidRDefault="0052324E" w:rsidP="00FA72F6">
            <w:r>
              <w:rPr>
                <w:rFonts w:hint="eastAsia"/>
              </w:rPr>
              <w:t>1.</w:t>
            </w:r>
            <w:r>
              <w:rPr>
                <w:rFonts w:hint="eastAsia"/>
              </w:rPr>
              <w:t>可以添加关联属性、删除关联属性</w:t>
            </w:r>
          </w:p>
        </w:tc>
      </w:tr>
      <w:tr w:rsidR="00C477B0" w:rsidTr="00FA72F6">
        <w:tc>
          <w:tcPr>
            <w:tcW w:w="1668" w:type="dxa"/>
          </w:tcPr>
          <w:p w:rsidR="00C477B0" w:rsidRDefault="00C477B0" w:rsidP="007E371F">
            <w:r>
              <w:rPr>
                <w:rFonts w:hint="eastAsia"/>
              </w:rPr>
              <w:t>详细页面</w:t>
            </w:r>
            <w:r>
              <w:rPr>
                <w:rFonts w:hint="eastAsia"/>
              </w:rPr>
              <w:t>-</w:t>
            </w:r>
            <w:ins w:id="13" w:author="aibozeng" w:date="2014-07-25T20:43:00Z">
              <w:r w:rsidR="00DE6B76">
                <w:rPr>
                  <w:rFonts w:hint="eastAsia"/>
                </w:rPr>
                <w:t>查看</w:t>
              </w:r>
            </w:ins>
            <w:del w:id="14" w:author="aibozeng" w:date="2014-07-25T20:43:00Z">
              <w:r w:rsidDel="00DE6B76">
                <w:rPr>
                  <w:rFonts w:hint="eastAsia"/>
                </w:rPr>
                <w:delText>维护</w:delText>
              </w:r>
            </w:del>
            <w:r>
              <w:rPr>
                <w:rFonts w:hint="eastAsia"/>
              </w:rPr>
              <w:t>对应商品</w:t>
            </w:r>
          </w:p>
        </w:tc>
        <w:tc>
          <w:tcPr>
            <w:tcW w:w="4750" w:type="dxa"/>
          </w:tcPr>
          <w:p w:rsidR="00C477B0" w:rsidRDefault="00C477B0" w:rsidP="00F8573F">
            <w:pPr>
              <w:pStyle w:val="af1"/>
              <w:numPr>
                <w:ilvl w:val="0"/>
                <w:numId w:val="89"/>
              </w:numPr>
              <w:ind w:firstLineChars="0"/>
            </w:pPr>
            <w:r>
              <w:rPr>
                <w:rFonts w:hint="eastAsia"/>
              </w:rPr>
              <w:t>列表字段：</w:t>
            </w:r>
            <w:r w:rsidR="00FA032D">
              <w:rPr>
                <w:rFonts w:hint="eastAsia"/>
              </w:rPr>
              <w:t>商品</w:t>
            </w:r>
            <w:r w:rsidR="00DF44F3">
              <w:rPr>
                <w:rFonts w:hint="eastAsia"/>
              </w:rPr>
              <w:t>编号、商品</w:t>
            </w:r>
            <w:r>
              <w:rPr>
                <w:rFonts w:hint="eastAsia"/>
              </w:rPr>
              <w:t>名称、</w:t>
            </w:r>
            <w:r w:rsidR="00DF44F3" w:rsidRPr="008337F4">
              <w:rPr>
                <w:rFonts w:hint="eastAsia"/>
              </w:rPr>
              <w:t>品牌、款式、单位、规格、市场价、上市时间、产地</w:t>
            </w:r>
          </w:p>
          <w:p w:rsidR="00F737BB" w:rsidDel="00DE6B76" w:rsidRDefault="00F737BB" w:rsidP="00F8573F">
            <w:pPr>
              <w:pStyle w:val="af1"/>
              <w:numPr>
                <w:ilvl w:val="0"/>
                <w:numId w:val="89"/>
              </w:numPr>
              <w:ind w:firstLineChars="0"/>
              <w:rPr>
                <w:del w:id="15" w:author="aibozeng" w:date="2014-07-25T20:44:00Z"/>
              </w:rPr>
            </w:pPr>
            <w:del w:id="16" w:author="aibozeng" w:date="2014-07-25T20:44:00Z">
              <w:r w:rsidDel="00DE6B76">
                <w:rPr>
                  <w:rFonts w:hint="eastAsia"/>
                </w:rPr>
                <w:lastRenderedPageBreak/>
                <w:delText>页头功能按钮：添加关联商品、删除关联商品</w:delText>
              </w:r>
            </w:del>
          </w:p>
          <w:p w:rsidR="00F737BB" w:rsidRDefault="00F737BB" w:rsidP="00F8573F">
            <w:pPr>
              <w:pStyle w:val="af1"/>
              <w:numPr>
                <w:ilvl w:val="0"/>
                <w:numId w:val="89"/>
              </w:numPr>
              <w:ind w:firstLineChars="0"/>
            </w:pPr>
            <w:del w:id="17" w:author="aibozeng" w:date="2014-07-25T20:44:00Z">
              <w:r w:rsidDel="00DE6B76">
                <w:rPr>
                  <w:rFonts w:hint="eastAsia"/>
                </w:rPr>
                <w:delText>列表功能按钮：删除</w:delText>
              </w:r>
            </w:del>
          </w:p>
        </w:tc>
        <w:tc>
          <w:tcPr>
            <w:tcW w:w="3210" w:type="dxa"/>
          </w:tcPr>
          <w:p w:rsidR="00C477B0" w:rsidRPr="00DF44F3" w:rsidRDefault="006F3E83" w:rsidP="00DE6B76">
            <w:r>
              <w:rPr>
                <w:rFonts w:hint="eastAsia"/>
              </w:rPr>
              <w:lastRenderedPageBreak/>
              <w:t>1.</w:t>
            </w:r>
            <w:r>
              <w:rPr>
                <w:rFonts w:hint="eastAsia"/>
              </w:rPr>
              <w:t>可以</w:t>
            </w:r>
            <w:del w:id="18" w:author="aibozeng" w:date="2014-07-25T20:44:00Z">
              <w:r w:rsidDel="00DE6B76">
                <w:rPr>
                  <w:rFonts w:hint="eastAsia"/>
                </w:rPr>
                <w:delText>添加</w:delText>
              </w:r>
            </w:del>
            <w:ins w:id="19" w:author="aibozeng" w:date="2014-07-25T20:44:00Z">
              <w:r w:rsidR="00DE6B76">
                <w:rPr>
                  <w:rFonts w:hint="eastAsia"/>
                </w:rPr>
                <w:t>查看</w:t>
              </w:r>
            </w:ins>
            <w:r>
              <w:rPr>
                <w:rFonts w:hint="eastAsia"/>
              </w:rPr>
              <w:t>关联商品</w:t>
            </w:r>
            <w:del w:id="20" w:author="aibozeng" w:date="2014-07-25T20:44:00Z">
              <w:r w:rsidDel="00DE6B76">
                <w:rPr>
                  <w:rFonts w:hint="eastAsia"/>
                </w:rPr>
                <w:delText>、删除关联商品</w:delText>
              </w:r>
            </w:del>
          </w:p>
        </w:tc>
      </w:tr>
    </w:tbl>
    <w:p w:rsidR="00050B3D" w:rsidRPr="00D74197" w:rsidRDefault="00050B3D" w:rsidP="00826E02">
      <w:pPr>
        <w:pStyle w:val="af1"/>
        <w:ind w:left="720" w:firstLineChars="0" w:firstLine="0"/>
      </w:pPr>
    </w:p>
    <w:p w:rsidR="00DE7E2E" w:rsidRDefault="00DE7E2E" w:rsidP="00DE7E2E">
      <w:pPr>
        <w:pStyle w:val="3"/>
      </w:pPr>
      <w:r>
        <w:rPr>
          <w:rFonts w:hint="eastAsia"/>
        </w:rPr>
        <w:t>商品搜索分类</w:t>
      </w:r>
    </w:p>
    <w:p w:rsidR="00DE7E2E" w:rsidRDefault="00DE7E2E" w:rsidP="00431556">
      <w:pPr>
        <w:pStyle w:val="af1"/>
        <w:numPr>
          <w:ilvl w:val="0"/>
          <w:numId w:val="7"/>
        </w:numPr>
        <w:ind w:firstLineChars="0"/>
      </w:pPr>
      <w:r>
        <w:rPr>
          <w:rFonts w:hint="eastAsia"/>
        </w:rPr>
        <w:t>信息点：搜索分类编号、搜索分类名称、所属父搜索分类编号、所属父搜索分类名称</w:t>
      </w:r>
      <w:r w:rsidRPr="00203B52">
        <w:rPr>
          <w:rFonts w:hint="eastAsia"/>
        </w:rPr>
        <w:t>、所属商品分类编号、所属商品分类名称</w:t>
      </w:r>
      <w:r w:rsidR="00644C72">
        <w:rPr>
          <w:rFonts w:hint="eastAsia"/>
        </w:rPr>
        <w:t>、描述</w:t>
      </w:r>
      <w:r w:rsidR="001C00CA">
        <w:rPr>
          <w:rFonts w:hint="eastAsia"/>
        </w:rPr>
        <w:t>、创建人、创建时间、最后修改人、最后修改时间</w:t>
      </w:r>
    </w:p>
    <w:p w:rsidR="00D4712A" w:rsidRDefault="00D4712A" w:rsidP="00431556">
      <w:pPr>
        <w:pStyle w:val="af1"/>
        <w:numPr>
          <w:ilvl w:val="0"/>
          <w:numId w:val="7"/>
        </w:numPr>
        <w:ind w:firstLineChars="0"/>
      </w:pPr>
      <w:r>
        <w:rPr>
          <w:rFonts w:hint="eastAsia"/>
        </w:rPr>
        <w:t>业务功能说明：</w:t>
      </w:r>
    </w:p>
    <w:tbl>
      <w:tblPr>
        <w:tblStyle w:val="af"/>
        <w:tblW w:w="0" w:type="auto"/>
        <w:tblLook w:val="04A0"/>
      </w:tblPr>
      <w:tblGrid>
        <w:gridCol w:w="1668"/>
        <w:gridCol w:w="4750"/>
        <w:gridCol w:w="3210"/>
      </w:tblGrid>
      <w:tr w:rsidR="00D4507C" w:rsidTr="00FA72F6">
        <w:tc>
          <w:tcPr>
            <w:tcW w:w="1668" w:type="dxa"/>
          </w:tcPr>
          <w:p w:rsidR="00D4507C" w:rsidRDefault="00D4507C" w:rsidP="00FA72F6">
            <w:r>
              <w:rPr>
                <w:rFonts w:hint="eastAsia"/>
              </w:rPr>
              <w:t>作业编号</w:t>
            </w:r>
          </w:p>
        </w:tc>
        <w:tc>
          <w:tcPr>
            <w:tcW w:w="4750" w:type="dxa"/>
          </w:tcPr>
          <w:p w:rsidR="00D4507C" w:rsidRDefault="00D4507C" w:rsidP="00FA72F6">
            <w:r>
              <w:rPr>
                <w:rFonts w:hint="eastAsia"/>
              </w:rPr>
              <w:t>页面元素描述</w:t>
            </w:r>
          </w:p>
        </w:tc>
        <w:tc>
          <w:tcPr>
            <w:tcW w:w="3210" w:type="dxa"/>
          </w:tcPr>
          <w:p w:rsidR="00D4507C" w:rsidRDefault="00D4507C" w:rsidP="00FA72F6">
            <w:r>
              <w:rPr>
                <w:rFonts w:hint="eastAsia"/>
              </w:rPr>
              <w:t>业务逻辑</w:t>
            </w:r>
          </w:p>
        </w:tc>
      </w:tr>
      <w:tr w:rsidR="00D4507C" w:rsidTr="00FA72F6">
        <w:tc>
          <w:tcPr>
            <w:tcW w:w="1668" w:type="dxa"/>
          </w:tcPr>
          <w:p w:rsidR="00D4507C" w:rsidRDefault="00D4507C" w:rsidP="00FA72F6">
            <w:r>
              <w:rPr>
                <w:rFonts w:hint="eastAsia"/>
              </w:rPr>
              <w:t>查询列表页面</w:t>
            </w:r>
          </w:p>
        </w:tc>
        <w:tc>
          <w:tcPr>
            <w:tcW w:w="4750" w:type="dxa"/>
          </w:tcPr>
          <w:p w:rsidR="00D4507C" w:rsidRDefault="00D4507C" w:rsidP="00431556">
            <w:pPr>
              <w:pStyle w:val="af1"/>
              <w:numPr>
                <w:ilvl w:val="0"/>
                <w:numId w:val="54"/>
              </w:numPr>
              <w:ind w:firstLineChars="0"/>
            </w:pPr>
            <w:r>
              <w:rPr>
                <w:rFonts w:hint="eastAsia"/>
              </w:rPr>
              <w:t>树形展现形式</w:t>
            </w:r>
          </w:p>
          <w:p w:rsidR="00D4507C" w:rsidRDefault="00D4507C" w:rsidP="00431556">
            <w:pPr>
              <w:pStyle w:val="af1"/>
              <w:numPr>
                <w:ilvl w:val="0"/>
                <w:numId w:val="54"/>
              </w:numPr>
              <w:ind w:firstLineChars="0"/>
            </w:pPr>
            <w:r>
              <w:rPr>
                <w:rFonts w:hint="eastAsia"/>
              </w:rPr>
              <w:t>支持</w:t>
            </w:r>
            <w:r w:rsidR="0040125B">
              <w:rPr>
                <w:rFonts w:hint="eastAsia"/>
              </w:rPr>
              <w:t>搜索</w:t>
            </w:r>
            <w:r>
              <w:rPr>
                <w:rFonts w:hint="eastAsia"/>
              </w:rPr>
              <w:t>分类名称查询</w:t>
            </w:r>
          </w:p>
        </w:tc>
        <w:tc>
          <w:tcPr>
            <w:tcW w:w="3210" w:type="dxa"/>
          </w:tcPr>
          <w:p w:rsidR="00D4507C" w:rsidRDefault="00D4507C" w:rsidP="00B020C5">
            <w:r>
              <w:rPr>
                <w:rFonts w:hint="eastAsia"/>
              </w:rPr>
              <w:t>1.</w:t>
            </w:r>
            <w:r>
              <w:rPr>
                <w:rFonts w:hint="eastAsia"/>
              </w:rPr>
              <w:t>数节点右键提供的功能有：维护分类、新增子</w:t>
            </w:r>
            <w:r w:rsidR="00B020C5">
              <w:rPr>
                <w:rFonts w:hint="eastAsia"/>
              </w:rPr>
              <w:t>搜索</w:t>
            </w:r>
            <w:r>
              <w:rPr>
                <w:rFonts w:hint="eastAsia"/>
              </w:rPr>
              <w:t>分类、删除</w:t>
            </w:r>
            <w:r w:rsidR="00B020C5">
              <w:rPr>
                <w:rFonts w:hint="eastAsia"/>
              </w:rPr>
              <w:t>搜索</w:t>
            </w:r>
            <w:r>
              <w:rPr>
                <w:rFonts w:hint="eastAsia"/>
              </w:rPr>
              <w:t>分类</w:t>
            </w:r>
          </w:p>
        </w:tc>
      </w:tr>
      <w:tr w:rsidR="00D4507C" w:rsidTr="00FA72F6">
        <w:tc>
          <w:tcPr>
            <w:tcW w:w="1668" w:type="dxa"/>
          </w:tcPr>
          <w:p w:rsidR="00D4507C" w:rsidRDefault="00D4507C" w:rsidP="00FA72F6">
            <w:r>
              <w:rPr>
                <w:rFonts w:hint="eastAsia"/>
              </w:rPr>
              <w:t>详情页面</w:t>
            </w:r>
            <w:r>
              <w:rPr>
                <w:rFonts w:hint="eastAsia"/>
              </w:rPr>
              <w:t>-</w:t>
            </w:r>
            <w:r>
              <w:rPr>
                <w:rFonts w:hint="eastAsia"/>
              </w:rPr>
              <w:t>新增</w:t>
            </w:r>
            <w:r w:rsidR="005A3F9B">
              <w:rPr>
                <w:rFonts w:hint="eastAsia"/>
              </w:rPr>
              <w:t>搜索</w:t>
            </w:r>
            <w:r>
              <w:rPr>
                <w:rFonts w:hint="eastAsia"/>
              </w:rPr>
              <w:t>子分类</w:t>
            </w:r>
          </w:p>
        </w:tc>
        <w:tc>
          <w:tcPr>
            <w:tcW w:w="4750" w:type="dxa"/>
          </w:tcPr>
          <w:p w:rsidR="00D4507C" w:rsidRDefault="00D4507C" w:rsidP="00431556">
            <w:pPr>
              <w:pStyle w:val="af1"/>
              <w:numPr>
                <w:ilvl w:val="0"/>
                <w:numId w:val="55"/>
              </w:numPr>
              <w:ind w:firstLineChars="0"/>
            </w:pPr>
            <w:r>
              <w:rPr>
                <w:rFonts w:hint="eastAsia"/>
              </w:rPr>
              <w:t>除“描述”外，都是必填字段</w:t>
            </w:r>
          </w:p>
          <w:p w:rsidR="00D4507C" w:rsidRDefault="00B020C5" w:rsidP="00431556">
            <w:pPr>
              <w:pStyle w:val="af1"/>
              <w:numPr>
                <w:ilvl w:val="0"/>
                <w:numId w:val="55"/>
              </w:numPr>
              <w:ind w:firstLineChars="0"/>
            </w:pPr>
            <w:r>
              <w:rPr>
                <w:rFonts w:hint="eastAsia"/>
              </w:rPr>
              <w:t>搜素</w:t>
            </w:r>
            <w:r w:rsidR="00D4507C">
              <w:rPr>
                <w:rFonts w:hint="eastAsia"/>
              </w:rPr>
              <w:t>分类编号是唯一值</w:t>
            </w:r>
          </w:p>
          <w:p w:rsidR="00F8573F" w:rsidRDefault="00F8573F" w:rsidP="00431556">
            <w:pPr>
              <w:pStyle w:val="af1"/>
              <w:numPr>
                <w:ilvl w:val="0"/>
                <w:numId w:val="55"/>
              </w:numPr>
              <w:ind w:firstLineChars="0"/>
            </w:pPr>
            <w:r>
              <w:rPr>
                <w:rFonts w:hint="eastAsia"/>
              </w:rPr>
              <w:t>功能按钮：保存</w:t>
            </w:r>
          </w:p>
        </w:tc>
        <w:tc>
          <w:tcPr>
            <w:tcW w:w="3210" w:type="dxa"/>
          </w:tcPr>
          <w:p w:rsidR="00D4507C" w:rsidRDefault="00D4507C" w:rsidP="00FA72F6">
            <w:r>
              <w:rPr>
                <w:rFonts w:hint="eastAsia"/>
              </w:rPr>
              <w:t>无</w:t>
            </w:r>
          </w:p>
        </w:tc>
      </w:tr>
      <w:tr w:rsidR="00D4507C" w:rsidTr="00FA72F6">
        <w:tc>
          <w:tcPr>
            <w:tcW w:w="1668" w:type="dxa"/>
          </w:tcPr>
          <w:p w:rsidR="00D4507C" w:rsidRDefault="00D4507C" w:rsidP="00FA72F6">
            <w:r>
              <w:rPr>
                <w:rFonts w:hint="eastAsia"/>
              </w:rPr>
              <w:t>详情页面</w:t>
            </w:r>
            <w:r>
              <w:rPr>
                <w:rFonts w:hint="eastAsia"/>
              </w:rPr>
              <w:t>-</w:t>
            </w:r>
            <w:r>
              <w:rPr>
                <w:rFonts w:hint="eastAsia"/>
              </w:rPr>
              <w:t>维护</w:t>
            </w:r>
            <w:r w:rsidR="005A3F9B">
              <w:rPr>
                <w:rFonts w:hint="eastAsia"/>
              </w:rPr>
              <w:t>搜索</w:t>
            </w:r>
            <w:r>
              <w:rPr>
                <w:rFonts w:hint="eastAsia"/>
              </w:rPr>
              <w:t>分类</w:t>
            </w:r>
          </w:p>
        </w:tc>
        <w:tc>
          <w:tcPr>
            <w:tcW w:w="4750" w:type="dxa"/>
          </w:tcPr>
          <w:p w:rsidR="00D4507C" w:rsidRDefault="00B020C5" w:rsidP="00431556">
            <w:pPr>
              <w:pStyle w:val="af1"/>
              <w:numPr>
                <w:ilvl w:val="0"/>
                <w:numId w:val="56"/>
              </w:numPr>
              <w:ind w:firstLineChars="0"/>
            </w:pPr>
            <w:r>
              <w:rPr>
                <w:rFonts w:hint="eastAsia"/>
              </w:rPr>
              <w:t>搜索</w:t>
            </w:r>
            <w:r w:rsidR="00D4507C">
              <w:rPr>
                <w:rFonts w:hint="eastAsia"/>
              </w:rPr>
              <w:t>分类编号只读</w:t>
            </w:r>
          </w:p>
          <w:p w:rsidR="00B91A9A" w:rsidRDefault="00D4507C" w:rsidP="00431556">
            <w:pPr>
              <w:pStyle w:val="af1"/>
              <w:numPr>
                <w:ilvl w:val="0"/>
                <w:numId w:val="56"/>
              </w:numPr>
              <w:ind w:firstLineChars="0"/>
            </w:pPr>
            <w:r>
              <w:rPr>
                <w:rFonts w:hint="eastAsia"/>
              </w:rPr>
              <w:t>除“描述”外，都是必填字段</w:t>
            </w:r>
          </w:p>
          <w:p w:rsidR="00F8573F" w:rsidRDefault="00F8573F" w:rsidP="00431556">
            <w:pPr>
              <w:pStyle w:val="af1"/>
              <w:numPr>
                <w:ilvl w:val="0"/>
                <w:numId w:val="56"/>
              </w:numPr>
              <w:ind w:firstLineChars="0"/>
            </w:pPr>
            <w:r>
              <w:rPr>
                <w:rFonts w:hint="eastAsia"/>
              </w:rPr>
              <w:t>功能按钮：保存、删除</w:t>
            </w:r>
          </w:p>
        </w:tc>
        <w:tc>
          <w:tcPr>
            <w:tcW w:w="3210" w:type="dxa"/>
          </w:tcPr>
          <w:p w:rsidR="00D4507C" w:rsidRDefault="00D4507C" w:rsidP="00FA72F6">
            <w:r>
              <w:rPr>
                <w:rFonts w:hint="eastAsia"/>
              </w:rPr>
              <w:t>无</w:t>
            </w:r>
          </w:p>
        </w:tc>
      </w:tr>
      <w:tr w:rsidR="00D4507C" w:rsidTr="00FA72F6">
        <w:tc>
          <w:tcPr>
            <w:tcW w:w="1668" w:type="dxa"/>
          </w:tcPr>
          <w:p w:rsidR="00D4507C" w:rsidRDefault="00D4507C" w:rsidP="00FA72F6">
            <w:r>
              <w:rPr>
                <w:rFonts w:hint="eastAsia"/>
              </w:rPr>
              <w:t>详情页面</w:t>
            </w:r>
            <w:r>
              <w:rPr>
                <w:rFonts w:hint="eastAsia"/>
              </w:rPr>
              <w:t>-</w:t>
            </w:r>
            <w:r>
              <w:rPr>
                <w:rFonts w:hint="eastAsia"/>
              </w:rPr>
              <w:t>删除</w:t>
            </w:r>
            <w:r w:rsidR="00C477B0">
              <w:rPr>
                <w:rFonts w:hint="eastAsia"/>
              </w:rPr>
              <w:t>搜索</w:t>
            </w:r>
            <w:r>
              <w:rPr>
                <w:rFonts w:hint="eastAsia"/>
              </w:rPr>
              <w:t>分类</w:t>
            </w:r>
          </w:p>
        </w:tc>
        <w:tc>
          <w:tcPr>
            <w:tcW w:w="4750" w:type="dxa"/>
          </w:tcPr>
          <w:p w:rsidR="00D4507C" w:rsidRDefault="00D4507C" w:rsidP="00431556">
            <w:pPr>
              <w:pStyle w:val="af1"/>
              <w:numPr>
                <w:ilvl w:val="0"/>
                <w:numId w:val="56"/>
              </w:numPr>
              <w:ind w:firstLineChars="0"/>
            </w:pPr>
          </w:p>
        </w:tc>
        <w:tc>
          <w:tcPr>
            <w:tcW w:w="3210" w:type="dxa"/>
          </w:tcPr>
          <w:p w:rsidR="00D4507C" w:rsidRDefault="00D4507C" w:rsidP="00431556">
            <w:pPr>
              <w:pStyle w:val="af1"/>
              <w:numPr>
                <w:ilvl w:val="0"/>
                <w:numId w:val="59"/>
              </w:numPr>
              <w:ind w:firstLineChars="0"/>
            </w:pPr>
            <w:r>
              <w:rPr>
                <w:rFonts w:hint="eastAsia"/>
              </w:rPr>
              <w:t>如果该分类下已经包含了与商品的对应关系，则需要提示，用户确认后方可删除该</w:t>
            </w:r>
            <w:r w:rsidR="00C477B0">
              <w:rPr>
                <w:rFonts w:hint="eastAsia"/>
              </w:rPr>
              <w:t>搜索</w:t>
            </w:r>
            <w:r>
              <w:rPr>
                <w:rFonts w:hint="eastAsia"/>
              </w:rPr>
              <w:t>分类及相关的关系数据</w:t>
            </w:r>
          </w:p>
        </w:tc>
      </w:tr>
      <w:tr w:rsidR="00566A2E" w:rsidTr="00FA72F6">
        <w:tc>
          <w:tcPr>
            <w:tcW w:w="1668" w:type="dxa"/>
          </w:tcPr>
          <w:p w:rsidR="00566A2E" w:rsidRDefault="00566A2E" w:rsidP="00FA72F6">
            <w:r>
              <w:rPr>
                <w:rFonts w:hint="eastAsia"/>
              </w:rPr>
              <w:t>详细页面</w:t>
            </w:r>
            <w:r>
              <w:rPr>
                <w:rFonts w:hint="eastAsia"/>
              </w:rPr>
              <w:t>-</w:t>
            </w:r>
            <w:r>
              <w:rPr>
                <w:rFonts w:hint="eastAsia"/>
              </w:rPr>
              <w:t>维护对应商品</w:t>
            </w:r>
          </w:p>
        </w:tc>
        <w:tc>
          <w:tcPr>
            <w:tcW w:w="4750" w:type="dxa"/>
          </w:tcPr>
          <w:p w:rsidR="00566A2E" w:rsidRDefault="00566A2E" w:rsidP="00431556">
            <w:pPr>
              <w:pStyle w:val="af1"/>
              <w:numPr>
                <w:ilvl w:val="0"/>
                <w:numId w:val="57"/>
              </w:numPr>
              <w:ind w:firstLineChars="0"/>
            </w:pPr>
            <w:r>
              <w:rPr>
                <w:rFonts w:hint="eastAsia"/>
              </w:rPr>
              <w:t>列表字段：商品编号、商品名称、</w:t>
            </w:r>
            <w:r w:rsidRPr="008337F4">
              <w:rPr>
                <w:rFonts w:hint="eastAsia"/>
              </w:rPr>
              <w:t>品牌、款式、单位、规格、市场价、上市时间、产地</w:t>
            </w:r>
          </w:p>
          <w:p w:rsidR="00F8573F" w:rsidRDefault="00F8573F" w:rsidP="00431556">
            <w:pPr>
              <w:pStyle w:val="af1"/>
              <w:numPr>
                <w:ilvl w:val="0"/>
                <w:numId w:val="57"/>
              </w:numPr>
              <w:ind w:firstLineChars="0"/>
            </w:pPr>
            <w:r>
              <w:rPr>
                <w:rFonts w:hint="eastAsia"/>
              </w:rPr>
              <w:t>页头功能按钮：添加关联商品、删除关联商品</w:t>
            </w:r>
          </w:p>
          <w:p w:rsidR="00F8573F" w:rsidRDefault="00F8573F" w:rsidP="00431556">
            <w:pPr>
              <w:pStyle w:val="af1"/>
              <w:numPr>
                <w:ilvl w:val="0"/>
                <w:numId w:val="57"/>
              </w:numPr>
              <w:ind w:firstLineChars="0"/>
            </w:pPr>
            <w:r>
              <w:rPr>
                <w:rFonts w:hint="eastAsia"/>
              </w:rPr>
              <w:t>列表功能按钮：删除</w:t>
            </w:r>
          </w:p>
        </w:tc>
        <w:tc>
          <w:tcPr>
            <w:tcW w:w="3210" w:type="dxa"/>
          </w:tcPr>
          <w:p w:rsidR="00566A2E" w:rsidRPr="00DF44F3" w:rsidRDefault="00566A2E" w:rsidP="00FA72F6">
            <w:r>
              <w:rPr>
                <w:rFonts w:hint="eastAsia"/>
              </w:rPr>
              <w:t>1.</w:t>
            </w:r>
            <w:r>
              <w:rPr>
                <w:rFonts w:hint="eastAsia"/>
              </w:rPr>
              <w:t>可以添加关联商品、删除关联商品</w:t>
            </w:r>
          </w:p>
        </w:tc>
      </w:tr>
    </w:tbl>
    <w:p w:rsidR="00D4507C" w:rsidRPr="00D4507C" w:rsidRDefault="00D4507C" w:rsidP="00D4712A"/>
    <w:p w:rsidR="00DE7E2E" w:rsidDel="00B76E07" w:rsidRDefault="00DE7E2E" w:rsidP="00DE7E2E">
      <w:pPr>
        <w:pStyle w:val="3"/>
        <w:rPr>
          <w:del w:id="21" w:author="aibozeng" w:date="2014-07-25T20:44:00Z"/>
        </w:rPr>
      </w:pPr>
      <w:del w:id="22" w:author="aibozeng" w:date="2014-07-25T20:44:00Z">
        <w:r w:rsidDel="00B76E07">
          <w:rPr>
            <w:rFonts w:hint="eastAsia"/>
          </w:rPr>
          <w:delText>分类属性对应表</w:delText>
        </w:r>
      </w:del>
    </w:p>
    <w:p w:rsidR="00DE7E2E" w:rsidDel="00B76E07" w:rsidRDefault="00DE7E2E" w:rsidP="00431556">
      <w:pPr>
        <w:pStyle w:val="af1"/>
        <w:numPr>
          <w:ilvl w:val="0"/>
          <w:numId w:val="8"/>
        </w:numPr>
        <w:ind w:firstLineChars="0"/>
        <w:rPr>
          <w:del w:id="23" w:author="aibozeng" w:date="2014-07-25T20:44:00Z"/>
        </w:rPr>
      </w:pPr>
      <w:del w:id="24" w:author="aibozeng" w:date="2014-07-25T20:44:00Z">
        <w:r w:rsidDel="00B76E07">
          <w:rPr>
            <w:rFonts w:hint="eastAsia"/>
          </w:rPr>
          <w:delText>信息点：分类编号、分类名称、属性编号、属性名称、属性排序</w:delText>
        </w:r>
        <w:r w:rsidR="001C00CA" w:rsidDel="00B76E07">
          <w:rPr>
            <w:rFonts w:hint="eastAsia"/>
          </w:rPr>
          <w:delText>、创建人、创建时间、最后修改人、最后修改时间</w:delText>
        </w:r>
      </w:del>
    </w:p>
    <w:p w:rsidR="005210DF" w:rsidDel="00B76E07" w:rsidRDefault="005210DF" w:rsidP="00431556">
      <w:pPr>
        <w:pStyle w:val="af1"/>
        <w:numPr>
          <w:ilvl w:val="0"/>
          <w:numId w:val="8"/>
        </w:numPr>
        <w:ind w:firstLineChars="0"/>
        <w:rPr>
          <w:del w:id="25" w:author="aibozeng" w:date="2014-07-25T20:44:00Z"/>
        </w:rPr>
      </w:pPr>
      <w:del w:id="26" w:author="aibozeng" w:date="2014-07-25T20:44:00Z">
        <w:r w:rsidDel="00B76E07">
          <w:rPr>
            <w:rFonts w:hint="eastAsia"/>
          </w:rPr>
          <w:delText>业务功能说明：</w:delText>
        </w:r>
      </w:del>
    </w:p>
    <w:p w:rsidR="005210DF" w:rsidRPr="007D65EF" w:rsidDel="00B76E07" w:rsidRDefault="005210DF" w:rsidP="005210DF">
      <w:pPr>
        <w:pStyle w:val="af1"/>
        <w:ind w:left="720" w:firstLineChars="0" w:firstLine="0"/>
        <w:rPr>
          <w:del w:id="27" w:author="aibozeng" w:date="2014-07-25T20:44:00Z"/>
        </w:rPr>
      </w:pPr>
      <w:del w:id="28" w:author="aibozeng" w:date="2014-07-25T20:44:00Z">
        <w:r w:rsidDel="00B76E07">
          <w:rPr>
            <w:rFonts w:hint="eastAsia"/>
          </w:rPr>
          <w:delText>参考</w:delText>
        </w:r>
        <w:r w:rsidDel="00B76E07">
          <w:rPr>
            <w:rFonts w:hint="eastAsia"/>
          </w:rPr>
          <w:delText>4.1.2</w:delText>
        </w:r>
        <w:r w:rsidDel="00B76E07">
          <w:rPr>
            <w:rFonts w:hint="eastAsia"/>
          </w:rPr>
          <w:delText>的业务功能说明</w:delText>
        </w:r>
      </w:del>
    </w:p>
    <w:p w:rsidR="00B76E07" w:rsidRDefault="00B76E07" w:rsidP="00DE7E2E">
      <w:pPr>
        <w:pStyle w:val="3"/>
        <w:rPr>
          <w:ins w:id="29" w:author="aibozeng" w:date="2014-07-25T20:53:00Z"/>
          <w:rFonts w:hint="eastAsia"/>
        </w:rPr>
      </w:pPr>
      <w:ins w:id="30" w:author="aibozeng" w:date="2014-07-25T20:53:00Z">
        <w:r>
          <w:rPr>
            <w:rFonts w:hint="eastAsia"/>
          </w:rPr>
          <w:lastRenderedPageBreak/>
          <w:t>商品等级维护</w:t>
        </w:r>
      </w:ins>
    </w:p>
    <w:p w:rsidR="00823209" w:rsidRPr="00823209" w:rsidRDefault="00B76E07" w:rsidP="00B76E07">
      <w:pPr>
        <w:rPr>
          <w:ins w:id="31" w:author="aibozeng" w:date="2014-07-25T20:53:00Z"/>
          <w:rFonts w:hint="eastAsia"/>
        </w:rPr>
        <w:pPrChange w:id="32" w:author="aibozeng" w:date="2014-07-25T20:53:00Z">
          <w:pPr>
            <w:pStyle w:val="3"/>
          </w:pPr>
        </w:pPrChange>
      </w:pPr>
      <w:ins w:id="33" w:author="aibozeng" w:date="2014-07-25T20:54:00Z">
        <w:r>
          <w:rPr>
            <w:rFonts w:hint="eastAsia"/>
          </w:rPr>
          <w:t>信息点：等级编号</w:t>
        </w:r>
        <w:r w:rsidR="00823209">
          <w:rPr>
            <w:rFonts w:hint="eastAsia"/>
          </w:rPr>
          <w:t>、等级名称、排序、描述</w:t>
        </w:r>
      </w:ins>
    </w:p>
    <w:p w:rsidR="00DE7E2E" w:rsidRDefault="00DE7E2E" w:rsidP="00DE7E2E">
      <w:pPr>
        <w:pStyle w:val="3"/>
      </w:pPr>
      <w:r>
        <w:rPr>
          <w:rFonts w:hint="eastAsia"/>
        </w:rPr>
        <w:t>品牌</w:t>
      </w:r>
    </w:p>
    <w:p w:rsidR="007B76D4" w:rsidRDefault="00DE7E2E" w:rsidP="00431556">
      <w:pPr>
        <w:pStyle w:val="af1"/>
        <w:numPr>
          <w:ilvl w:val="0"/>
          <w:numId w:val="10"/>
        </w:numPr>
        <w:ind w:firstLineChars="0"/>
      </w:pPr>
      <w:r>
        <w:rPr>
          <w:rFonts w:hint="eastAsia"/>
        </w:rPr>
        <w:t>信息点：品牌编号、品牌名称</w:t>
      </w:r>
      <w:r w:rsidR="0084466D">
        <w:rPr>
          <w:rFonts w:hint="eastAsia"/>
        </w:rPr>
        <w:t>、状态（草稿、生效、失效）</w:t>
      </w:r>
      <w:r>
        <w:rPr>
          <w:rFonts w:hint="eastAsia"/>
        </w:rPr>
        <w:t>、品牌排序</w:t>
      </w:r>
      <w:r w:rsidR="007B76D4">
        <w:rPr>
          <w:rFonts w:hint="eastAsia"/>
        </w:rPr>
        <w:t>、</w:t>
      </w:r>
      <w:r w:rsidR="007B76D4" w:rsidRPr="0095318C">
        <w:rPr>
          <w:rFonts w:hint="eastAsia"/>
        </w:rPr>
        <w:t>logo</w:t>
      </w:r>
      <w:r w:rsidR="007B76D4" w:rsidRPr="0095318C">
        <w:rPr>
          <w:rFonts w:hint="eastAsia"/>
        </w:rPr>
        <w:t>（地址）</w:t>
      </w:r>
      <w:r w:rsidR="00644C72">
        <w:rPr>
          <w:rFonts w:hint="eastAsia"/>
        </w:rPr>
        <w:t>、描述</w:t>
      </w:r>
      <w:r w:rsidR="001C00CA">
        <w:rPr>
          <w:rFonts w:hint="eastAsia"/>
        </w:rPr>
        <w:t>、创建人、创建时间、最后修改人、最后修改时间</w:t>
      </w:r>
    </w:p>
    <w:p w:rsidR="00AA58E2" w:rsidRDefault="00AA58E2" w:rsidP="00431556">
      <w:pPr>
        <w:pStyle w:val="af1"/>
        <w:numPr>
          <w:ilvl w:val="0"/>
          <w:numId w:val="10"/>
        </w:numPr>
        <w:ind w:firstLineChars="0"/>
      </w:pPr>
      <w:r>
        <w:rPr>
          <w:rFonts w:hint="eastAsia"/>
        </w:rPr>
        <w:t>业务功能说明：</w:t>
      </w:r>
    </w:p>
    <w:tbl>
      <w:tblPr>
        <w:tblStyle w:val="af"/>
        <w:tblW w:w="0" w:type="auto"/>
        <w:tblLook w:val="04A0"/>
      </w:tblPr>
      <w:tblGrid>
        <w:gridCol w:w="1668"/>
        <w:gridCol w:w="4750"/>
        <w:gridCol w:w="3210"/>
      </w:tblGrid>
      <w:tr w:rsidR="00AA58E2" w:rsidTr="00FA72F6">
        <w:tc>
          <w:tcPr>
            <w:tcW w:w="1668" w:type="dxa"/>
          </w:tcPr>
          <w:p w:rsidR="00AA58E2" w:rsidRDefault="00AA58E2" w:rsidP="00FA72F6">
            <w:r>
              <w:rPr>
                <w:rFonts w:hint="eastAsia"/>
              </w:rPr>
              <w:t>作业编号</w:t>
            </w:r>
          </w:p>
        </w:tc>
        <w:tc>
          <w:tcPr>
            <w:tcW w:w="4750" w:type="dxa"/>
          </w:tcPr>
          <w:p w:rsidR="00AA58E2" w:rsidRDefault="00AA58E2" w:rsidP="00FA72F6">
            <w:r>
              <w:rPr>
                <w:rFonts w:hint="eastAsia"/>
              </w:rPr>
              <w:t>页面元素描述</w:t>
            </w:r>
          </w:p>
        </w:tc>
        <w:tc>
          <w:tcPr>
            <w:tcW w:w="3210" w:type="dxa"/>
          </w:tcPr>
          <w:p w:rsidR="00AA58E2" w:rsidRDefault="00AA58E2" w:rsidP="00FA72F6">
            <w:r>
              <w:rPr>
                <w:rFonts w:hint="eastAsia"/>
              </w:rPr>
              <w:t>业务逻辑</w:t>
            </w:r>
          </w:p>
        </w:tc>
      </w:tr>
      <w:tr w:rsidR="00AA58E2" w:rsidTr="00FA72F6">
        <w:tc>
          <w:tcPr>
            <w:tcW w:w="1668" w:type="dxa"/>
          </w:tcPr>
          <w:p w:rsidR="00AA58E2" w:rsidRDefault="00AA58E2" w:rsidP="00FA72F6">
            <w:r>
              <w:rPr>
                <w:rFonts w:hint="eastAsia"/>
              </w:rPr>
              <w:t>查询列表页面</w:t>
            </w:r>
          </w:p>
        </w:tc>
        <w:tc>
          <w:tcPr>
            <w:tcW w:w="4750" w:type="dxa"/>
          </w:tcPr>
          <w:p w:rsidR="00AA58E2" w:rsidRDefault="00AA58E2" w:rsidP="00431556">
            <w:pPr>
              <w:pStyle w:val="af1"/>
              <w:numPr>
                <w:ilvl w:val="0"/>
                <w:numId w:val="60"/>
              </w:numPr>
              <w:ind w:firstLineChars="0"/>
            </w:pPr>
            <w:r>
              <w:rPr>
                <w:rFonts w:hint="eastAsia"/>
              </w:rPr>
              <w:t>查询条件：</w:t>
            </w:r>
            <w:r w:rsidR="00B957DC">
              <w:rPr>
                <w:rFonts w:hint="eastAsia"/>
              </w:rPr>
              <w:t>品牌</w:t>
            </w:r>
            <w:r>
              <w:rPr>
                <w:rFonts w:hint="eastAsia"/>
              </w:rPr>
              <w:t>编号、</w:t>
            </w:r>
            <w:r w:rsidR="00B957DC">
              <w:rPr>
                <w:rFonts w:hint="eastAsia"/>
              </w:rPr>
              <w:t>品牌</w:t>
            </w:r>
            <w:r>
              <w:rPr>
                <w:rFonts w:hint="eastAsia"/>
              </w:rPr>
              <w:t>名称</w:t>
            </w:r>
          </w:p>
          <w:p w:rsidR="00AA58E2" w:rsidRDefault="00AA58E2" w:rsidP="00431556">
            <w:pPr>
              <w:pStyle w:val="af1"/>
              <w:numPr>
                <w:ilvl w:val="0"/>
                <w:numId w:val="60"/>
              </w:numPr>
              <w:ind w:firstLineChars="0"/>
            </w:pPr>
            <w:r>
              <w:rPr>
                <w:rFonts w:hint="eastAsia"/>
              </w:rPr>
              <w:t>列表字段：</w:t>
            </w:r>
            <w:r w:rsidR="00B957DC">
              <w:rPr>
                <w:rFonts w:hint="eastAsia"/>
              </w:rPr>
              <w:t>品牌编号、品牌名称、品牌排序、</w:t>
            </w:r>
            <w:r w:rsidR="00B957DC" w:rsidRPr="0095318C">
              <w:rPr>
                <w:rFonts w:hint="eastAsia"/>
              </w:rPr>
              <w:t>logo</w:t>
            </w:r>
            <w:r w:rsidR="00B957DC" w:rsidRPr="0095318C">
              <w:rPr>
                <w:rFonts w:hint="eastAsia"/>
              </w:rPr>
              <w:t>（地址）</w:t>
            </w:r>
            <w:r w:rsidR="00B957DC">
              <w:rPr>
                <w:rFonts w:hint="eastAsia"/>
              </w:rPr>
              <w:t>、描述</w:t>
            </w:r>
          </w:p>
          <w:p w:rsidR="00164161" w:rsidRDefault="00164161" w:rsidP="00431556">
            <w:pPr>
              <w:pStyle w:val="af1"/>
              <w:numPr>
                <w:ilvl w:val="0"/>
                <w:numId w:val="60"/>
              </w:numPr>
              <w:ind w:firstLineChars="0"/>
            </w:pPr>
            <w:r>
              <w:rPr>
                <w:rFonts w:hint="eastAsia"/>
              </w:rPr>
              <w:t>页头功能按钮：新增、批量提交、批量失效</w:t>
            </w:r>
          </w:p>
          <w:p w:rsidR="00164161" w:rsidRDefault="00164161" w:rsidP="00431556">
            <w:pPr>
              <w:pStyle w:val="af1"/>
              <w:numPr>
                <w:ilvl w:val="0"/>
                <w:numId w:val="60"/>
              </w:numPr>
              <w:ind w:firstLineChars="0"/>
            </w:pPr>
            <w:r>
              <w:rPr>
                <w:rFonts w:hint="eastAsia"/>
              </w:rPr>
              <w:t>列表功能按钮：修改、提交、失效</w:t>
            </w:r>
          </w:p>
        </w:tc>
        <w:tc>
          <w:tcPr>
            <w:tcW w:w="3210" w:type="dxa"/>
          </w:tcPr>
          <w:p w:rsidR="00AA58E2" w:rsidRDefault="00EC2518" w:rsidP="00FA72F6">
            <w:r>
              <w:rPr>
                <w:rFonts w:hint="eastAsia"/>
              </w:rPr>
              <w:t>1.Logo</w:t>
            </w:r>
            <w:r>
              <w:rPr>
                <w:rFonts w:hint="eastAsia"/>
              </w:rPr>
              <w:t>图片可上传</w:t>
            </w:r>
            <w:r w:rsidR="00FC76D3">
              <w:rPr>
                <w:rFonts w:hint="eastAsia"/>
              </w:rPr>
              <w:t>，存储在服务器</w:t>
            </w:r>
            <w:r w:rsidR="00EC4157">
              <w:rPr>
                <w:rFonts w:hint="eastAsia"/>
              </w:rPr>
              <w:t>上</w:t>
            </w:r>
          </w:p>
        </w:tc>
      </w:tr>
      <w:tr w:rsidR="00AA58E2" w:rsidTr="00FA72F6">
        <w:tc>
          <w:tcPr>
            <w:tcW w:w="1668" w:type="dxa"/>
          </w:tcPr>
          <w:p w:rsidR="00AA58E2" w:rsidRDefault="00AA58E2" w:rsidP="00FA72F6">
            <w:r>
              <w:rPr>
                <w:rFonts w:hint="eastAsia"/>
              </w:rPr>
              <w:t>详情页面</w:t>
            </w:r>
          </w:p>
        </w:tc>
        <w:tc>
          <w:tcPr>
            <w:tcW w:w="4750" w:type="dxa"/>
          </w:tcPr>
          <w:p w:rsidR="00AA58E2" w:rsidRDefault="00AA58E2" w:rsidP="00431556">
            <w:pPr>
              <w:pStyle w:val="af1"/>
              <w:numPr>
                <w:ilvl w:val="0"/>
                <w:numId w:val="61"/>
              </w:numPr>
              <w:ind w:firstLineChars="0"/>
            </w:pPr>
            <w:r>
              <w:rPr>
                <w:rFonts w:hint="eastAsia"/>
              </w:rPr>
              <w:t>除“描述”外，都是必填字段</w:t>
            </w:r>
          </w:p>
          <w:p w:rsidR="00AA58E2" w:rsidRDefault="004617B2" w:rsidP="00431556">
            <w:pPr>
              <w:pStyle w:val="af1"/>
              <w:numPr>
                <w:ilvl w:val="0"/>
                <w:numId w:val="61"/>
              </w:numPr>
              <w:ind w:firstLineChars="0"/>
            </w:pPr>
            <w:r>
              <w:rPr>
                <w:rFonts w:hint="eastAsia"/>
              </w:rPr>
              <w:t>品牌</w:t>
            </w:r>
            <w:r w:rsidR="00AA58E2">
              <w:rPr>
                <w:rFonts w:hint="eastAsia"/>
              </w:rPr>
              <w:t>编号是唯一值</w:t>
            </w:r>
          </w:p>
          <w:p w:rsidR="0084466D" w:rsidRDefault="0084466D" w:rsidP="00431556">
            <w:pPr>
              <w:pStyle w:val="af1"/>
              <w:numPr>
                <w:ilvl w:val="0"/>
                <w:numId w:val="61"/>
              </w:numPr>
              <w:ind w:firstLineChars="0"/>
            </w:pPr>
            <w:r>
              <w:rPr>
                <w:rFonts w:hint="eastAsia"/>
              </w:rPr>
              <w:t>功能按钮：保存、提交、失效（根据状态来显示对应按钮）</w:t>
            </w:r>
          </w:p>
        </w:tc>
        <w:tc>
          <w:tcPr>
            <w:tcW w:w="3210" w:type="dxa"/>
          </w:tcPr>
          <w:p w:rsidR="00AA58E2" w:rsidRDefault="00AA58E2" w:rsidP="00FA72F6">
            <w:r>
              <w:rPr>
                <w:rFonts w:hint="eastAsia"/>
              </w:rPr>
              <w:t>无</w:t>
            </w:r>
          </w:p>
        </w:tc>
      </w:tr>
    </w:tbl>
    <w:p w:rsidR="00AA58E2" w:rsidRPr="007D65EF" w:rsidRDefault="00AA58E2" w:rsidP="00AA58E2"/>
    <w:p w:rsidR="00DE7E2E" w:rsidRDefault="00DE7E2E" w:rsidP="00DE7E2E">
      <w:pPr>
        <w:pStyle w:val="3"/>
      </w:pPr>
      <w:r>
        <w:rPr>
          <w:rFonts w:hint="eastAsia"/>
        </w:rPr>
        <w:t>款式</w:t>
      </w:r>
    </w:p>
    <w:p w:rsidR="00DE7E2E" w:rsidRDefault="00DE7E2E" w:rsidP="00431556">
      <w:pPr>
        <w:pStyle w:val="af1"/>
        <w:numPr>
          <w:ilvl w:val="0"/>
          <w:numId w:val="11"/>
        </w:numPr>
        <w:ind w:firstLineChars="0"/>
      </w:pPr>
      <w:r>
        <w:rPr>
          <w:rFonts w:hint="eastAsia"/>
        </w:rPr>
        <w:t>信息点：款式编号、款式名称、所属品牌、款式排序</w:t>
      </w:r>
      <w:r w:rsidR="00644C72">
        <w:rPr>
          <w:rFonts w:hint="eastAsia"/>
        </w:rPr>
        <w:t>、描述</w:t>
      </w:r>
      <w:r w:rsidR="00C721B8">
        <w:rPr>
          <w:rFonts w:hint="eastAsia"/>
        </w:rPr>
        <w:t>、状态（草稿、生效、失效）</w:t>
      </w:r>
      <w:r w:rsidR="001C00CA">
        <w:rPr>
          <w:rFonts w:hint="eastAsia"/>
        </w:rPr>
        <w:t>、创建人、创建时间、最后修改人、最后修改时间</w:t>
      </w:r>
    </w:p>
    <w:p w:rsidR="009D2F18" w:rsidRDefault="00D33D2B" w:rsidP="00431556">
      <w:pPr>
        <w:pStyle w:val="af1"/>
        <w:numPr>
          <w:ilvl w:val="0"/>
          <w:numId w:val="11"/>
        </w:numPr>
        <w:ind w:firstLineChars="0"/>
      </w:pPr>
      <w:r>
        <w:rPr>
          <w:rFonts w:hint="eastAsia"/>
        </w:rPr>
        <w:t>业务功能说明：</w:t>
      </w:r>
    </w:p>
    <w:tbl>
      <w:tblPr>
        <w:tblStyle w:val="af"/>
        <w:tblW w:w="0" w:type="auto"/>
        <w:tblLook w:val="04A0"/>
      </w:tblPr>
      <w:tblGrid>
        <w:gridCol w:w="1668"/>
        <w:gridCol w:w="4750"/>
        <w:gridCol w:w="3210"/>
      </w:tblGrid>
      <w:tr w:rsidR="009D2F18" w:rsidTr="00FA72F6">
        <w:tc>
          <w:tcPr>
            <w:tcW w:w="1668" w:type="dxa"/>
          </w:tcPr>
          <w:p w:rsidR="009D2F18" w:rsidRDefault="009D2F18" w:rsidP="00FA72F6">
            <w:r>
              <w:rPr>
                <w:rFonts w:hint="eastAsia"/>
              </w:rPr>
              <w:t>作业编号</w:t>
            </w:r>
          </w:p>
        </w:tc>
        <w:tc>
          <w:tcPr>
            <w:tcW w:w="4750" w:type="dxa"/>
          </w:tcPr>
          <w:p w:rsidR="009D2F18" w:rsidRDefault="009D2F18" w:rsidP="00FA72F6">
            <w:r>
              <w:rPr>
                <w:rFonts w:hint="eastAsia"/>
              </w:rPr>
              <w:t>页面元素描述</w:t>
            </w:r>
          </w:p>
        </w:tc>
        <w:tc>
          <w:tcPr>
            <w:tcW w:w="3210" w:type="dxa"/>
          </w:tcPr>
          <w:p w:rsidR="009D2F18" w:rsidRDefault="009D2F18" w:rsidP="00FA72F6">
            <w:r>
              <w:rPr>
                <w:rFonts w:hint="eastAsia"/>
              </w:rPr>
              <w:t>业务逻辑</w:t>
            </w:r>
          </w:p>
        </w:tc>
      </w:tr>
      <w:tr w:rsidR="009D2F18" w:rsidTr="00FA72F6">
        <w:tc>
          <w:tcPr>
            <w:tcW w:w="1668" w:type="dxa"/>
          </w:tcPr>
          <w:p w:rsidR="009D2F18" w:rsidRDefault="009D2F18" w:rsidP="00FA72F6">
            <w:r>
              <w:rPr>
                <w:rFonts w:hint="eastAsia"/>
              </w:rPr>
              <w:t>查询列表页面</w:t>
            </w:r>
          </w:p>
        </w:tc>
        <w:tc>
          <w:tcPr>
            <w:tcW w:w="4750" w:type="dxa"/>
          </w:tcPr>
          <w:p w:rsidR="009D2F18" w:rsidRDefault="009D2F18" w:rsidP="00C71043">
            <w:pPr>
              <w:pStyle w:val="af1"/>
              <w:numPr>
                <w:ilvl w:val="0"/>
                <w:numId w:val="62"/>
              </w:numPr>
              <w:ind w:firstLineChars="0"/>
            </w:pPr>
            <w:r>
              <w:rPr>
                <w:rFonts w:hint="eastAsia"/>
              </w:rPr>
              <w:t>查询条件：</w:t>
            </w:r>
            <w:r w:rsidR="00413A62">
              <w:rPr>
                <w:rFonts w:hint="eastAsia"/>
              </w:rPr>
              <w:t>款式</w:t>
            </w:r>
            <w:r>
              <w:rPr>
                <w:rFonts w:hint="eastAsia"/>
              </w:rPr>
              <w:t>编号、</w:t>
            </w:r>
            <w:r w:rsidR="00413A62">
              <w:rPr>
                <w:rFonts w:hint="eastAsia"/>
              </w:rPr>
              <w:t>款式</w:t>
            </w:r>
            <w:r>
              <w:rPr>
                <w:rFonts w:hint="eastAsia"/>
              </w:rPr>
              <w:t>名称</w:t>
            </w:r>
            <w:r w:rsidR="00C721B8">
              <w:rPr>
                <w:rFonts w:hint="eastAsia"/>
              </w:rPr>
              <w:t>、状态</w:t>
            </w:r>
          </w:p>
          <w:p w:rsidR="009D2F18" w:rsidRDefault="009D2F18" w:rsidP="00C71043">
            <w:pPr>
              <w:pStyle w:val="af1"/>
              <w:numPr>
                <w:ilvl w:val="0"/>
                <w:numId w:val="62"/>
              </w:numPr>
              <w:ind w:firstLineChars="0"/>
            </w:pPr>
            <w:r>
              <w:rPr>
                <w:rFonts w:hint="eastAsia"/>
              </w:rPr>
              <w:t>列表字段：</w:t>
            </w:r>
            <w:r w:rsidR="00413A62">
              <w:rPr>
                <w:rFonts w:hint="eastAsia"/>
              </w:rPr>
              <w:t>款式编号、款式名称、所属品牌</w:t>
            </w:r>
            <w:r w:rsidR="00C721B8">
              <w:rPr>
                <w:rFonts w:hint="eastAsia"/>
              </w:rPr>
              <w:t>、状态</w:t>
            </w:r>
            <w:r w:rsidR="00413A62">
              <w:rPr>
                <w:rFonts w:hint="eastAsia"/>
              </w:rPr>
              <w:t>、款式排序、描述</w:t>
            </w:r>
          </w:p>
          <w:p w:rsidR="00C71043" w:rsidRDefault="00C71043" w:rsidP="00C71043">
            <w:pPr>
              <w:pStyle w:val="af1"/>
              <w:numPr>
                <w:ilvl w:val="0"/>
                <w:numId w:val="62"/>
              </w:numPr>
              <w:ind w:firstLineChars="0"/>
            </w:pPr>
            <w:r>
              <w:rPr>
                <w:rFonts w:hint="eastAsia"/>
              </w:rPr>
              <w:t>页头功能按钮：新增、批量提交、批量失效</w:t>
            </w:r>
          </w:p>
          <w:p w:rsidR="00C71043" w:rsidRDefault="00C71043" w:rsidP="00C71043">
            <w:pPr>
              <w:pStyle w:val="af1"/>
              <w:numPr>
                <w:ilvl w:val="0"/>
                <w:numId w:val="62"/>
              </w:numPr>
              <w:ind w:firstLineChars="0"/>
            </w:pPr>
            <w:r>
              <w:rPr>
                <w:rFonts w:hint="eastAsia"/>
              </w:rPr>
              <w:t>列表功能按钮：修改、提交、失效</w:t>
            </w:r>
          </w:p>
        </w:tc>
        <w:tc>
          <w:tcPr>
            <w:tcW w:w="3210" w:type="dxa"/>
          </w:tcPr>
          <w:p w:rsidR="009D2F18" w:rsidRDefault="00396AA1" w:rsidP="00FA72F6">
            <w:r>
              <w:rPr>
                <w:rFonts w:hint="eastAsia"/>
              </w:rPr>
              <w:t>无</w:t>
            </w:r>
          </w:p>
        </w:tc>
      </w:tr>
      <w:tr w:rsidR="009D2F18" w:rsidTr="00FA72F6">
        <w:tc>
          <w:tcPr>
            <w:tcW w:w="1668" w:type="dxa"/>
          </w:tcPr>
          <w:p w:rsidR="009D2F18" w:rsidRDefault="009D2F18" w:rsidP="00FA72F6">
            <w:r>
              <w:rPr>
                <w:rFonts w:hint="eastAsia"/>
              </w:rPr>
              <w:t>详情页面</w:t>
            </w:r>
          </w:p>
        </w:tc>
        <w:tc>
          <w:tcPr>
            <w:tcW w:w="4750" w:type="dxa"/>
          </w:tcPr>
          <w:p w:rsidR="009D2F18" w:rsidRDefault="009D2F18" w:rsidP="00431556">
            <w:pPr>
              <w:pStyle w:val="af1"/>
              <w:numPr>
                <w:ilvl w:val="0"/>
                <w:numId w:val="63"/>
              </w:numPr>
              <w:ind w:firstLineChars="0"/>
            </w:pPr>
            <w:r>
              <w:rPr>
                <w:rFonts w:hint="eastAsia"/>
              </w:rPr>
              <w:t>除“描述”外，都是必填字段</w:t>
            </w:r>
          </w:p>
          <w:p w:rsidR="009D2F18" w:rsidRDefault="0031511C" w:rsidP="00431556">
            <w:pPr>
              <w:pStyle w:val="af1"/>
              <w:numPr>
                <w:ilvl w:val="0"/>
                <w:numId w:val="63"/>
              </w:numPr>
              <w:ind w:firstLineChars="0"/>
            </w:pPr>
            <w:r>
              <w:rPr>
                <w:rFonts w:hint="eastAsia"/>
              </w:rPr>
              <w:t>款式</w:t>
            </w:r>
            <w:r w:rsidR="009D2F18">
              <w:rPr>
                <w:rFonts w:hint="eastAsia"/>
              </w:rPr>
              <w:t>编号是唯一值</w:t>
            </w:r>
          </w:p>
          <w:p w:rsidR="00C721B8" w:rsidRDefault="00C721B8" w:rsidP="00431556">
            <w:pPr>
              <w:pStyle w:val="af1"/>
              <w:numPr>
                <w:ilvl w:val="0"/>
                <w:numId w:val="63"/>
              </w:numPr>
              <w:ind w:firstLineChars="0"/>
            </w:pPr>
            <w:r>
              <w:rPr>
                <w:rFonts w:hint="eastAsia"/>
              </w:rPr>
              <w:t>功能按钮：保存、提交、失效</w:t>
            </w:r>
            <w:r w:rsidR="00071960">
              <w:rPr>
                <w:rFonts w:hint="eastAsia"/>
              </w:rPr>
              <w:t>（根据状态来显</w:t>
            </w:r>
            <w:r w:rsidR="00071960">
              <w:rPr>
                <w:rFonts w:hint="eastAsia"/>
              </w:rPr>
              <w:lastRenderedPageBreak/>
              <w:t>示对应按钮）</w:t>
            </w:r>
          </w:p>
        </w:tc>
        <w:tc>
          <w:tcPr>
            <w:tcW w:w="3210" w:type="dxa"/>
          </w:tcPr>
          <w:p w:rsidR="009D2F18" w:rsidRDefault="009D2F18" w:rsidP="00FA72F6">
            <w:r>
              <w:rPr>
                <w:rFonts w:hint="eastAsia"/>
              </w:rPr>
              <w:lastRenderedPageBreak/>
              <w:t>无</w:t>
            </w:r>
          </w:p>
        </w:tc>
      </w:tr>
    </w:tbl>
    <w:p w:rsidR="009D2F18" w:rsidRPr="007D65EF" w:rsidRDefault="009D2F18" w:rsidP="009D2F18"/>
    <w:p w:rsidR="00DE7E2E" w:rsidRPr="008337F4" w:rsidRDefault="00DE7E2E" w:rsidP="00DE7E2E">
      <w:pPr>
        <w:pStyle w:val="3"/>
      </w:pPr>
      <w:r w:rsidRPr="008337F4">
        <w:rPr>
          <w:rFonts w:hint="eastAsia"/>
        </w:rPr>
        <w:t>商品基本信息</w:t>
      </w:r>
    </w:p>
    <w:p w:rsidR="00DE7E2E" w:rsidRPr="00D50173" w:rsidRDefault="00DE7E2E" w:rsidP="00431556">
      <w:pPr>
        <w:pStyle w:val="af1"/>
        <w:numPr>
          <w:ilvl w:val="0"/>
          <w:numId w:val="9"/>
        </w:numPr>
        <w:ind w:firstLineChars="0"/>
        <w:rPr>
          <w:highlight w:val="yellow"/>
        </w:rPr>
      </w:pPr>
      <w:r w:rsidRPr="008337F4">
        <w:rPr>
          <w:rFonts w:hint="eastAsia"/>
        </w:rPr>
        <w:t>商品基本信息点：商品编号、商品名称、品牌、款式、单位、规格、市场价、上市时间、产地、所属分类、默认仓库、是否有效（是、否）、是否上架（是、否）</w:t>
      </w:r>
      <w:r w:rsidR="00172E92">
        <w:rPr>
          <w:rFonts w:hint="eastAsia"/>
        </w:rPr>
        <w:t>、</w:t>
      </w:r>
      <w:ins w:id="34" w:author="aibozeng" w:date="2014-07-25T20:59:00Z">
        <w:r w:rsidR="00823209">
          <w:rPr>
            <w:rFonts w:hint="eastAsia"/>
          </w:rPr>
          <w:t>点击次数、关注次数、交易量、</w:t>
        </w:r>
      </w:ins>
      <w:r w:rsidR="00172E92" w:rsidRPr="0095318C">
        <w:rPr>
          <w:rFonts w:hint="eastAsia"/>
        </w:rPr>
        <w:t>搜索关键字</w:t>
      </w:r>
      <w:r w:rsidR="00E56C90">
        <w:rPr>
          <w:rFonts w:hint="eastAsia"/>
        </w:rPr>
        <w:t>、备注</w:t>
      </w:r>
      <w:r w:rsidRPr="008337F4">
        <w:rPr>
          <w:rFonts w:hint="eastAsia"/>
        </w:rPr>
        <w:t>、商品</w:t>
      </w:r>
      <w:ins w:id="35" w:author="aibozeng" w:date="2014-07-25T21:02:00Z">
        <w:r w:rsidR="00823209">
          <w:rPr>
            <w:rFonts w:hint="eastAsia"/>
          </w:rPr>
          <w:t>相关</w:t>
        </w:r>
      </w:ins>
      <w:del w:id="36" w:author="aibozeng" w:date="2014-07-25T21:01:00Z">
        <w:r w:rsidRPr="008337F4" w:rsidDel="00823209">
          <w:rPr>
            <w:rFonts w:hint="eastAsia"/>
          </w:rPr>
          <w:delText>详情</w:delText>
        </w:r>
      </w:del>
      <w:r w:rsidRPr="008337F4">
        <w:rPr>
          <w:rFonts w:hint="eastAsia"/>
        </w:rPr>
        <w:t>文章</w:t>
      </w:r>
      <w:del w:id="37" w:author="aibozeng" w:date="2014-07-25T21:02:00Z">
        <w:r w:rsidR="00D50173" w:rsidDel="00823209">
          <w:rPr>
            <w:rFonts w:hint="eastAsia"/>
          </w:rPr>
          <w:delText>、</w:delText>
        </w:r>
        <w:r w:rsidR="00D50173" w:rsidRPr="00D50173" w:rsidDel="00823209">
          <w:rPr>
            <w:rFonts w:hint="eastAsia"/>
            <w:highlight w:val="yellow"/>
          </w:rPr>
          <w:delText>商品规格详情、</w:delText>
        </w:r>
        <w:r w:rsidR="00C2219A" w:rsidDel="00823209">
          <w:rPr>
            <w:rFonts w:hint="eastAsia"/>
            <w:highlight w:val="yellow"/>
          </w:rPr>
          <w:delText>（根据设计样式决定是否有其他类型文章）</w:delText>
        </w:r>
      </w:del>
      <w:r w:rsidR="001C00CA">
        <w:rPr>
          <w:rFonts w:hint="eastAsia"/>
        </w:rPr>
        <w:t>、</w:t>
      </w:r>
      <w:r w:rsidR="000A5312">
        <w:rPr>
          <w:rFonts w:hint="eastAsia"/>
        </w:rPr>
        <w:t>税种、税率、</w:t>
      </w:r>
      <w:r w:rsidR="001C00CA">
        <w:rPr>
          <w:rFonts w:hint="eastAsia"/>
        </w:rPr>
        <w:t>创建人、创建时间、最后修改人、最后修改时间</w:t>
      </w:r>
    </w:p>
    <w:p w:rsidR="00DE7E2E" w:rsidRPr="008337F4" w:rsidRDefault="00DE7E2E" w:rsidP="00431556">
      <w:pPr>
        <w:pStyle w:val="af1"/>
        <w:numPr>
          <w:ilvl w:val="0"/>
          <w:numId w:val="9"/>
        </w:numPr>
        <w:ind w:firstLineChars="0"/>
      </w:pPr>
      <w:r w:rsidRPr="008337F4">
        <w:rPr>
          <w:rFonts w:hint="eastAsia"/>
        </w:rPr>
        <w:t>一个商品根据所属的分类，可能存在多个商品属性的情况。单身（属性）：属性编号、属性名称、属性值</w:t>
      </w:r>
    </w:p>
    <w:p w:rsidR="00DE7E2E" w:rsidRPr="008337F4" w:rsidRDefault="00DE7E2E" w:rsidP="00431556">
      <w:pPr>
        <w:pStyle w:val="af1"/>
        <w:numPr>
          <w:ilvl w:val="0"/>
          <w:numId w:val="9"/>
        </w:numPr>
        <w:ind w:firstLineChars="0"/>
      </w:pPr>
      <w:r w:rsidRPr="008337F4">
        <w:rPr>
          <w:rFonts w:hint="eastAsia"/>
        </w:rPr>
        <w:t>一个商品可以属于多个不同的搜索分类。单身（搜索分类）：搜索分类编号、搜索分类名称</w:t>
      </w:r>
    </w:p>
    <w:p w:rsidR="00DE7E2E" w:rsidRDefault="00DE7E2E" w:rsidP="00431556">
      <w:pPr>
        <w:pStyle w:val="af1"/>
        <w:numPr>
          <w:ilvl w:val="0"/>
          <w:numId w:val="9"/>
        </w:numPr>
        <w:ind w:firstLineChars="0"/>
      </w:pPr>
      <w:r w:rsidRPr="008337F4">
        <w:rPr>
          <w:rFonts w:hint="eastAsia"/>
        </w:rPr>
        <w:t>一个商品可以有多张图片展示图。单身（展示图）：图片名称、图片路径</w:t>
      </w:r>
    </w:p>
    <w:p w:rsidR="004C7C39" w:rsidRDefault="004C7C39" w:rsidP="00431556">
      <w:pPr>
        <w:pStyle w:val="af1"/>
        <w:numPr>
          <w:ilvl w:val="0"/>
          <w:numId w:val="9"/>
        </w:numPr>
        <w:ind w:firstLineChars="0"/>
      </w:pPr>
      <w:r>
        <w:rPr>
          <w:rFonts w:hint="eastAsia"/>
        </w:rPr>
        <w:t>业务功能说明：</w:t>
      </w:r>
    </w:p>
    <w:tbl>
      <w:tblPr>
        <w:tblStyle w:val="af"/>
        <w:tblW w:w="0" w:type="auto"/>
        <w:tblLook w:val="04A0"/>
      </w:tblPr>
      <w:tblGrid>
        <w:gridCol w:w="1668"/>
        <w:gridCol w:w="4750"/>
        <w:gridCol w:w="3210"/>
      </w:tblGrid>
      <w:tr w:rsidR="004C7C39" w:rsidTr="00FA72F6">
        <w:tc>
          <w:tcPr>
            <w:tcW w:w="1668" w:type="dxa"/>
          </w:tcPr>
          <w:p w:rsidR="004C7C39" w:rsidRDefault="004C7C39" w:rsidP="00FA72F6">
            <w:r>
              <w:rPr>
                <w:rFonts w:hint="eastAsia"/>
              </w:rPr>
              <w:t>作业编号</w:t>
            </w:r>
          </w:p>
        </w:tc>
        <w:tc>
          <w:tcPr>
            <w:tcW w:w="4750" w:type="dxa"/>
          </w:tcPr>
          <w:p w:rsidR="004C7C39" w:rsidRDefault="004C7C39" w:rsidP="00FA72F6">
            <w:r>
              <w:rPr>
                <w:rFonts w:hint="eastAsia"/>
              </w:rPr>
              <w:t>页面元素描述</w:t>
            </w:r>
          </w:p>
        </w:tc>
        <w:tc>
          <w:tcPr>
            <w:tcW w:w="3210" w:type="dxa"/>
          </w:tcPr>
          <w:p w:rsidR="004C7C39" w:rsidRDefault="004C7C39" w:rsidP="00FA72F6">
            <w:r>
              <w:rPr>
                <w:rFonts w:hint="eastAsia"/>
              </w:rPr>
              <w:t>业务逻辑</w:t>
            </w:r>
          </w:p>
        </w:tc>
      </w:tr>
      <w:tr w:rsidR="004C7C39" w:rsidTr="00FA72F6">
        <w:tc>
          <w:tcPr>
            <w:tcW w:w="1668" w:type="dxa"/>
          </w:tcPr>
          <w:p w:rsidR="004C7C39" w:rsidRDefault="004C7C39" w:rsidP="00FA72F6">
            <w:r>
              <w:rPr>
                <w:rFonts w:hint="eastAsia"/>
              </w:rPr>
              <w:t>查询列表页面</w:t>
            </w:r>
          </w:p>
        </w:tc>
        <w:tc>
          <w:tcPr>
            <w:tcW w:w="4750" w:type="dxa"/>
          </w:tcPr>
          <w:p w:rsidR="004C7C39" w:rsidRDefault="009E312C" w:rsidP="00431556">
            <w:pPr>
              <w:pStyle w:val="af1"/>
              <w:numPr>
                <w:ilvl w:val="0"/>
                <w:numId w:val="64"/>
              </w:numPr>
              <w:ind w:firstLineChars="0"/>
            </w:pPr>
            <w:r>
              <w:rPr>
                <w:rFonts w:hint="eastAsia"/>
              </w:rPr>
              <w:t>查询条件：</w:t>
            </w:r>
            <w:r w:rsidR="000976AA">
              <w:rPr>
                <w:rFonts w:hint="eastAsia"/>
              </w:rPr>
              <w:t>商品编号、商品名称、品牌、款式</w:t>
            </w:r>
            <w:r w:rsidR="004F47EC">
              <w:rPr>
                <w:rFonts w:hint="eastAsia"/>
              </w:rPr>
              <w:t>、所属分类</w:t>
            </w:r>
            <w:r w:rsidR="006D4D3F">
              <w:rPr>
                <w:rFonts w:hint="eastAsia"/>
              </w:rPr>
              <w:t>、是否有效、是否上架</w:t>
            </w:r>
          </w:p>
          <w:p w:rsidR="009E312C" w:rsidRDefault="009E312C" w:rsidP="00431556">
            <w:pPr>
              <w:pStyle w:val="af1"/>
              <w:numPr>
                <w:ilvl w:val="0"/>
                <w:numId w:val="64"/>
              </w:numPr>
              <w:ind w:firstLineChars="0"/>
            </w:pPr>
            <w:r>
              <w:rPr>
                <w:rFonts w:hint="eastAsia"/>
              </w:rPr>
              <w:t>列表字段：</w:t>
            </w:r>
            <w:r w:rsidR="00FC41B3">
              <w:rPr>
                <w:rFonts w:hint="eastAsia"/>
              </w:rPr>
              <w:t>序号、</w:t>
            </w:r>
            <w:r w:rsidR="00673E54">
              <w:rPr>
                <w:rFonts w:hint="eastAsia"/>
              </w:rPr>
              <w:t>商品编号、商品名称、品牌、款式、所属分类、是否有效、是否上架</w:t>
            </w:r>
          </w:p>
          <w:p w:rsidR="00B605C8" w:rsidRDefault="007E2050" w:rsidP="00431556">
            <w:pPr>
              <w:pStyle w:val="af1"/>
              <w:numPr>
                <w:ilvl w:val="0"/>
                <w:numId w:val="64"/>
              </w:numPr>
              <w:ind w:firstLineChars="0"/>
            </w:pPr>
            <w:r>
              <w:rPr>
                <w:rFonts w:hint="eastAsia"/>
              </w:rPr>
              <w:t>页头</w:t>
            </w:r>
            <w:r w:rsidR="00B605C8">
              <w:rPr>
                <w:rFonts w:hint="eastAsia"/>
              </w:rPr>
              <w:t>功能按钮：</w:t>
            </w:r>
            <w:r w:rsidR="00B863CB">
              <w:rPr>
                <w:rFonts w:hint="eastAsia"/>
              </w:rPr>
              <w:t>新建、批量上架、批量下架、批量生效、批量失效</w:t>
            </w:r>
          </w:p>
          <w:p w:rsidR="007E2050" w:rsidRDefault="007E2050" w:rsidP="00431556">
            <w:pPr>
              <w:pStyle w:val="af1"/>
              <w:numPr>
                <w:ilvl w:val="0"/>
                <w:numId w:val="64"/>
              </w:numPr>
              <w:ind w:firstLineChars="0"/>
            </w:pPr>
            <w:r>
              <w:rPr>
                <w:rFonts w:hint="eastAsia"/>
              </w:rPr>
              <w:t>列表功能按钮：修改、上架、下架、生效、失效</w:t>
            </w:r>
          </w:p>
        </w:tc>
        <w:tc>
          <w:tcPr>
            <w:tcW w:w="3210" w:type="dxa"/>
          </w:tcPr>
          <w:p w:rsidR="004C7C39" w:rsidRDefault="008E1A8D" w:rsidP="00FA72F6">
            <w:r>
              <w:rPr>
                <w:rFonts w:hint="eastAsia"/>
              </w:rPr>
              <w:t>无</w:t>
            </w:r>
          </w:p>
        </w:tc>
      </w:tr>
      <w:tr w:rsidR="004C7C39" w:rsidTr="00FA72F6">
        <w:tc>
          <w:tcPr>
            <w:tcW w:w="1668" w:type="dxa"/>
          </w:tcPr>
          <w:p w:rsidR="004C7C39" w:rsidRDefault="004C7C39" w:rsidP="00B131C8">
            <w:r>
              <w:rPr>
                <w:rFonts w:hint="eastAsia"/>
              </w:rPr>
              <w:t>详情页面</w:t>
            </w:r>
            <w:r>
              <w:rPr>
                <w:rFonts w:hint="eastAsia"/>
              </w:rPr>
              <w:t>-</w:t>
            </w:r>
            <w:r w:rsidR="00B131C8">
              <w:rPr>
                <w:rFonts w:hint="eastAsia"/>
              </w:rPr>
              <w:t>新建</w:t>
            </w:r>
          </w:p>
        </w:tc>
        <w:tc>
          <w:tcPr>
            <w:tcW w:w="4750" w:type="dxa"/>
          </w:tcPr>
          <w:p w:rsidR="004C7C39" w:rsidRDefault="00163F0A" w:rsidP="00431556">
            <w:pPr>
              <w:pStyle w:val="af1"/>
              <w:numPr>
                <w:ilvl w:val="0"/>
                <w:numId w:val="65"/>
              </w:numPr>
              <w:ind w:firstLineChars="0"/>
            </w:pPr>
            <w:r>
              <w:rPr>
                <w:rFonts w:hint="eastAsia"/>
              </w:rPr>
              <w:t>商品基本信息</w:t>
            </w:r>
            <w:r w:rsidR="004C7C39">
              <w:rPr>
                <w:rFonts w:hint="eastAsia"/>
              </w:rPr>
              <w:t>除“</w:t>
            </w:r>
            <w:r w:rsidR="00B131C8">
              <w:rPr>
                <w:rFonts w:hint="eastAsia"/>
              </w:rPr>
              <w:t>规格、</w:t>
            </w:r>
            <w:r w:rsidR="00B131C8" w:rsidRPr="008337F4">
              <w:rPr>
                <w:rFonts w:hint="eastAsia"/>
              </w:rPr>
              <w:t>商品详情文章</w:t>
            </w:r>
            <w:r w:rsidR="00B131C8">
              <w:rPr>
                <w:rFonts w:hint="eastAsia"/>
              </w:rPr>
              <w:t>、</w:t>
            </w:r>
            <w:r w:rsidR="00B131C8" w:rsidRPr="007E7843">
              <w:rPr>
                <w:rFonts w:hint="eastAsia"/>
                <w:highlight w:val="yellow"/>
              </w:rPr>
              <w:t>商品规格详情、搜索关键字</w:t>
            </w:r>
            <w:r w:rsidR="004C7C39">
              <w:rPr>
                <w:rFonts w:hint="eastAsia"/>
              </w:rPr>
              <w:t>”外，都是必填字段</w:t>
            </w:r>
            <w:r w:rsidR="007E7843">
              <w:rPr>
                <w:rFonts w:hint="eastAsia"/>
              </w:rPr>
              <w:t>；</w:t>
            </w:r>
            <w:r w:rsidR="00B455C9">
              <w:rPr>
                <w:rFonts w:hint="eastAsia"/>
              </w:rPr>
              <w:t>款式、品牌、仓库开窗选择对应的生效数据</w:t>
            </w:r>
            <w:r w:rsidR="007E7843">
              <w:rPr>
                <w:rFonts w:hint="eastAsia"/>
              </w:rPr>
              <w:t>；</w:t>
            </w:r>
            <w:r w:rsidR="003330C2">
              <w:rPr>
                <w:rFonts w:hint="eastAsia"/>
              </w:rPr>
              <w:t>是否有效、是否上架是只读字段，只能通过“生效、上架”按钮来改变状态值</w:t>
            </w:r>
            <w:r w:rsidR="007E7843">
              <w:rPr>
                <w:rFonts w:hint="eastAsia"/>
              </w:rPr>
              <w:t>；</w:t>
            </w:r>
            <w:r w:rsidR="00B131C8">
              <w:rPr>
                <w:rFonts w:hint="eastAsia"/>
              </w:rPr>
              <w:t>商品</w:t>
            </w:r>
            <w:r w:rsidR="003626F2">
              <w:rPr>
                <w:rFonts w:hint="eastAsia"/>
              </w:rPr>
              <w:t>编号</w:t>
            </w:r>
            <w:r w:rsidR="004C7C39">
              <w:rPr>
                <w:rFonts w:hint="eastAsia"/>
              </w:rPr>
              <w:t>是唯一值</w:t>
            </w:r>
            <w:r w:rsidR="007E7843">
              <w:rPr>
                <w:rFonts w:hint="eastAsia"/>
              </w:rPr>
              <w:t>。</w:t>
            </w:r>
          </w:p>
          <w:p w:rsidR="00CF7599" w:rsidRDefault="00CF7599" w:rsidP="00431556">
            <w:pPr>
              <w:pStyle w:val="af1"/>
              <w:numPr>
                <w:ilvl w:val="0"/>
                <w:numId w:val="65"/>
              </w:numPr>
              <w:ind w:firstLineChars="0"/>
            </w:pPr>
            <w:r>
              <w:rPr>
                <w:rFonts w:hint="eastAsia"/>
              </w:rPr>
              <w:t>商品属性维护使用单独页签管理</w:t>
            </w:r>
            <w:r w:rsidR="00F347CD">
              <w:rPr>
                <w:rFonts w:hint="eastAsia"/>
              </w:rPr>
              <w:t>，按照属性排序来排序显示，不可新增删除</w:t>
            </w:r>
            <w:r w:rsidR="00EF4544">
              <w:rPr>
                <w:rFonts w:hint="eastAsia"/>
              </w:rPr>
              <w:t>：序号、属性编号、属性名称、属性值输入控件</w:t>
            </w:r>
          </w:p>
          <w:p w:rsidR="00CF7599" w:rsidRDefault="00CF7599" w:rsidP="00431556">
            <w:pPr>
              <w:pStyle w:val="af1"/>
              <w:numPr>
                <w:ilvl w:val="0"/>
                <w:numId w:val="65"/>
              </w:numPr>
              <w:ind w:firstLineChars="0"/>
            </w:pPr>
            <w:r>
              <w:rPr>
                <w:rFonts w:hint="eastAsia"/>
              </w:rPr>
              <w:t>商品搜索分类使用单独页签管理</w:t>
            </w:r>
            <w:r w:rsidR="001D1855">
              <w:rPr>
                <w:rFonts w:hint="eastAsia"/>
              </w:rPr>
              <w:t>，可新增删除所属的搜索分类</w:t>
            </w:r>
            <w:r w:rsidR="008E0B26">
              <w:rPr>
                <w:rFonts w:hint="eastAsia"/>
              </w:rPr>
              <w:t>：序号、搜索分类编号搜索分类名称</w:t>
            </w:r>
          </w:p>
          <w:p w:rsidR="00CF7599" w:rsidRDefault="00CF7599" w:rsidP="00431556">
            <w:pPr>
              <w:pStyle w:val="af1"/>
              <w:numPr>
                <w:ilvl w:val="0"/>
                <w:numId w:val="65"/>
              </w:numPr>
              <w:ind w:firstLineChars="0"/>
            </w:pPr>
            <w:r>
              <w:rPr>
                <w:rFonts w:hint="eastAsia"/>
              </w:rPr>
              <w:t>商品图片使用单独页签管理</w:t>
            </w:r>
            <w:r w:rsidR="008E0B26">
              <w:rPr>
                <w:rFonts w:hint="eastAsia"/>
              </w:rPr>
              <w:t>，可新增删除所含</w:t>
            </w:r>
            <w:r w:rsidR="008E0B26">
              <w:rPr>
                <w:rFonts w:hint="eastAsia"/>
              </w:rPr>
              <w:lastRenderedPageBreak/>
              <w:t>的图片：</w:t>
            </w:r>
            <w:r w:rsidR="006E6808">
              <w:rPr>
                <w:rFonts w:hint="eastAsia"/>
              </w:rPr>
              <w:t>序号、图片尺寸、图片、排序</w:t>
            </w:r>
          </w:p>
          <w:p w:rsidR="008D6D0A" w:rsidRDefault="002D1A45" w:rsidP="00431556">
            <w:pPr>
              <w:pStyle w:val="af1"/>
              <w:numPr>
                <w:ilvl w:val="0"/>
                <w:numId w:val="65"/>
              </w:numPr>
              <w:ind w:firstLineChars="0"/>
            </w:pPr>
            <w:r>
              <w:rPr>
                <w:rFonts w:hint="eastAsia"/>
              </w:rPr>
              <w:t>功能按钮：</w:t>
            </w:r>
            <w:r w:rsidR="00306810">
              <w:rPr>
                <w:rFonts w:hint="eastAsia"/>
              </w:rPr>
              <w:t>保存</w:t>
            </w:r>
            <w:r w:rsidR="002D69CD">
              <w:rPr>
                <w:rFonts w:hint="eastAsia"/>
              </w:rPr>
              <w:t>、生效、失效、上架、下架</w:t>
            </w:r>
            <w:r w:rsidR="0079624A">
              <w:rPr>
                <w:rFonts w:hint="eastAsia"/>
              </w:rPr>
              <w:t>（根据状态来显示对应按钮）</w:t>
            </w:r>
          </w:p>
        </w:tc>
        <w:tc>
          <w:tcPr>
            <w:tcW w:w="3210" w:type="dxa"/>
          </w:tcPr>
          <w:p w:rsidR="004C7C39" w:rsidRDefault="00430BEB" w:rsidP="00431556">
            <w:pPr>
              <w:pStyle w:val="af1"/>
              <w:numPr>
                <w:ilvl w:val="0"/>
                <w:numId w:val="66"/>
              </w:numPr>
              <w:ind w:firstLineChars="0"/>
            </w:pPr>
            <w:r>
              <w:rPr>
                <w:rFonts w:hint="eastAsia"/>
              </w:rPr>
              <w:lastRenderedPageBreak/>
              <w:t>商品图片需要支持上传一张大图后自动压缩为预先设定好的小图，并支持自动添加图片水印</w:t>
            </w:r>
          </w:p>
          <w:p w:rsidR="00124515" w:rsidRDefault="004717AE" w:rsidP="00431556">
            <w:pPr>
              <w:pStyle w:val="af1"/>
              <w:numPr>
                <w:ilvl w:val="0"/>
                <w:numId w:val="66"/>
              </w:numPr>
              <w:ind w:firstLineChars="0"/>
            </w:pPr>
            <w:r>
              <w:rPr>
                <w:rFonts w:hint="eastAsia"/>
              </w:rPr>
              <w:t>前台只有上架且生效的商品才能在前台展示</w:t>
            </w:r>
          </w:p>
        </w:tc>
      </w:tr>
      <w:tr w:rsidR="004C7C39" w:rsidTr="00FA72F6">
        <w:tc>
          <w:tcPr>
            <w:tcW w:w="1668" w:type="dxa"/>
          </w:tcPr>
          <w:p w:rsidR="004C7C39" w:rsidRDefault="004C7C39" w:rsidP="00FA72F6">
            <w:r>
              <w:rPr>
                <w:rFonts w:hint="eastAsia"/>
              </w:rPr>
              <w:lastRenderedPageBreak/>
              <w:t>详情页面</w:t>
            </w:r>
            <w:r>
              <w:rPr>
                <w:rFonts w:hint="eastAsia"/>
              </w:rPr>
              <w:t>-</w:t>
            </w:r>
            <w:r>
              <w:rPr>
                <w:rFonts w:hint="eastAsia"/>
              </w:rPr>
              <w:t>维护</w:t>
            </w:r>
          </w:p>
        </w:tc>
        <w:tc>
          <w:tcPr>
            <w:tcW w:w="4750" w:type="dxa"/>
          </w:tcPr>
          <w:p w:rsidR="00BB5E74" w:rsidRDefault="00BB5E74" w:rsidP="00431556">
            <w:pPr>
              <w:pStyle w:val="af1"/>
              <w:numPr>
                <w:ilvl w:val="0"/>
                <w:numId w:val="67"/>
              </w:numPr>
              <w:ind w:firstLineChars="0"/>
            </w:pPr>
            <w:r>
              <w:rPr>
                <w:rFonts w:hint="eastAsia"/>
              </w:rPr>
              <w:t>商品编号只读，其余和新建页面</w:t>
            </w:r>
            <w:r w:rsidR="0072103C">
              <w:rPr>
                <w:rFonts w:hint="eastAsia"/>
              </w:rPr>
              <w:t>页面元素一致</w:t>
            </w:r>
          </w:p>
          <w:p w:rsidR="004C7C39" w:rsidRDefault="004C7C39" w:rsidP="00431556">
            <w:pPr>
              <w:pStyle w:val="af1"/>
              <w:numPr>
                <w:ilvl w:val="0"/>
                <w:numId w:val="67"/>
              </w:numPr>
              <w:ind w:firstLineChars="0"/>
            </w:pPr>
          </w:p>
        </w:tc>
        <w:tc>
          <w:tcPr>
            <w:tcW w:w="3210" w:type="dxa"/>
          </w:tcPr>
          <w:p w:rsidR="004C7C39" w:rsidRDefault="008A3CCA" w:rsidP="00FA72F6">
            <w:r>
              <w:rPr>
                <w:rFonts w:hint="eastAsia"/>
              </w:rPr>
              <w:t>与新建页面一致</w:t>
            </w:r>
          </w:p>
        </w:tc>
      </w:tr>
      <w:tr w:rsidR="004C7C39" w:rsidTr="00FA72F6">
        <w:tc>
          <w:tcPr>
            <w:tcW w:w="1668" w:type="dxa"/>
          </w:tcPr>
          <w:p w:rsidR="004C7C39" w:rsidRDefault="004C7C39" w:rsidP="00FA72F6">
            <w:r>
              <w:rPr>
                <w:rFonts w:hint="eastAsia"/>
              </w:rPr>
              <w:t>详情页面</w:t>
            </w:r>
            <w:r>
              <w:rPr>
                <w:rFonts w:hint="eastAsia"/>
              </w:rPr>
              <w:t>-</w:t>
            </w:r>
            <w:r>
              <w:rPr>
                <w:rFonts w:hint="eastAsia"/>
              </w:rPr>
              <w:t>删除搜索分类</w:t>
            </w:r>
          </w:p>
        </w:tc>
        <w:tc>
          <w:tcPr>
            <w:tcW w:w="4750" w:type="dxa"/>
          </w:tcPr>
          <w:p w:rsidR="004C7C39" w:rsidRDefault="004C7C39" w:rsidP="00431556">
            <w:pPr>
              <w:pStyle w:val="af1"/>
              <w:numPr>
                <w:ilvl w:val="0"/>
                <w:numId w:val="67"/>
              </w:numPr>
              <w:ind w:firstLineChars="0"/>
            </w:pPr>
          </w:p>
        </w:tc>
        <w:tc>
          <w:tcPr>
            <w:tcW w:w="3210" w:type="dxa"/>
          </w:tcPr>
          <w:p w:rsidR="004C7C39" w:rsidRDefault="004C7C39" w:rsidP="00431556">
            <w:pPr>
              <w:pStyle w:val="af1"/>
              <w:numPr>
                <w:ilvl w:val="0"/>
                <w:numId w:val="59"/>
              </w:numPr>
              <w:ind w:firstLineChars="0"/>
            </w:pPr>
            <w:r>
              <w:rPr>
                <w:rFonts w:hint="eastAsia"/>
              </w:rPr>
              <w:t>如果该分类下已经包含了与商品的对应关系，则需要提示，用户确认后方可删除该搜索分类及相关的关系数据</w:t>
            </w:r>
          </w:p>
        </w:tc>
      </w:tr>
      <w:tr w:rsidR="004C7C39" w:rsidTr="00FA72F6">
        <w:tc>
          <w:tcPr>
            <w:tcW w:w="1668" w:type="dxa"/>
          </w:tcPr>
          <w:p w:rsidR="004C7C39" w:rsidRDefault="004C7C39" w:rsidP="00FA72F6">
            <w:r>
              <w:rPr>
                <w:rFonts w:hint="eastAsia"/>
              </w:rPr>
              <w:t>详情页面</w:t>
            </w:r>
            <w:r>
              <w:rPr>
                <w:rFonts w:hint="eastAsia"/>
              </w:rPr>
              <w:t>-</w:t>
            </w:r>
            <w:r>
              <w:rPr>
                <w:rFonts w:hint="eastAsia"/>
              </w:rPr>
              <w:t>维护对应属性</w:t>
            </w:r>
          </w:p>
        </w:tc>
        <w:tc>
          <w:tcPr>
            <w:tcW w:w="4750" w:type="dxa"/>
          </w:tcPr>
          <w:p w:rsidR="004C7C39" w:rsidRDefault="004C7C39" w:rsidP="00431556">
            <w:pPr>
              <w:pStyle w:val="af1"/>
              <w:numPr>
                <w:ilvl w:val="0"/>
                <w:numId w:val="58"/>
              </w:numPr>
              <w:ind w:firstLineChars="0"/>
            </w:pPr>
            <w:r>
              <w:rPr>
                <w:rFonts w:hint="eastAsia"/>
              </w:rPr>
              <w:t>按照“属性排序”列出该分类下的属性列表</w:t>
            </w:r>
          </w:p>
          <w:p w:rsidR="004C7C39" w:rsidRDefault="004C7C39" w:rsidP="00431556">
            <w:pPr>
              <w:pStyle w:val="af1"/>
              <w:numPr>
                <w:ilvl w:val="0"/>
                <w:numId w:val="58"/>
              </w:numPr>
              <w:ind w:firstLineChars="0"/>
            </w:pPr>
            <w:r>
              <w:rPr>
                <w:rFonts w:hint="eastAsia"/>
              </w:rPr>
              <w:t>列表字段：属性编号、属性名称、属性输入类型（下拉框、单行输入框、多行输入框）、描述、属性排序</w:t>
            </w:r>
          </w:p>
        </w:tc>
        <w:tc>
          <w:tcPr>
            <w:tcW w:w="3210" w:type="dxa"/>
          </w:tcPr>
          <w:p w:rsidR="004C7C39" w:rsidRPr="00BC5794" w:rsidRDefault="004C7C39" w:rsidP="00FA72F6">
            <w:r>
              <w:rPr>
                <w:rFonts w:hint="eastAsia"/>
              </w:rPr>
              <w:t>1.</w:t>
            </w:r>
            <w:r>
              <w:rPr>
                <w:rFonts w:hint="eastAsia"/>
              </w:rPr>
              <w:t>可以添加关联属性、删除关联属性</w:t>
            </w:r>
          </w:p>
        </w:tc>
      </w:tr>
      <w:tr w:rsidR="004C7C39" w:rsidTr="00FA72F6">
        <w:tc>
          <w:tcPr>
            <w:tcW w:w="1668" w:type="dxa"/>
          </w:tcPr>
          <w:p w:rsidR="004C7C39" w:rsidRDefault="004C7C39" w:rsidP="00FA72F6">
            <w:r>
              <w:rPr>
                <w:rFonts w:hint="eastAsia"/>
              </w:rPr>
              <w:t>详细页面</w:t>
            </w:r>
            <w:r>
              <w:rPr>
                <w:rFonts w:hint="eastAsia"/>
              </w:rPr>
              <w:t>-</w:t>
            </w:r>
            <w:r>
              <w:rPr>
                <w:rFonts w:hint="eastAsia"/>
              </w:rPr>
              <w:t>维护对应商品</w:t>
            </w:r>
          </w:p>
        </w:tc>
        <w:tc>
          <w:tcPr>
            <w:tcW w:w="4750" w:type="dxa"/>
          </w:tcPr>
          <w:p w:rsidR="004C7C39" w:rsidRDefault="004C7C39" w:rsidP="00431556">
            <w:pPr>
              <w:pStyle w:val="af1"/>
              <w:numPr>
                <w:ilvl w:val="0"/>
                <w:numId w:val="57"/>
              </w:numPr>
              <w:ind w:firstLineChars="0"/>
            </w:pPr>
            <w:r>
              <w:rPr>
                <w:rFonts w:hint="eastAsia"/>
              </w:rPr>
              <w:t>列表字段：商品编号、商品名称、</w:t>
            </w:r>
            <w:r w:rsidRPr="008337F4">
              <w:rPr>
                <w:rFonts w:hint="eastAsia"/>
              </w:rPr>
              <w:t>品牌、款式、单位、规格、市场价、上市时间、产地</w:t>
            </w:r>
          </w:p>
        </w:tc>
        <w:tc>
          <w:tcPr>
            <w:tcW w:w="3210" w:type="dxa"/>
          </w:tcPr>
          <w:p w:rsidR="004C7C39" w:rsidRPr="00DF44F3" w:rsidRDefault="004C7C39" w:rsidP="00FA72F6">
            <w:r>
              <w:rPr>
                <w:rFonts w:hint="eastAsia"/>
              </w:rPr>
              <w:t>1.</w:t>
            </w:r>
            <w:r>
              <w:rPr>
                <w:rFonts w:hint="eastAsia"/>
              </w:rPr>
              <w:t>可以添加关联商品、删除关联商品</w:t>
            </w:r>
          </w:p>
        </w:tc>
      </w:tr>
    </w:tbl>
    <w:p w:rsidR="004C7C39" w:rsidRPr="004C7C39" w:rsidRDefault="004C7C39" w:rsidP="004C7C39"/>
    <w:p w:rsidR="00DE7E2E" w:rsidRPr="00C0056D" w:rsidRDefault="00DE7E2E" w:rsidP="00DE7E2E"/>
    <w:p w:rsidR="00927FBF" w:rsidRDefault="00143163" w:rsidP="00DE7E2E">
      <w:pPr>
        <w:pStyle w:val="3"/>
        <w:rPr>
          <w:ins w:id="38" w:author="aibozeng" w:date="2014-07-25T21:07:00Z"/>
          <w:rFonts w:hint="eastAsia"/>
        </w:rPr>
      </w:pPr>
      <w:ins w:id="39" w:author="aibozeng" w:date="2014-07-25T23:15:00Z">
        <w:r>
          <w:rPr>
            <w:rFonts w:hint="eastAsia"/>
          </w:rPr>
          <w:t>多媒体</w:t>
        </w:r>
      </w:ins>
      <w:ins w:id="40" w:author="aibozeng" w:date="2014-07-25T21:07:00Z">
        <w:r w:rsidR="00927FBF">
          <w:rPr>
            <w:rFonts w:hint="eastAsia"/>
          </w:rPr>
          <w:t>规格设置</w:t>
        </w:r>
      </w:ins>
    </w:p>
    <w:p w:rsidR="00927FBF" w:rsidRPr="00927FBF" w:rsidRDefault="00927FBF" w:rsidP="00927FBF">
      <w:pPr>
        <w:rPr>
          <w:ins w:id="41" w:author="aibozeng" w:date="2014-07-25T21:07:00Z"/>
          <w:rFonts w:hint="eastAsia"/>
        </w:rPr>
        <w:pPrChange w:id="42" w:author="aibozeng" w:date="2014-07-25T21:07:00Z">
          <w:pPr>
            <w:pStyle w:val="3"/>
          </w:pPr>
        </w:pPrChange>
      </w:pPr>
      <w:ins w:id="43" w:author="aibozeng" w:date="2014-07-25T21:07:00Z">
        <w:r>
          <w:rPr>
            <w:rFonts w:hint="eastAsia"/>
          </w:rPr>
          <w:t>信息点：编号、名称、</w:t>
        </w:r>
      </w:ins>
      <w:ins w:id="44" w:author="aibozeng" w:date="2014-07-25T23:16:00Z">
        <w:r w:rsidR="00143163">
          <w:rPr>
            <w:rFonts w:hint="eastAsia"/>
          </w:rPr>
          <w:t>多媒体类型、</w:t>
        </w:r>
      </w:ins>
      <w:ins w:id="45" w:author="aibozeng" w:date="2014-07-25T21:07:00Z">
        <w:r>
          <w:rPr>
            <w:rFonts w:hint="eastAsia"/>
          </w:rPr>
          <w:t>类型</w:t>
        </w:r>
      </w:ins>
      <w:ins w:id="46" w:author="aibozeng" w:date="2014-07-25T21:08:00Z">
        <w:r>
          <w:rPr>
            <w:rFonts w:hint="eastAsia"/>
          </w:rPr>
          <w:t>（</w:t>
        </w:r>
      </w:ins>
      <w:ins w:id="47" w:author="aibozeng" w:date="2014-07-25T21:09:00Z">
        <w:r>
          <w:rPr>
            <w:rFonts w:hint="eastAsia"/>
          </w:rPr>
          <w:t>商品、广告</w:t>
        </w:r>
      </w:ins>
      <w:ins w:id="48" w:author="aibozeng" w:date="2014-07-25T21:08:00Z">
        <w:r>
          <w:rPr>
            <w:rFonts w:hint="eastAsia"/>
          </w:rPr>
          <w:t>）</w:t>
        </w:r>
      </w:ins>
      <w:ins w:id="49" w:author="aibozeng" w:date="2014-07-25T21:07:00Z">
        <w:r>
          <w:rPr>
            <w:rFonts w:hint="eastAsia"/>
          </w:rPr>
          <w:t>、长</w:t>
        </w:r>
      </w:ins>
      <w:ins w:id="50" w:author="aibozeng" w:date="2014-07-25T21:08:00Z">
        <w:r>
          <w:rPr>
            <w:rFonts w:hint="eastAsia"/>
          </w:rPr>
          <w:t>、宽、描述</w:t>
        </w:r>
      </w:ins>
    </w:p>
    <w:p w:rsidR="00DE7E2E" w:rsidRDefault="00DE7E2E" w:rsidP="00DE7E2E">
      <w:pPr>
        <w:pStyle w:val="3"/>
      </w:pPr>
      <w:r>
        <w:rPr>
          <w:rFonts w:hint="eastAsia"/>
        </w:rPr>
        <w:t>仓库基本信息</w:t>
      </w:r>
    </w:p>
    <w:p w:rsidR="00DE7E2E" w:rsidRDefault="00DE7E2E" w:rsidP="00431556">
      <w:pPr>
        <w:pStyle w:val="af1"/>
        <w:numPr>
          <w:ilvl w:val="0"/>
          <w:numId w:val="12"/>
        </w:numPr>
        <w:ind w:firstLineChars="0"/>
      </w:pPr>
      <w:r>
        <w:rPr>
          <w:rFonts w:hint="eastAsia"/>
        </w:rPr>
        <w:t>仓库基本信息点：仓库编号、仓库名称</w:t>
      </w:r>
      <w:r w:rsidR="00955BAE">
        <w:rPr>
          <w:rFonts w:hint="eastAsia"/>
        </w:rPr>
        <w:t>、仓库类型（借用库、租赁库、保养库、不良品库、成品库、暂存库）、是否成本仓（是、否）、是否可销售（是、否）、</w:t>
      </w:r>
      <w:r w:rsidR="00955BAE" w:rsidRPr="005E358B">
        <w:rPr>
          <w:rFonts w:hint="eastAsia"/>
        </w:rPr>
        <w:t>属性（虚拟仓、实体仓）</w:t>
      </w:r>
      <w:r w:rsidR="00025810">
        <w:rPr>
          <w:rFonts w:hint="eastAsia"/>
        </w:rPr>
        <w:t>、</w:t>
      </w:r>
      <w:r w:rsidR="00CC2EF6">
        <w:rPr>
          <w:rFonts w:hint="eastAsia"/>
        </w:rPr>
        <w:t>状态（草稿、生效、失效）</w:t>
      </w:r>
      <w:r w:rsidR="00955BAE">
        <w:rPr>
          <w:rFonts w:hint="eastAsia"/>
        </w:rPr>
        <w:t>、</w:t>
      </w:r>
      <w:ins w:id="51" w:author="aibozeng" w:date="2014-07-25T21:12:00Z">
        <w:r w:rsidR="00927FBF" w:rsidRPr="00927FBF">
          <w:rPr>
            <w:rFonts w:hint="eastAsia"/>
          </w:rPr>
          <w:t>管理类型：自有仓（自己经营管理）、营业仓（租赁方式，第三方管理，涉及到租赁费）、个人借用仓（虚拟仓）、代销仓（不涉及费用）</w:t>
        </w:r>
        <w:r w:rsidR="00927FBF">
          <w:rPr>
            <w:rFonts w:hint="eastAsia"/>
          </w:rPr>
          <w:t>、管理方、</w:t>
        </w:r>
      </w:ins>
      <w:r w:rsidR="00955BAE">
        <w:rPr>
          <w:rFonts w:hint="eastAsia"/>
        </w:rPr>
        <w:t>邮政编码</w:t>
      </w:r>
      <w:r>
        <w:rPr>
          <w:rFonts w:hint="eastAsia"/>
        </w:rPr>
        <w:t>、国家、省、市、区、详细地址、</w:t>
      </w:r>
      <w:r w:rsidR="001C00CA">
        <w:rPr>
          <w:rFonts w:hint="eastAsia"/>
        </w:rPr>
        <w:t>创建人、创建时间、最后修改人、最后修改时间</w:t>
      </w:r>
    </w:p>
    <w:p w:rsidR="00DE7E2E" w:rsidRDefault="00DE7E2E" w:rsidP="00431556">
      <w:pPr>
        <w:pStyle w:val="af1"/>
        <w:numPr>
          <w:ilvl w:val="0"/>
          <w:numId w:val="12"/>
        </w:numPr>
        <w:ind w:firstLineChars="0"/>
      </w:pPr>
      <w:r>
        <w:rPr>
          <w:rFonts w:hint="eastAsia"/>
        </w:rPr>
        <w:t>一个仓库可以配置多名仓管人员。单身（仓管）：人员编号、人员姓名</w:t>
      </w:r>
    </w:p>
    <w:p w:rsidR="00DE7E2E" w:rsidRDefault="00DE7E2E" w:rsidP="00431556">
      <w:pPr>
        <w:pStyle w:val="af1"/>
        <w:numPr>
          <w:ilvl w:val="0"/>
          <w:numId w:val="12"/>
        </w:numPr>
        <w:ind w:firstLineChars="0"/>
      </w:pPr>
      <w:r>
        <w:rPr>
          <w:rFonts w:hint="eastAsia"/>
        </w:rPr>
        <w:t>一个仓库可以划分为多个库区。单身（库区）：库区编号</w:t>
      </w:r>
    </w:p>
    <w:p w:rsidR="00DE7E2E" w:rsidRDefault="00DE7E2E" w:rsidP="00431556">
      <w:pPr>
        <w:pStyle w:val="af1"/>
        <w:numPr>
          <w:ilvl w:val="0"/>
          <w:numId w:val="12"/>
        </w:numPr>
        <w:ind w:firstLineChars="0"/>
      </w:pPr>
      <w:r>
        <w:rPr>
          <w:rFonts w:hint="eastAsia"/>
        </w:rPr>
        <w:t>一个库区可以划分为多个库位。子单身（库位）：库位编号、所属库区编号</w:t>
      </w:r>
    </w:p>
    <w:p w:rsidR="00DB403F" w:rsidRDefault="00DB403F" w:rsidP="00431556">
      <w:pPr>
        <w:pStyle w:val="af1"/>
        <w:numPr>
          <w:ilvl w:val="0"/>
          <w:numId w:val="12"/>
        </w:numPr>
        <w:ind w:firstLineChars="0"/>
      </w:pPr>
      <w:r>
        <w:rPr>
          <w:rFonts w:hint="eastAsia"/>
        </w:rPr>
        <w:t>业务功能说明：</w:t>
      </w:r>
    </w:p>
    <w:tbl>
      <w:tblPr>
        <w:tblStyle w:val="af"/>
        <w:tblW w:w="0" w:type="auto"/>
        <w:tblLook w:val="04A0"/>
      </w:tblPr>
      <w:tblGrid>
        <w:gridCol w:w="1668"/>
        <w:gridCol w:w="4750"/>
        <w:gridCol w:w="3210"/>
      </w:tblGrid>
      <w:tr w:rsidR="00DB403F" w:rsidTr="00FA72F6">
        <w:tc>
          <w:tcPr>
            <w:tcW w:w="1668" w:type="dxa"/>
          </w:tcPr>
          <w:p w:rsidR="00DB403F" w:rsidRDefault="00DB403F" w:rsidP="00FA72F6">
            <w:r>
              <w:rPr>
                <w:rFonts w:hint="eastAsia"/>
              </w:rPr>
              <w:t>作业编号</w:t>
            </w:r>
          </w:p>
        </w:tc>
        <w:tc>
          <w:tcPr>
            <w:tcW w:w="4750" w:type="dxa"/>
          </w:tcPr>
          <w:p w:rsidR="00DB403F" w:rsidRDefault="00DB403F" w:rsidP="00FA72F6">
            <w:r>
              <w:rPr>
                <w:rFonts w:hint="eastAsia"/>
              </w:rPr>
              <w:t>页面元素描述</w:t>
            </w:r>
          </w:p>
        </w:tc>
        <w:tc>
          <w:tcPr>
            <w:tcW w:w="3210" w:type="dxa"/>
          </w:tcPr>
          <w:p w:rsidR="00DB403F" w:rsidRDefault="00DB403F" w:rsidP="00FA72F6">
            <w:r>
              <w:rPr>
                <w:rFonts w:hint="eastAsia"/>
              </w:rPr>
              <w:t>业务逻辑</w:t>
            </w:r>
          </w:p>
        </w:tc>
      </w:tr>
      <w:tr w:rsidR="00DB403F" w:rsidTr="00FA72F6">
        <w:tc>
          <w:tcPr>
            <w:tcW w:w="1668" w:type="dxa"/>
          </w:tcPr>
          <w:p w:rsidR="00DB403F" w:rsidRDefault="00DB403F" w:rsidP="00FA72F6">
            <w:r>
              <w:rPr>
                <w:rFonts w:hint="eastAsia"/>
              </w:rPr>
              <w:t>查询列表页面</w:t>
            </w:r>
          </w:p>
        </w:tc>
        <w:tc>
          <w:tcPr>
            <w:tcW w:w="4750" w:type="dxa"/>
          </w:tcPr>
          <w:p w:rsidR="00DB403F" w:rsidRDefault="00DB403F" w:rsidP="00431556">
            <w:pPr>
              <w:pStyle w:val="af1"/>
              <w:numPr>
                <w:ilvl w:val="0"/>
                <w:numId w:val="68"/>
              </w:numPr>
              <w:ind w:firstLineChars="0"/>
            </w:pPr>
            <w:r>
              <w:rPr>
                <w:rFonts w:hint="eastAsia"/>
              </w:rPr>
              <w:t>查询条件：</w:t>
            </w:r>
            <w:r w:rsidR="00955BAE">
              <w:rPr>
                <w:rFonts w:hint="eastAsia"/>
              </w:rPr>
              <w:t>仓库编号、仓库名称、仓库类型</w:t>
            </w:r>
            <w:r>
              <w:rPr>
                <w:rFonts w:hint="eastAsia"/>
              </w:rPr>
              <w:t>、</w:t>
            </w:r>
            <w:r w:rsidR="00955BAE">
              <w:rPr>
                <w:rFonts w:hint="eastAsia"/>
              </w:rPr>
              <w:t>是否成本仓、是否可销售、</w:t>
            </w:r>
            <w:r w:rsidR="00955BAE" w:rsidRPr="005E358B">
              <w:rPr>
                <w:rFonts w:hint="eastAsia"/>
              </w:rPr>
              <w:t>属性</w:t>
            </w:r>
            <w:r w:rsidR="000E3EA4">
              <w:rPr>
                <w:rFonts w:hint="eastAsia"/>
              </w:rPr>
              <w:t>、</w:t>
            </w:r>
            <w:r w:rsidR="00CC2EF6">
              <w:rPr>
                <w:rFonts w:hint="eastAsia"/>
              </w:rPr>
              <w:t>状态</w:t>
            </w:r>
          </w:p>
          <w:p w:rsidR="00DB403F" w:rsidRDefault="00DB403F" w:rsidP="00431556">
            <w:pPr>
              <w:pStyle w:val="af1"/>
              <w:numPr>
                <w:ilvl w:val="0"/>
                <w:numId w:val="68"/>
              </w:numPr>
              <w:ind w:firstLineChars="0"/>
            </w:pPr>
            <w:r>
              <w:rPr>
                <w:rFonts w:hint="eastAsia"/>
              </w:rPr>
              <w:lastRenderedPageBreak/>
              <w:t>列表字段：序号、</w:t>
            </w:r>
            <w:r w:rsidR="00E05E0F">
              <w:rPr>
                <w:rFonts w:hint="eastAsia"/>
              </w:rPr>
              <w:t>仓库编号、仓库名称、仓库类型、是否成本仓、是否可销售、</w:t>
            </w:r>
            <w:r w:rsidR="00E05E0F" w:rsidRPr="005E358B">
              <w:rPr>
                <w:rFonts w:hint="eastAsia"/>
              </w:rPr>
              <w:t>属性</w:t>
            </w:r>
            <w:r w:rsidR="00E479B1">
              <w:rPr>
                <w:rFonts w:hint="eastAsia"/>
              </w:rPr>
              <w:t>、</w:t>
            </w:r>
            <w:r w:rsidR="00CC2EF6">
              <w:rPr>
                <w:rFonts w:hint="eastAsia"/>
              </w:rPr>
              <w:t>状态</w:t>
            </w:r>
          </w:p>
          <w:p w:rsidR="00DB403F" w:rsidRDefault="00876B4F" w:rsidP="00431556">
            <w:pPr>
              <w:pStyle w:val="af1"/>
              <w:numPr>
                <w:ilvl w:val="0"/>
                <w:numId w:val="68"/>
              </w:numPr>
              <w:ind w:firstLineChars="0"/>
            </w:pPr>
            <w:r>
              <w:rPr>
                <w:rFonts w:hint="eastAsia"/>
              </w:rPr>
              <w:t>页头</w:t>
            </w:r>
            <w:r w:rsidR="00DB403F">
              <w:rPr>
                <w:rFonts w:hint="eastAsia"/>
              </w:rPr>
              <w:t>功能按钮：新建</w:t>
            </w:r>
            <w:r w:rsidR="00FA3734">
              <w:rPr>
                <w:rFonts w:hint="eastAsia"/>
              </w:rPr>
              <w:t>、</w:t>
            </w:r>
            <w:r w:rsidR="009B56CA">
              <w:rPr>
                <w:rFonts w:hint="eastAsia"/>
              </w:rPr>
              <w:t>批量</w:t>
            </w:r>
            <w:r w:rsidR="00FA3734">
              <w:rPr>
                <w:rFonts w:hint="eastAsia"/>
              </w:rPr>
              <w:t>生效</w:t>
            </w:r>
            <w:r w:rsidR="00681477">
              <w:rPr>
                <w:rFonts w:hint="eastAsia"/>
              </w:rPr>
              <w:t>、</w:t>
            </w:r>
            <w:r w:rsidR="009B56CA">
              <w:rPr>
                <w:rFonts w:hint="eastAsia"/>
              </w:rPr>
              <w:t>批量</w:t>
            </w:r>
            <w:r w:rsidR="00681477">
              <w:rPr>
                <w:rFonts w:hint="eastAsia"/>
              </w:rPr>
              <w:t>失效</w:t>
            </w:r>
          </w:p>
          <w:p w:rsidR="00876B4F" w:rsidRDefault="00876B4F" w:rsidP="00431556">
            <w:pPr>
              <w:pStyle w:val="af1"/>
              <w:numPr>
                <w:ilvl w:val="0"/>
                <w:numId w:val="68"/>
              </w:numPr>
              <w:ind w:firstLineChars="0"/>
            </w:pPr>
            <w:r>
              <w:rPr>
                <w:rFonts w:hint="eastAsia"/>
              </w:rPr>
              <w:t>列表功能按钮：修改、提交、失效</w:t>
            </w:r>
          </w:p>
        </w:tc>
        <w:tc>
          <w:tcPr>
            <w:tcW w:w="3210" w:type="dxa"/>
          </w:tcPr>
          <w:p w:rsidR="00DB403F" w:rsidRDefault="008E1A8D" w:rsidP="00FA72F6">
            <w:r>
              <w:rPr>
                <w:rFonts w:hint="eastAsia"/>
              </w:rPr>
              <w:lastRenderedPageBreak/>
              <w:t>无</w:t>
            </w:r>
          </w:p>
        </w:tc>
      </w:tr>
      <w:tr w:rsidR="00DB403F" w:rsidTr="00FA72F6">
        <w:tc>
          <w:tcPr>
            <w:tcW w:w="1668" w:type="dxa"/>
          </w:tcPr>
          <w:p w:rsidR="00DB403F" w:rsidRDefault="00DB403F" w:rsidP="00FA72F6">
            <w:r>
              <w:rPr>
                <w:rFonts w:hint="eastAsia"/>
              </w:rPr>
              <w:lastRenderedPageBreak/>
              <w:t>详情页面</w:t>
            </w:r>
            <w:r>
              <w:rPr>
                <w:rFonts w:hint="eastAsia"/>
              </w:rPr>
              <w:t>-</w:t>
            </w:r>
            <w:r>
              <w:rPr>
                <w:rFonts w:hint="eastAsia"/>
              </w:rPr>
              <w:t>新建</w:t>
            </w:r>
          </w:p>
        </w:tc>
        <w:tc>
          <w:tcPr>
            <w:tcW w:w="4750" w:type="dxa"/>
          </w:tcPr>
          <w:p w:rsidR="00DB403F" w:rsidRDefault="00E47CA4" w:rsidP="00431556">
            <w:pPr>
              <w:pStyle w:val="af1"/>
              <w:numPr>
                <w:ilvl w:val="0"/>
                <w:numId w:val="69"/>
              </w:numPr>
              <w:ind w:firstLineChars="0"/>
            </w:pPr>
            <w:r>
              <w:rPr>
                <w:rFonts w:hint="eastAsia"/>
              </w:rPr>
              <w:t>仓库</w:t>
            </w:r>
            <w:r w:rsidR="00DB403F">
              <w:rPr>
                <w:rFonts w:hint="eastAsia"/>
              </w:rPr>
              <w:t>基本信息</w:t>
            </w:r>
            <w:r w:rsidR="00A21B86">
              <w:rPr>
                <w:rFonts w:hint="eastAsia"/>
              </w:rPr>
              <w:t>全部</w:t>
            </w:r>
            <w:r w:rsidR="00DB403F">
              <w:rPr>
                <w:rFonts w:hint="eastAsia"/>
              </w:rPr>
              <w:t>必填字段；</w:t>
            </w:r>
            <w:r w:rsidR="00CC2EF6">
              <w:rPr>
                <w:rFonts w:hint="eastAsia"/>
              </w:rPr>
              <w:t>状态</w:t>
            </w:r>
            <w:r w:rsidR="00DB403F">
              <w:rPr>
                <w:rFonts w:hint="eastAsia"/>
              </w:rPr>
              <w:t>只能通过“</w:t>
            </w:r>
            <w:r w:rsidR="00CC2EF6">
              <w:rPr>
                <w:rFonts w:hint="eastAsia"/>
              </w:rPr>
              <w:t>提交、</w:t>
            </w:r>
            <w:r w:rsidR="007343B6">
              <w:rPr>
                <w:rFonts w:hint="eastAsia"/>
              </w:rPr>
              <w:t>失效</w:t>
            </w:r>
            <w:r w:rsidR="00DB403F">
              <w:rPr>
                <w:rFonts w:hint="eastAsia"/>
              </w:rPr>
              <w:t>”按钮来改变状态值；</w:t>
            </w:r>
            <w:r w:rsidR="00D30F5E">
              <w:rPr>
                <w:rFonts w:hint="eastAsia"/>
              </w:rPr>
              <w:t>仓库</w:t>
            </w:r>
            <w:r w:rsidR="00DB403F">
              <w:rPr>
                <w:rFonts w:hint="eastAsia"/>
              </w:rPr>
              <w:t>编号是唯一值。</w:t>
            </w:r>
          </w:p>
          <w:p w:rsidR="00DB403F" w:rsidRDefault="004E749B" w:rsidP="00431556">
            <w:pPr>
              <w:pStyle w:val="af1"/>
              <w:numPr>
                <w:ilvl w:val="0"/>
                <w:numId w:val="69"/>
              </w:numPr>
              <w:ind w:firstLineChars="0"/>
            </w:pPr>
            <w:r>
              <w:rPr>
                <w:rFonts w:hint="eastAsia"/>
              </w:rPr>
              <w:t>仓管人员</w:t>
            </w:r>
            <w:r w:rsidR="00DB403F">
              <w:rPr>
                <w:rFonts w:hint="eastAsia"/>
              </w:rPr>
              <w:t>维护使用单独页签管理，可新增删除</w:t>
            </w:r>
            <w:r w:rsidR="0086596D">
              <w:rPr>
                <w:rFonts w:hint="eastAsia"/>
              </w:rPr>
              <w:t>对应的仓管人员</w:t>
            </w:r>
            <w:r w:rsidR="00DB403F">
              <w:rPr>
                <w:rFonts w:hint="eastAsia"/>
              </w:rPr>
              <w:t>：序号、</w:t>
            </w:r>
            <w:r w:rsidR="0086596D">
              <w:rPr>
                <w:rFonts w:hint="eastAsia"/>
              </w:rPr>
              <w:t>人员</w:t>
            </w:r>
            <w:r w:rsidR="00DB403F">
              <w:rPr>
                <w:rFonts w:hint="eastAsia"/>
              </w:rPr>
              <w:t>编号、</w:t>
            </w:r>
            <w:r w:rsidR="0086596D">
              <w:rPr>
                <w:rFonts w:hint="eastAsia"/>
              </w:rPr>
              <w:t>人员姓名</w:t>
            </w:r>
          </w:p>
          <w:p w:rsidR="00DB403F" w:rsidRDefault="0086596D" w:rsidP="00431556">
            <w:pPr>
              <w:pStyle w:val="af1"/>
              <w:numPr>
                <w:ilvl w:val="0"/>
                <w:numId w:val="69"/>
              </w:numPr>
              <w:ind w:firstLineChars="0"/>
            </w:pPr>
            <w:r>
              <w:rPr>
                <w:rFonts w:hint="eastAsia"/>
              </w:rPr>
              <w:t>库区</w:t>
            </w:r>
            <w:r w:rsidR="00DB403F">
              <w:rPr>
                <w:rFonts w:hint="eastAsia"/>
              </w:rPr>
              <w:t>使用单独页签管理，可新增删除所属的</w:t>
            </w:r>
            <w:r>
              <w:rPr>
                <w:rFonts w:hint="eastAsia"/>
              </w:rPr>
              <w:t>库区</w:t>
            </w:r>
            <w:r w:rsidR="00DB403F">
              <w:rPr>
                <w:rFonts w:hint="eastAsia"/>
              </w:rPr>
              <w:t>：序号、</w:t>
            </w:r>
            <w:r w:rsidR="0068239B">
              <w:rPr>
                <w:rFonts w:hint="eastAsia"/>
              </w:rPr>
              <w:t>库区</w:t>
            </w:r>
            <w:r w:rsidR="00DB403F">
              <w:rPr>
                <w:rFonts w:hint="eastAsia"/>
              </w:rPr>
              <w:t>编号</w:t>
            </w:r>
            <w:r w:rsidR="00097FBB">
              <w:rPr>
                <w:rFonts w:hint="eastAsia"/>
              </w:rPr>
              <w:t>、库区名称</w:t>
            </w:r>
            <w:r w:rsidR="007A3148">
              <w:rPr>
                <w:rFonts w:hint="eastAsia"/>
              </w:rPr>
              <w:t>、库位数量（点击该数量可开窗维护库位列表：序号、库位编号、库位名称）</w:t>
            </w:r>
          </w:p>
          <w:p w:rsidR="00DB403F" w:rsidRDefault="00DB403F" w:rsidP="00CC2EF6">
            <w:pPr>
              <w:pStyle w:val="af1"/>
              <w:numPr>
                <w:ilvl w:val="0"/>
                <w:numId w:val="69"/>
              </w:numPr>
              <w:ind w:firstLineChars="0"/>
            </w:pPr>
            <w:r>
              <w:rPr>
                <w:rFonts w:hint="eastAsia"/>
              </w:rPr>
              <w:t>功能按钮：保存、</w:t>
            </w:r>
            <w:r w:rsidR="00CC2EF6">
              <w:rPr>
                <w:rFonts w:hint="eastAsia"/>
              </w:rPr>
              <w:t>提交、</w:t>
            </w:r>
            <w:r>
              <w:rPr>
                <w:rFonts w:hint="eastAsia"/>
              </w:rPr>
              <w:t>失效</w:t>
            </w:r>
            <w:r w:rsidR="0079624A">
              <w:rPr>
                <w:rFonts w:hint="eastAsia"/>
              </w:rPr>
              <w:t>（根据状态来显示对应按钮）</w:t>
            </w:r>
          </w:p>
        </w:tc>
        <w:tc>
          <w:tcPr>
            <w:tcW w:w="3210" w:type="dxa"/>
          </w:tcPr>
          <w:p w:rsidR="00DB403F" w:rsidRDefault="00AA31E9" w:rsidP="00431556">
            <w:pPr>
              <w:pStyle w:val="af1"/>
              <w:numPr>
                <w:ilvl w:val="0"/>
                <w:numId w:val="70"/>
              </w:numPr>
              <w:ind w:firstLineChars="0"/>
            </w:pPr>
            <w:r>
              <w:rPr>
                <w:rFonts w:hint="eastAsia"/>
              </w:rPr>
              <w:t>无</w:t>
            </w:r>
          </w:p>
        </w:tc>
      </w:tr>
      <w:tr w:rsidR="00DB403F" w:rsidTr="00FA72F6">
        <w:tc>
          <w:tcPr>
            <w:tcW w:w="1668" w:type="dxa"/>
          </w:tcPr>
          <w:p w:rsidR="00DB403F" w:rsidRDefault="00DB403F" w:rsidP="00FA72F6">
            <w:r>
              <w:rPr>
                <w:rFonts w:hint="eastAsia"/>
              </w:rPr>
              <w:t>详情页面</w:t>
            </w:r>
            <w:r>
              <w:rPr>
                <w:rFonts w:hint="eastAsia"/>
              </w:rPr>
              <w:t>-</w:t>
            </w:r>
            <w:r>
              <w:rPr>
                <w:rFonts w:hint="eastAsia"/>
              </w:rPr>
              <w:t>维护</w:t>
            </w:r>
          </w:p>
        </w:tc>
        <w:tc>
          <w:tcPr>
            <w:tcW w:w="4750" w:type="dxa"/>
          </w:tcPr>
          <w:p w:rsidR="00DB403F" w:rsidRDefault="00CA1E16" w:rsidP="00431556">
            <w:pPr>
              <w:pStyle w:val="af1"/>
              <w:numPr>
                <w:ilvl w:val="0"/>
                <w:numId w:val="71"/>
              </w:numPr>
              <w:ind w:firstLineChars="0"/>
            </w:pPr>
            <w:r>
              <w:rPr>
                <w:rFonts w:hint="eastAsia"/>
              </w:rPr>
              <w:t>仓库</w:t>
            </w:r>
            <w:r w:rsidR="00DB403F">
              <w:rPr>
                <w:rFonts w:hint="eastAsia"/>
              </w:rPr>
              <w:t>编号只读，其余和新建页面页面元素一致</w:t>
            </w:r>
          </w:p>
          <w:p w:rsidR="00DB403F" w:rsidRDefault="00DB403F" w:rsidP="00431556">
            <w:pPr>
              <w:pStyle w:val="af1"/>
              <w:numPr>
                <w:ilvl w:val="0"/>
                <w:numId w:val="71"/>
              </w:numPr>
              <w:ind w:firstLineChars="0"/>
            </w:pPr>
          </w:p>
        </w:tc>
        <w:tc>
          <w:tcPr>
            <w:tcW w:w="3210" w:type="dxa"/>
          </w:tcPr>
          <w:p w:rsidR="00DB403F" w:rsidRDefault="00DB403F" w:rsidP="00FA72F6">
            <w:r>
              <w:rPr>
                <w:rFonts w:hint="eastAsia"/>
              </w:rPr>
              <w:t>与新建页面一致</w:t>
            </w:r>
          </w:p>
        </w:tc>
      </w:tr>
    </w:tbl>
    <w:p w:rsidR="00DB403F" w:rsidRPr="00DB403F" w:rsidRDefault="00DB403F" w:rsidP="00DB403F"/>
    <w:p w:rsidR="00DE7E2E" w:rsidRPr="001E15B7" w:rsidRDefault="00DE7E2E" w:rsidP="00DE7E2E"/>
    <w:p w:rsidR="00DE7E2E" w:rsidRDefault="00DE7E2E" w:rsidP="00DE7E2E">
      <w:pPr>
        <w:pStyle w:val="3"/>
      </w:pPr>
      <w:r>
        <w:rPr>
          <w:rFonts w:hint="eastAsia"/>
        </w:rPr>
        <w:t>存货基本信息</w:t>
      </w:r>
    </w:p>
    <w:p w:rsidR="00DE7E2E" w:rsidRPr="00BD145C" w:rsidRDefault="00DE7E2E" w:rsidP="00431556">
      <w:pPr>
        <w:pStyle w:val="af1"/>
        <w:numPr>
          <w:ilvl w:val="0"/>
          <w:numId w:val="72"/>
        </w:numPr>
        <w:ind w:firstLineChars="0"/>
        <w:rPr>
          <w:color w:val="FF0000"/>
        </w:rPr>
      </w:pPr>
      <w:r>
        <w:rPr>
          <w:rFonts w:hint="eastAsia"/>
        </w:rPr>
        <w:t>信息点：</w:t>
      </w:r>
      <w:r w:rsidR="009E66E5">
        <w:rPr>
          <w:rFonts w:hint="eastAsia"/>
        </w:rPr>
        <w:t>SN</w:t>
      </w:r>
      <w:r w:rsidR="009E66E5">
        <w:rPr>
          <w:rFonts w:hint="eastAsia"/>
        </w:rPr>
        <w:t>、</w:t>
      </w:r>
      <w:r>
        <w:rPr>
          <w:rFonts w:hint="eastAsia"/>
        </w:rPr>
        <w:t>商品编号、商品名称、仓库、库区、库位、</w:t>
      </w:r>
      <w:r>
        <w:rPr>
          <w:rFonts w:hint="eastAsia"/>
        </w:rPr>
        <w:t>NFC</w:t>
      </w:r>
      <w:r>
        <w:rPr>
          <w:rFonts w:hint="eastAsia"/>
        </w:rPr>
        <w:t>明码、</w:t>
      </w:r>
      <w:r>
        <w:rPr>
          <w:rFonts w:hint="eastAsia"/>
        </w:rPr>
        <w:t>NFC</w:t>
      </w:r>
      <w:r>
        <w:rPr>
          <w:rFonts w:hint="eastAsia"/>
        </w:rPr>
        <w:t>密码、物权类型（公司所有、会员所有）、物权所属（公司编号</w:t>
      </w:r>
      <w:r>
        <w:rPr>
          <w:rFonts w:hint="eastAsia"/>
        </w:rPr>
        <w:t>/</w:t>
      </w:r>
      <w:r>
        <w:rPr>
          <w:rFonts w:hint="eastAsia"/>
        </w:rPr>
        <w:t>会员编号）</w:t>
      </w:r>
      <w:r w:rsidRPr="00BD145C">
        <w:rPr>
          <w:rFonts w:hint="eastAsia"/>
          <w:color w:val="FF0000"/>
          <w:highlight w:val="yellow"/>
        </w:rPr>
        <w:t>、等级（全新、</w:t>
      </w:r>
      <w:r w:rsidRPr="00BD145C">
        <w:rPr>
          <w:rFonts w:hint="eastAsia"/>
          <w:color w:val="FF0000"/>
          <w:highlight w:val="yellow"/>
        </w:rPr>
        <w:t>8</w:t>
      </w:r>
      <w:r w:rsidRPr="00BD145C">
        <w:rPr>
          <w:rFonts w:hint="eastAsia"/>
          <w:color w:val="FF0000"/>
          <w:highlight w:val="yellow"/>
        </w:rPr>
        <w:t>成新、</w:t>
      </w:r>
      <w:r w:rsidRPr="00BD145C">
        <w:rPr>
          <w:rFonts w:hint="eastAsia"/>
          <w:color w:val="FF0000"/>
          <w:highlight w:val="yellow"/>
        </w:rPr>
        <w:t>6</w:t>
      </w:r>
      <w:r w:rsidRPr="00BD145C">
        <w:rPr>
          <w:rFonts w:hint="eastAsia"/>
          <w:color w:val="FF0000"/>
          <w:highlight w:val="yellow"/>
        </w:rPr>
        <w:t>成新、</w:t>
      </w:r>
      <w:r w:rsidRPr="00BD145C">
        <w:rPr>
          <w:rFonts w:hint="eastAsia"/>
          <w:color w:val="FF0000"/>
          <w:highlight w:val="yellow"/>
        </w:rPr>
        <w:t>5</w:t>
      </w:r>
      <w:r w:rsidRPr="00BD145C">
        <w:rPr>
          <w:rFonts w:hint="eastAsia"/>
          <w:color w:val="FF0000"/>
          <w:highlight w:val="yellow"/>
        </w:rPr>
        <w:t>成新）</w:t>
      </w:r>
      <w:r w:rsidR="00C2219A" w:rsidRPr="00BD145C">
        <w:rPr>
          <w:rFonts w:hint="eastAsia"/>
          <w:color w:val="FF0000"/>
        </w:rPr>
        <w:t>（根据设计提供名称）</w:t>
      </w:r>
      <w:r w:rsidR="001C00CA">
        <w:rPr>
          <w:rFonts w:hint="eastAsia"/>
        </w:rPr>
        <w:t>、</w:t>
      </w:r>
      <w:ins w:id="52" w:author="aibozeng" w:date="2014-07-25T21:50:00Z">
        <w:r w:rsidR="00FA17A5">
          <w:rPr>
            <w:rFonts w:hint="eastAsia"/>
          </w:rPr>
          <w:t>收益分成比例（寄租收货时根据单据写入）</w:t>
        </w:r>
      </w:ins>
      <w:r w:rsidR="001C00CA">
        <w:rPr>
          <w:rFonts w:hint="eastAsia"/>
        </w:rPr>
        <w:t>创建人、创建时间、最后修改人、最后修改时间</w:t>
      </w:r>
    </w:p>
    <w:p w:rsidR="00BD145C" w:rsidRDefault="00BD145C" w:rsidP="00431556">
      <w:pPr>
        <w:pStyle w:val="af1"/>
        <w:numPr>
          <w:ilvl w:val="0"/>
          <w:numId w:val="72"/>
        </w:numPr>
        <w:ind w:firstLineChars="0"/>
      </w:pPr>
      <w:r>
        <w:rPr>
          <w:rFonts w:hint="eastAsia"/>
        </w:rPr>
        <w:t>业务功能说明：</w:t>
      </w:r>
    </w:p>
    <w:p w:rsidR="00ED3E38" w:rsidRDefault="00ED3E38" w:rsidP="00ED3E38">
      <w:pPr>
        <w:pStyle w:val="af1"/>
        <w:ind w:left="720" w:firstLineChars="0" w:firstLine="0"/>
      </w:pPr>
      <w:r>
        <w:rPr>
          <w:rFonts w:hint="eastAsia"/>
        </w:rPr>
        <w:t>参考</w:t>
      </w:r>
      <w:r w:rsidR="002455B0">
        <w:rPr>
          <w:rFonts w:hint="eastAsia"/>
        </w:rPr>
        <w:t>4.24</w:t>
      </w:r>
      <w:r w:rsidR="00D02FFE">
        <w:rPr>
          <w:rFonts w:hint="eastAsia"/>
        </w:rPr>
        <w:t>报表中的</w:t>
      </w:r>
      <w:r w:rsidR="00B759DD">
        <w:rPr>
          <w:rFonts w:hint="eastAsia"/>
        </w:rPr>
        <w:t>《</w:t>
      </w:r>
      <w:r>
        <w:rPr>
          <w:rFonts w:hint="eastAsia"/>
        </w:rPr>
        <w:t>库存报表</w:t>
      </w:r>
      <w:r w:rsidR="00B759DD">
        <w:rPr>
          <w:rFonts w:hint="eastAsia"/>
        </w:rPr>
        <w:t>》</w:t>
      </w:r>
    </w:p>
    <w:p w:rsidR="00BD145C" w:rsidRDefault="00BD145C" w:rsidP="00BD145C"/>
    <w:p w:rsidR="0097368F" w:rsidRDefault="0097368F" w:rsidP="00BD145C"/>
    <w:p w:rsidR="0097368F" w:rsidRPr="00927FBF" w:rsidRDefault="0097368F" w:rsidP="0010722A">
      <w:pPr>
        <w:pStyle w:val="3"/>
        <w:rPr>
          <w:highlight w:val="yellow"/>
          <w:rPrChange w:id="53" w:author="aibozeng" w:date="2014-07-25T21:13:00Z">
            <w:rPr/>
          </w:rPrChange>
        </w:rPr>
      </w:pPr>
      <w:r w:rsidRPr="00927FBF">
        <w:rPr>
          <w:rFonts w:hint="eastAsia"/>
          <w:highlight w:val="yellow"/>
          <w:rPrChange w:id="54" w:author="aibozeng" w:date="2014-07-25T21:13:00Z">
            <w:rPr>
              <w:rFonts w:hint="eastAsia"/>
            </w:rPr>
          </w:rPrChange>
        </w:rPr>
        <w:t>调整商品等级</w:t>
      </w:r>
    </w:p>
    <w:p w:rsidR="0010722A" w:rsidRDefault="0010722A" w:rsidP="0010722A">
      <w:pPr>
        <w:pStyle w:val="af1"/>
        <w:numPr>
          <w:ilvl w:val="0"/>
          <w:numId w:val="312"/>
        </w:numPr>
        <w:ind w:firstLineChars="0"/>
      </w:pPr>
      <w:r>
        <w:rPr>
          <w:rFonts w:hint="eastAsia"/>
        </w:rPr>
        <w:t>信息点：等级调整单号、商品</w:t>
      </w:r>
      <w:r>
        <w:rPr>
          <w:rFonts w:hint="eastAsia"/>
        </w:rPr>
        <w:t>SN</w:t>
      </w:r>
      <w:r>
        <w:rPr>
          <w:rFonts w:hint="eastAsia"/>
        </w:rPr>
        <w:t>、</w:t>
      </w:r>
      <w:r>
        <w:rPr>
          <w:rFonts w:hint="eastAsia"/>
        </w:rPr>
        <w:t>NFC</w:t>
      </w:r>
      <w:r>
        <w:rPr>
          <w:rFonts w:hint="eastAsia"/>
        </w:rPr>
        <w:t>明码、商品编号、名称、原等级、调整后等级，调整说明、调整人、调整时间</w:t>
      </w:r>
    </w:p>
    <w:p w:rsidR="0010722A" w:rsidRDefault="0010722A" w:rsidP="0010722A">
      <w:pPr>
        <w:pStyle w:val="af1"/>
        <w:numPr>
          <w:ilvl w:val="0"/>
          <w:numId w:val="312"/>
        </w:numPr>
        <w:ind w:firstLineChars="0"/>
      </w:pPr>
      <w:r>
        <w:rPr>
          <w:rFonts w:hint="eastAsia"/>
        </w:rPr>
        <w:t>业务功能说明：</w:t>
      </w:r>
    </w:p>
    <w:p w:rsidR="0097368F" w:rsidRDefault="0097368F" w:rsidP="0097368F">
      <w:r>
        <w:rPr>
          <w:rFonts w:hint="eastAsia"/>
        </w:rPr>
        <w:lastRenderedPageBreak/>
        <w:t>商品</w:t>
      </w:r>
      <w:r>
        <w:rPr>
          <w:rFonts w:hint="eastAsia"/>
        </w:rPr>
        <w:t>SN</w:t>
      </w:r>
      <w:r>
        <w:rPr>
          <w:rFonts w:hint="eastAsia"/>
        </w:rPr>
        <w:t>开窗选择，选择所有存货数据</w:t>
      </w:r>
    </w:p>
    <w:p w:rsidR="0097368F" w:rsidRDefault="0097368F" w:rsidP="0097368F">
      <w:r>
        <w:rPr>
          <w:rFonts w:hint="eastAsia"/>
        </w:rPr>
        <w:t>开窗条件：商品编号、</w:t>
      </w:r>
      <w:r>
        <w:rPr>
          <w:rFonts w:hint="eastAsia"/>
        </w:rPr>
        <w:t>SN</w:t>
      </w:r>
      <w:r>
        <w:rPr>
          <w:rFonts w:hint="eastAsia"/>
        </w:rPr>
        <w:t>、</w:t>
      </w:r>
      <w:r>
        <w:rPr>
          <w:rFonts w:hint="eastAsia"/>
        </w:rPr>
        <w:t>NFC</w:t>
      </w:r>
      <w:r>
        <w:rPr>
          <w:rFonts w:hint="eastAsia"/>
        </w:rPr>
        <w:t>明码、等级</w:t>
      </w:r>
    </w:p>
    <w:p w:rsidR="0097368F" w:rsidRPr="00D53131" w:rsidRDefault="0097368F" w:rsidP="0097368F">
      <w:r>
        <w:rPr>
          <w:rFonts w:hint="eastAsia"/>
        </w:rPr>
        <w:t>列表：商品</w:t>
      </w:r>
      <w:r>
        <w:rPr>
          <w:rFonts w:hint="eastAsia"/>
        </w:rPr>
        <w:t>SN</w:t>
      </w:r>
      <w:r>
        <w:rPr>
          <w:rFonts w:hint="eastAsia"/>
        </w:rPr>
        <w:t>、</w:t>
      </w:r>
      <w:r>
        <w:rPr>
          <w:rFonts w:hint="eastAsia"/>
        </w:rPr>
        <w:t>NFC</w:t>
      </w:r>
      <w:r>
        <w:rPr>
          <w:rFonts w:hint="eastAsia"/>
        </w:rPr>
        <w:t>明码、商品编号、名称、等级、仓库、库区、库位</w:t>
      </w:r>
    </w:p>
    <w:p w:rsidR="0097368F" w:rsidRPr="00D53131" w:rsidRDefault="0010722A" w:rsidP="0097368F">
      <w:r>
        <w:rPr>
          <w:rFonts w:hint="eastAsia"/>
        </w:rPr>
        <w:t>新加</w:t>
      </w:r>
      <w:r w:rsidR="0097368F">
        <w:rPr>
          <w:rFonts w:hint="eastAsia"/>
        </w:rPr>
        <w:t>提交后直接生效</w:t>
      </w:r>
    </w:p>
    <w:p w:rsidR="0097368F" w:rsidRDefault="0097368F" w:rsidP="00BD145C"/>
    <w:p w:rsidR="0097368F" w:rsidRPr="00D02B48" w:rsidRDefault="0097368F" w:rsidP="00BD145C"/>
    <w:p w:rsidR="005E310D" w:rsidRDefault="005E310D" w:rsidP="00DE7E2E">
      <w:pPr>
        <w:pStyle w:val="3"/>
      </w:pPr>
      <w:r>
        <w:rPr>
          <w:rFonts w:hint="eastAsia"/>
        </w:rPr>
        <w:t>交易公司</w:t>
      </w:r>
    </w:p>
    <w:p w:rsidR="00A67BF8" w:rsidRDefault="00102188" w:rsidP="00431556">
      <w:pPr>
        <w:pStyle w:val="af1"/>
        <w:numPr>
          <w:ilvl w:val="0"/>
          <w:numId w:val="14"/>
        </w:numPr>
        <w:ind w:firstLineChars="0"/>
      </w:pPr>
      <w:r>
        <w:rPr>
          <w:rFonts w:hint="eastAsia"/>
        </w:rPr>
        <w:t>信息点</w:t>
      </w:r>
      <w:r w:rsidR="00F66414">
        <w:rPr>
          <w:rFonts w:hint="eastAsia"/>
        </w:rPr>
        <w:t>：</w:t>
      </w:r>
      <w:r w:rsidR="00C23DCA">
        <w:rPr>
          <w:rFonts w:hint="eastAsia"/>
        </w:rPr>
        <w:t>公司类型</w:t>
      </w:r>
      <w:r w:rsidR="002642ED">
        <w:rPr>
          <w:rFonts w:hint="eastAsia"/>
        </w:rPr>
        <w:t>（交易伙伴、物流商）</w:t>
      </w:r>
      <w:r w:rsidR="00C23DCA">
        <w:rPr>
          <w:rFonts w:hint="eastAsia"/>
        </w:rPr>
        <w:t>、公司编号</w:t>
      </w:r>
      <w:r w:rsidR="00295DE8">
        <w:rPr>
          <w:rFonts w:hint="eastAsia"/>
        </w:rPr>
        <w:t>、公司简称</w:t>
      </w:r>
      <w:r w:rsidR="00C23DCA">
        <w:rPr>
          <w:rFonts w:hint="eastAsia"/>
        </w:rPr>
        <w:t>、公司全称、</w:t>
      </w:r>
      <w:r w:rsidR="00295DE8">
        <w:rPr>
          <w:rFonts w:hint="eastAsia"/>
        </w:rPr>
        <w:t>公司</w:t>
      </w:r>
      <w:r w:rsidR="00C23DCA">
        <w:rPr>
          <w:rFonts w:hint="eastAsia"/>
        </w:rPr>
        <w:t>法人</w:t>
      </w:r>
      <w:r w:rsidR="00295DE8">
        <w:rPr>
          <w:rFonts w:hint="eastAsia"/>
        </w:rPr>
        <w:t>、联系人、联系手机、联系电话、传真、电子邮箱、国家、省、市、区、</w:t>
      </w:r>
      <w:r w:rsidR="007C1329">
        <w:rPr>
          <w:rFonts w:hint="eastAsia"/>
        </w:rPr>
        <w:t>交易币种、</w:t>
      </w:r>
      <w:r w:rsidR="007C1329">
        <w:t>税务登记号</w:t>
      </w:r>
      <w:r w:rsidR="00295DE8">
        <w:rPr>
          <w:rFonts w:hint="eastAsia"/>
        </w:rPr>
        <w:t>、状态、审核状态、审核意见、注册地址、发票地址、备注</w:t>
      </w:r>
    </w:p>
    <w:p w:rsidR="00A67BF8" w:rsidRDefault="00A67BF8" w:rsidP="00431556">
      <w:pPr>
        <w:pStyle w:val="af1"/>
        <w:numPr>
          <w:ilvl w:val="0"/>
          <w:numId w:val="14"/>
        </w:numPr>
        <w:ind w:firstLineChars="0"/>
      </w:pPr>
      <w:r>
        <w:rPr>
          <w:rFonts w:hint="eastAsia"/>
        </w:rPr>
        <w:t>业务功能说明：</w:t>
      </w:r>
    </w:p>
    <w:p w:rsidR="00A67BF8" w:rsidRDefault="00A67BF8" w:rsidP="00A67BF8"/>
    <w:tbl>
      <w:tblPr>
        <w:tblStyle w:val="af"/>
        <w:tblW w:w="0" w:type="auto"/>
        <w:tblLook w:val="04A0"/>
      </w:tblPr>
      <w:tblGrid>
        <w:gridCol w:w="1668"/>
        <w:gridCol w:w="4750"/>
        <w:gridCol w:w="3210"/>
      </w:tblGrid>
      <w:tr w:rsidR="00A67BF8" w:rsidTr="00FA72F6">
        <w:tc>
          <w:tcPr>
            <w:tcW w:w="1668" w:type="dxa"/>
          </w:tcPr>
          <w:p w:rsidR="00A67BF8" w:rsidRDefault="00A67BF8" w:rsidP="00FA72F6">
            <w:r>
              <w:rPr>
                <w:rFonts w:hint="eastAsia"/>
              </w:rPr>
              <w:t>作业编号</w:t>
            </w:r>
          </w:p>
        </w:tc>
        <w:tc>
          <w:tcPr>
            <w:tcW w:w="4750" w:type="dxa"/>
          </w:tcPr>
          <w:p w:rsidR="00A67BF8" w:rsidRDefault="00A67BF8" w:rsidP="00FA72F6">
            <w:r>
              <w:rPr>
                <w:rFonts w:hint="eastAsia"/>
              </w:rPr>
              <w:t>页面元素描述</w:t>
            </w:r>
          </w:p>
        </w:tc>
        <w:tc>
          <w:tcPr>
            <w:tcW w:w="3210" w:type="dxa"/>
          </w:tcPr>
          <w:p w:rsidR="00A67BF8" w:rsidRDefault="00A67BF8" w:rsidP="00FA72F6">
            <w:r>
              <w:rPr>
                <w:rFonts w:hint="eastAsia"/>
              </w:rPr>
              <w:t>业务逻辑</w:t>
            </w:r>
          </w:p>
        </w:tc>
      </w:tr>
      <w:tr w:rsidR="00A67BF8" w:rsidTr="00FA72F6">
        <w:tc>
          <w:tcPr>
            <w:tcW w:w="1668" w:type="dxa"/>
          </w:tcPr>
          <w:p w:rsidR="00A67BF8" w:rsidRDefault="00A67BF8" w:rsidP="00FA72F6">
            <w:r>
              <w:rPr>
                <w:rFonts w:hint="eastAsia"/>
              </w:rPr>
              <w:t>查询列表页面</w:t>
            </w:r>
          </w:p>
        </w:tc>
        <w:tc>
          <w:tcPr>
            <w:tcW w:w="4750" w:type="dxa"/>
          </w:tcPr>
          <w:p w:rsidR="00A67BF8" w:rsidRDefault="00A67BF8" w:rsidP="00431556">
            <w:pPr>
              <w:pStyle w:val="af1"/>
              <w:numPr>
                <w:ilvl w:val="0"/>
                <w:numId w:val="73"/>
              </w:numPr>
              <w:ind w:firstLineChars="0"/>
            </w:pPr>
            <w:r>
              <w:rPr>
                <w:rFonts w:hint="eastAsia"/>
              </w:rPr>
              <w:t>查询条件：</w:t>
            </w:r>
            <w:r w:rsidR="00A4718F">
              <w:rPr>
                <w:rFonts w:hint="eastAsia"/>
              </w:rPr>
              <w:t>公司编号、公司</w:t>
            </w:r>
            <w:r>
              <w:rPr>
                <w:rFonts w:hint="eastAsia"/>
              </w:rPr>
              <w:t>名称、</w:t>
            </w:r>
            <w:r w:rsidR="00A4718F">
              <w:rPr>
                <w:rFonts w:hint="eastAsia"/>
              </w:rPr>
              <w:t>创建日期、公司简称、状态、审核状态、公司类型</w:t>
            </w:r>
          </w:p>
          <w:p w:rsidR="00A67BF8" w:rsidRDefault="00A67BF8" w:rsidP="00431556">
            <w:pPr>
              <w:pStyle w:val="af1"/>
              <w:numPr>
                <w:ilvl w:val="0"/>
                <w:numId w:val="73"/>
              </w:numPr>
              <w:ind w:firstLineChars="0"/>
            </w:pPr>
            <w:r>
              <w:rPr>
                <w:rFonts w:hint="eastAsia"/>
              </w:rPr>
              <w:t>列表字段：</w:t>
            </w:r>
            <w:r w:rsidR="000F1E51">
              <w:rPr>
                <w:rFonts w:hint="eastAsia"/>
              </w:rPr>
              <w:t>公司编码、公司名称、公司简称、上级公司、公司类型、联系人、状态、审核状态、创建人、创建时间、审核人、审核时间、修改人、修改时间</w:t>
            </w:r>
          </w:p>
          <w:p w:rsidR="00A67BF8" w:rsidRDefault="00876B4F" w:rsidP="000F1E51">
            <w:pPr>
              <w:pStyle w:val="af1"/>
              <w:numPr>
                <w:ilvl w:val="0"/>
                <w:numId w:val="73"/>
              </w:numPr>
              <w:ind w:firstLineChars="0"/>
            </w:pPr>
            <w:r>
              <w:rPr>
                <w:rFonts w:hint="eastAsia"/>
              </w:rPr>
              <w:t>页头</w:t>
            </w:r>
            <w:r w:rsidR="00A67BF8">
              <w:rPr>
                <w:rFonts w:hint="eastAsia"/>
              </w:rPr>
              <w:t>功能按钮：新建、</w:t>
            </w:r>
            <w:r w:rsidR="000F1E51">
              <w:rPr>
                <w:rFonts w:hint="eastAsia"/>
              </w:rPr>
              <w:t>作废、取消作废</w:t>
            </w:r>
          </w:p>
          <w:p w:rsidR="00876B4F" w:rsidRDefault="00876B4F" w:rsidP="000F1E51">
            <w:pPr>
              <w:pStyle w:val="af1"/>
              <w:numPr>
                <w:ilvl w:val="0"/>
                <w:numId w:val="73"/>
              </w:numPr>
              <w:ind w:firstLineChars="0"/>
            </w:pPr>
            <w:r>
              <w:rPr>
                <w:rFonts w:hint="eastAsia"/>
              </w:rPr>
              <w:t>列表功能按钮：修改、提交</w:t>
            </w:r>
            <w:r w:rsidR="00D779C0">
              <w:rPr>
                <w:rFonts w:hint="eastAsia"/>
              </w:rPr>
              <w:t>、审核</w:t>
            </w:r>
          </w:p>
        </w:tc>
        <w:tc>
          <w:tcPr>
            <w:tcW w:w="3210" w:type="dxa"/>
          </w:tcPr>
          <w:p w:rsidR="00A67BF8" w:rsidRDefault="00A67BF8" w:rsidP="00FA72F6">
            <w:r>
              <w:rPr>
                <w:rFonts w:hint="eastAsia"/>
              </w:rPr>
              <w:t>无</w:t>
            </w:r>
          </w:p>
        </w:tc>
      </w:tr>
      <w:tr w:rsidR="00A67BF8" w:rsidTr="00FA72F6">
        <w:tc>
          <w:tcPr>
            <w:tcW w:w="1668" w:type="dxa"/>
          </w:tcPr>
          <w:p w:rsidR="00A67BF8" w:rsidRDefault="00A67BF8" w:rsidP="00FA72F6">
            <w:r>
              <w:rPr>
                <w:rFonts w:hint="eastAsia"/>
              </w:rPr>
              <w:t>详情页面</w:t>
            </w:r>
            <w:r>
              <w:rPr>
                <w:rFonts w:hint="eastAsia"/>
              </w:rPr>
              <w:t>-</w:t>
            </w:r>
            <w:r>
              <w:rPr>
                <w:rFonts w:hint="eastAsia"/>
              </w:rPr>
              <w:t>新建</w:t>
            </w:r>
          </w:p>
        </w:tc>
        <w:tc>
          <w:tcPr>
            <w:tcW w:w="4750" w:type="dxa"/>
          </w:tcPr>
          <w:p w:rsidR="00A67BF8" w:rsidRDefault="00295DE8" w:rsidP="00431556">
            <w:pPr>
              <w:pStyle w:val="af1"/>
              <w:numPr>
                <w:ilvl w:val="0"/>
                <w:numId w:val="74"/>
              </w:numPr>
              <w:ind w:firstLineChars="0"/>
            </w:pPr>
            <w:r>
              <w:rPr>
                <w:rFonts w:hint="eastAsia"/>
              </w:rPr>
              <w:t>公司</w:t>
            </w:r>
            <w:r w:rsidR="00A67BF8">
              <w:rPr>
                <w:rFonts w:hint="eastAsia"/>
              </w:rPr>
              <w:t>基本信息</w:t>
            </w:r>
            <w:r w:rsidR="00556987">
              <w:rPr>
                <w:rFonts w:hint="eastAsia"/>
              </w:rPr>
              <w:t>“公司类型、公司编码、公司简称、公司名称、公司法人、联系人、联系电话、注册地址”为</w:t>
            </w:r>
            <w:r w:rsidR="00A67BF8">
              <w:rPr>
                <w:rFonts w:hint="eastAsia"/>
              </w:rPr>
              <w:t>必填字段；</w:t>
            </w:r>
            <w:r w:rsidR="00556987">
              <w:rPr>
                <w:rFonts w:hint="eastAsia"/>
              </w:rPr>
              <w:t>公司</w:t>
            </w:r>
            <w:r w:rsidR="00A67BF8">
              <w:rPr>
                <w:rFonts w:hint="eastAsia"/>
              </w:rPr>
              <w:t>编号是唯一值。</w:t>
            </w:r>
          </w:p>
          <w:p w:rsidR="00A67BF8" w:rsidRDefault="00A67BF8" w:rsidP="00556987">
            <w:pPr>
              <w:pStyle w:val="af1"/>
              <w:numPr>
                <w:ilvl w:val="0"/>
                <w:numId w:val="74"/>
              </w:numPr>
              <w:ind w:firstLineChars="0"/>
            </w:pPr>
            <w:r>
              <w:rPr>
                <w:rFonts w:hint="eastAsia"/>
              </w:rPr>
              <w:t>功能按钮：保存</w:t>
            </w:r>
            <w:r w:rsidR="00556987">
              <w:rPr>
                <w:rFonts w:hint="eastAsia"/>
              </w:rPr>
              <w:t>、提交、审核</w:t>
            </w:r>
            <w:r w:rsidR="009B6042">
              <w:rPr>
                <w:rFonts w:hint="eastAsia"/>
              </w:rPr>
              <w:t>通过、审核拒绝</w:t>
            </w:r>
            <w:r w:rsidR="00556987">
              <w:rPr>
                <w:rFonts w:hint="eastAsia"/>
              </w:rPr>
              <w:t>、作废</w:t>
            </w:r>
            <w:r w:rsidR="0079624A">
              <w:rPr>
                <w:rFonts w:hint="eastAsia"/>
              </w:rPr>
              <w:t>（根据状态来显示对应按钮）</w:t>
            </w:r>
          </w:p>
        </w:tc>
        <w:tc>
          <w:tcPr>
            <w:tcW w:w="3210" w:type="dxa"/>
          </w:tcPr>
          <w:p w:rsidR="00A67BF8" w:rsidRDefault="00A67BF8" w:rsidP="003518FD">
            <w:r>
              <w:rPr>
                <w:rFonts w:hint="eastAsia"/>
              </w:rPr>
              <w:t>无</w:t>
            </w:r>
          </w:p>
        </w:tc>
      </w:tr>
      <w:tr w:rsidR="00A67BF8" w:rsidTr="00FA72F6">
        <w:tc>
          <w:tcPr>
            <w:tcW w:w="1668" w:type="dxa"/>
          </w:tcPr>
          <w:p w:rsidR="00A67BF8" w:rsidRDefault="00A67BF8" w:rsidP="00FA72F6">
            <w:r>
              <w:rPr>
                <w:rFonts w:hint="eastAsia"/>
              </w:rPr>
              <w:t>详情页面</w:t>
            </w:r>
            <w:r>
              <w:rPr>
                <w:rFonts w:hint="eastAsia"/>
              </w:rPr>
              <w:t>-</w:t>
            </w:r>
            <w:r>
              <w:rPr>
                <w:rFonts w:hint="eastAsia"/>
              </w:rPr>
              <w:t>维护</w:t>
            </w:r>
          </w:p>
        </w:tc>
        <w:tc>
          <w:tcPr>
            <w:tcW w:w="4750" w:type="dxa"/>
          </w:tcPr>
          <w:p w:rsidR="00A67BF8" w:rsidRDefault="006820F8" w:rsidP="006820F8">
            <w:pPr>
              <w:pStyle w:val="af1"/>
              <w:numPr>
                <w:ilvl w:val="0"/>
                <w:numId w:val="75"/>
              </w:numPr>
              <w:ind w:firstLineChars="0"/>
            </w:pPr>
            <w:r>
              <w:rPr>
                <w:rFonts w:hint="eastAsia"/>
              </w:rPr>
              <w:t>公司</w:t>
            </w:r>
            <w:r w:rsidR="00A67BF8">
              <w:rPr>
                <w:rFonts w:hint="eastAsia"/>
              </w:rPr>
              <w:t>编号只读，其余和新建页面页面元素一致</w:t>
            </w:r>
          </w:p>
          <w:p w:rsidR="00A67BF8" w:rsidRDefault="00A67BF8" w:rsidP="006820F8">
            <w:pPr>
              <w:pStyle w:val="af1"/>
              <w:ind w:left="360" w:firstLineChars="0" w:firstLine="0"/>
            </w:pPr>
          </w:p>
        </w:tc>
        <w:tc>
          <w:tcPr>
            <w:tcW w:w="3210" w:type="dxa"/>
          </w:tcPr>
          <w:p w:rsidR="00A67BF8" w:rsidRDefault="00A67BF8" w:rsidP="00FA72F6">
            <w:r>
              <w:rPr>
                <w:rFonts w:hint="eastAsia"/>
              </w:rPr>
              <w:t>与新建页面一致</w:t>
            </w:r>
          </w:p>
        </w:tc>
      </w:tr>
      <w:tr w:rsidR="00E305CF" w:rsidTr="00FA72F6">
        <w:tc>
          <w:tcPr>
            <w:tcW w:w="1668" w:type="dxa"/>
          </w:tcPr>
          <w:p w:rsidR="00E305CF" w:rsidRDefault="00E305CF" w:rsidP="00FA72F6">
            <w:r>
              <w:rPr>
                <w:rFonts w:hint="eastAsia"/>
              </w:rPr>
              <w:t>详情页面</w:t>
            </w:r>
            <w:r>
              <w:rPr>
                <w:rFonts w:hint="eastAsia"/>
              </w:rPr>
              <w:t>-</w:t>
            </w:r>
            <w:r>
              <w:rPr>
                <w:rFonts w:hint="eastAsia"/>
              </w:rPr>
              <w:t>审核</w:t>
            </w:r>
          </w:p>
        </w:tc>
        <w:tc>
          <w:tcPr>
            <w:tcW w:w="4750" w:type="dxa"/>
          </w:tcPr>
          <w:p w:rsidR="00E305CF" w:rsidRDefault="00E305CF" w:rsidP="006820F8">
            <w:pPr>
              <w:pStyle w:val="af1"/>
              <w:numPr>
                <w:ilvl w:val="0"/>
                <w:numId w:val="75"/>
              </w:numPr>
              <w:ind w:firstLineChars="0"/>
            </w:pPr>
            <w:r>
              <w:rPr>
                <w:rFonts w:hint="eastAsia"/>
              </w:rPr>
              <w:t>审核意见可以编辑，其他字段均为只读</w:t>
            </w:r>
          </w:p>
        </w:tc>
        <w:tc>
          <w:tcPr>
            <w:tcW w:w="3210" w:type="dxa"/>
          </w:tcPr>
          <w:p w:rsidR="00E305CF" w:rsidRDefault="00E305CF" w:rsidP="00FA72F6"/>
        </w:tc>
      </w:tr>
    </w:tbl>
    <w:p w:rsidR="00A67BF8" w:rsidRDefault="00A67BF8" w:rsidP="00A67BF8"/>
    <w:p w:rsidR="00467E42" w:rsidRDefault="00467E42" w:rsidP="00DE7E2E">
      <w:pPr>
        <w:pStyle w:val="3"/>
      </w:pPr>
      <w:del w:id="55" w:author="aibozeng" w:date="2014-07-25T21:20:00Z">
        <w:r w:rsidDel="00347F3F">
          <w:rPr>
            <w:rFonts w:hint="eastAsia"/>
          </w:rPr>
          <w:delText>寄租</w:delText>
        </w:r>
      </w:del>
      <w:r>
        <w:rPr>
          <w:rFonts w:hint="eastAsia"/>
        </w:rPr>
        <w:t>商品收益分成体系</w:t>
      </w:r>
    </w:p>
    <w:p w:rsidR="00467E42" w:rsidRDefault="00467E42" w:rsidP="00A93A35">
      <w:pPr>
        <w:pStyle w:val="af1"/>
        <w:numPr>
          <w:ilvl w:val="0"/>
          <w:numId w:val="76"/>
        </w:numPr>
        <w:ind w:firstLineChars="0"/>
      </w:pPr>
      <w:r>
        <w:rPr>
          <w:rFonts w:hint="eastAsia"/>
        </w:rPr>
        <w:t>单头：收益分成</w:t>
      </w:r>
      <w:r w:rsidRPr="006674A2">
        <w:rPr>
          <w:rFonts w:hint="eastAsia"/>
        </w:rPr>
        <w:t>体系编号、名称、</w:t>
      </w:r>
      <w:r w:rsidR="00596BF5">
        <w:rPr>
          <w:rFonts w:hint="eastAsia"/>
        </w:rPr>
        <w:t>体系类型（预留）、</w:t>
      </w:r>
      <w:r w:rsidRPr="006674A2">
        <w:rPr>
          <w:rFonts w:hint="eastAsia"/>
        </w:rPr>
        <w:t>生效时间、失效时间、状态（</w:t>
      </w:r>
      <w:r w:rsidR="009B6042">
        <w:rPr>
          <w:rFonts w:hint="eastAsia"/>
        </w:rPr>
        <w:t>草稿、已提</w:t>
      </w:r>
      <w:r w:rsidR="009B6042">
        <w:rPr>
          <w:rFonts w:hint="eastAsia"/>
        </w:rPr>
        <w:lastRenderedPageBreak/>
        <w:t>交、生效、已</w:t>
      </w:r>
      <w:r w:rsidRPr="006674A2">
        <w:rPr>
          <w:rFonts w:hint="eastAsia"/>
        </w:rPr>
        <w:t>作废）</w:t>
      </w:r>
      <w:r w:rsidR="001C00CA">
        <w:rPr>
          <w:rFonts w:hint="eastAsia"/>
        </w:rPr>
        <w:t>、创建人、创建时间、最后修改人、最后修改时间</w:t>
      </w:r>
      <w:r w:rsidR="00083BFB">
        <w:rPr>
          <w:rFonts w:hint="eastAsia"/>
        </w:rPr>
        <w:t>、审核人、审核时间、审核意见</w:t>
      </w:r>
      <w:r w:rsidR="005900E1">
        <w:rPr>
          <w:rFonts w:hint="eastAsia"/>
        </w:rPr>
        <w:t>、备注</w:t>
      </w:r>
    </w:p>
    <w:p w:rsidR="00467E42" w:rsidRDefault="00467E42" w:rsidP="00A93A35">
      <w:pPr>
        <w:pStyle w:val="af1"/>
        <w:numPr>
          <w:ilvl w:val="0"/>
          <w:numId w:val="76"/>
        </w:numPr>
        <w:ind w:firstLineChars="0"/>
      </w:pPr>
      <w:r w:rsidRPr="006674A2">
        <w:rPr>
          <w:rFonts w:hint="eastAsia"/>
        </w:rPr>
        <w:t>单身：商品编号、商品名称、等级、</w:t>
      </w:r>
      <w:r>
        <w:rPr>
          <w:rFonts w:hint="eastAsia"/>
        </w:rPr>
        <w:t>分成比例</w:t>
      </w:r>
      <w:ins w:id="56" w:author="aibozeng" w:date="2014-07-25T21:16:00Z">
        <w:r w:rsidR="00F84F8C">
          <w:rPr>
            <w:rFonts w:hint="eastAsia"/>
          </w:rPr>
          <w:t>（</w:t>
        </w:r>
      </w:ins>
      <w:ins w:id="57" w:author="aibozeng" w:date="2014-07-25T21:17:00Z">
        <w:r w:rsidR="00F84F8C">
          <w:rPr>
            <w:rFonts w:hint="eastAsia"/>
          </w:rPr>
          <w:t>寄组方</w:t>
        </w:r>
      </w:ins>
      <w:ins w:id="58" w:author="aibozeng" w:date="2014-07-25T21:16:00Z">
        <w:r w:rsidR="00F84F8C">
          <w:rPr>
            <w:rFonts w:hint="eastAsia"/>
          </w:rPr>
          <w:t>）</w:t>
        </w:r>
      </w:ins>
    </w:p>
    <w:p w:rsidR="005D06D8" w:rsidRDefault="005D06D8" w:rsidP="00A93A35">
      <w:pPr>
        <w:pStyle w:val="af1"/>
        <w:numPr>
          <w:ilvl w:val="0"/>
          <w:numId w:val="76"/>
        </w:numPr>
        <w:ind w:firstLineChars="0"/>
      </w:pPr>
      <w:r>
        <w:rPr>
          <w:rFonts w:hint="eastAsia"/>
        </w:rPr>
        <w:t>业务功能说明：</w:t>
      </w:r>
    </w:p>
    <w:tbl>
      <w:tblPr>
        <w:tblStyle w:val="af"/>
        <w:tblW w:w="0" w:type="auto"/>
        <w:tblLook w:val="04A0"/>
      </w:tblPr>
      <w:tblGrid>
        <w:gridCol w:w="1668"/>
        <w:gridCol w:w="4750"/>
        <w:gridCol w:w="3210"/>
      </w:tblGrid>
      <w:tr w:rsidR="005D06D8" w:rsidTr="00FA72F6">
        <w:tc>
          <w:tcPr>
            <w:tcW w:w="1668" w:type="dxa"/>
          </w:tcPr>
          <w:p w:rsidR="005D06D8" w:rsidRDefault="005D06D8" w:rsidP="00FA72F6">
            <w:r>
              <w:rPr>
                <w:rFonts w:hint="eastAsia"/>
              </w:rPr>
              <w:t>作业编号</w:t>
            </w:r>
          </w:p>
        </w:tc>
        <w:tc>
          <w:tcPr>
            <w:tcW w:w="4750" w:type="dxa"/>
          </w:tcPr>
          <w:p w:rsidR="005D06D8" w:rsidRDefault="005D06D8" w:rsidP="00FA72F6">
            <w:r>
              <w:rPr>
                <w:rFonts w:hint="eastAsia"/>
              </w:rPr>
              <w:t>页面元素描述</w:t>
            </w:r>
          </w:p>
        </w:tc>
        <w:tc>
          <w:tcPr>
            <w:tcW w:w="3210" w:type="dxa"/>
          </w:tcPr>
          <w:p w:rsidR="005D06D8" w:rsidRDefault="005D06D8" w:rsidP="00FA72F6">
            <w:r>
              <w:rPr>
                <w:rFonts w:hint="eastAsia"/>
              </w:rPr>
              <w:t>业务逻辑</w:t>
            </w:r>
          </w:p>
        </w:tc>
      </w:tr>
      <w:tr w:rsidR="005D06D8" w:rsidTr="00FA72F6">
        <w:tc>
          <w:tcPr>
            <w:tcW w:w="1668" w:type="dxa"/>
          </w:tcPr>
          <w:p w:rsidR="005D06D8" w:rsidRDefault="005D06D8" w:rsidP="00FA72F6">
            <w:r>
              <w:rPr>
                <w:rFonts w:hint="eastAsia"/>
              </w:rPr>
              <w:t>查询列表页面</w:t>
            </w:r>
          </w:p>
        </w:tc>
        <w:tc>
          <w:tcPr>
            <w:tcW w:w="4750" w:type="dxa"/>
          </w:tcPr>
          <w:p w:rsidR="005D06D8" w:rsidRDefault="005D06D8" w:rsidP="007D1805">
            <w:pPr>
              <w:pStyle w:val="af1"/>
              <w:numPr>
                <w:ilvl w:val="0"/>
                <w:numId w:val="77"/>
              </w:numPr>
              <w:ind w:firstLineChars="0"/>
            </w:pPr>
            <w:r>
              <w:rPr>
                <w:rFonts w:hint="eastAsia"/>
              </w:rPr>
              <w:t>查询条件：</w:t>
            </w:r>
            <w:r w:rsidR="001D23C3">
              <w:rPr>
                <w:rFonts w:hint="eastAsia"/>
              </w:rPr>
              <w:t>体系</w:t>
            </w:r>
            <w:r>
              <w:rPr>
                <w:rFonts w:hint="eastAsia"/>
              </w:rPr>
              <w:t>编号、</w:t>
            </w:r>
            <w:r w:rsidR="00216513">
              <w:rPr>
                <w:rFonts w:hint="eastAsia"/>
              </w:rPr>
              <w:t>体系</w:t>
            </w:r>
            <w:r>
              <w:rPr>
                <w:rFonts w:hint="eastAsia"/>
              </w:rPr>
              <w:t>名称、</w:t>
            </w:r>
            <w:r w:rsidR="00216513">
              <w:rPr>
                <w:rFonts w:hint="eastAsia"/>
              </w:rPr>
              <w:t>体系类型、生效时间区间、状态</w:t>
            </w:r>
          </w:p>
          <w:p w:rsidR="005D06D8" w:rsidRDefault="005D06D8" w:rsidP="007D1805">
            <w:pPr>
              <w:pStyle w:val="af1"/>
              <w:numPr>
                <w:ilvl w:val="0"/>
                <w:numId w:val="77"/>
              </w:numPr>
              <w:ind w:firstLineChars="0"/>
            </w:pPr>
            <w:r>
              <w:rPr>
                <w:rFonts w:hint="eastAsia"/>
              </w:rPr>
              <w:t>列表字段：</w:t>
            </w:r>
            <w:r w:rsidR="00216513">
              <w:rPr>
                <w:rFonts w:hint="eastAsia"/>
              </w:rPr>
              <w:t>体系编码、体系</w:t>
            </w:r>
            <w:r>
              <w:rPr>
                <w:rFonts w:hint="eastAsia"/>
              </w:rPr>
              <w:t>名称、</w:t>
            </w:r>
            <w:r w:rsidR="00216513">
              <w:rPr>
                <w:rFonts w:hint="eastAsia"/>
              </w:rPr>
              <w:t>体系类型、生效时间、失效时间、</w:t>
            </w:r>
            <w:r>
              <w:rPr>
                <w:rFonts w:hint="eastAsia"/>
              </w:rPr>
              <w:t>状态、创建人、创建时间、审核人、审核时间、修改人、修改时间</w:t>
            </w:r>
          </w:p>
          <w:p w:rsidR="005D06D8" w:rsidRDefault="006E6F7B" w:rsidP="007D1805">
            <w:pPr>
              <w:pStyle w:val="af1"/>
              <w:numPr>
                <w:ilvl w:val="0"/>
                <w:numId w:val="77"/>
              </w:numPr>
              <w:ind w:firstLineChars="0"/>
            </w:pPr>
            <w:r>
              <w:rPr>
                <w:rFonts w:hint="eastAsia"/>
              </w:rPr>
              <w:t>页头</w:t>
            </w:r>
            <w:r w:rsidR="005D06D8">
              <w:rPr>
                <w:rFonts w:hint="eastAsia"/>
              </w:rPr>
              <w:t>功能按钮：新建、作废、取消作废</w:t>
            </w:r>
          </w:p>
          <w:p w:rsidR="006E6F7B" w:rsidRDefault="006E6F7B" w:rsidP="007D1805">
            <w:pPr>
              <w:pStyle w:val="af1"/>
              <w:numPr>
                <w:ilvl w:val="0"/>
                <w:numId w:val="77"/>
              </w:numPr>
              <w:ind w:firstLineChars="0"/>
            </w:pPr>
            <w:r>
              <w:rPr>
                <w:rFonts w:hint="eastAsia"/>
              </w:rPr>
              <w:t>列表功能按钮：</w:t>
            </w:r>
            <w:r w:rsidR="009A6D95">
              <w:rPr>
                <w:rFonts w:hint="eastAsia"/>
              </w:rPr>
              <w:t>修改、提交、作废</w:t>
            </w:r>
          </w:p>
        </w:tc>
        <w:tc>
          <w:tcPr>
            <w:tcW w:w="3210" w:type="dxa"/>
          </w:tcPr>
          <w:p w:rsidR="005D06D8" w:rsidRDefault="005D06D8" w:rsidP="00FA72F6">
            <w:r>
              <w:rPr>
                <w:rFonts w:hint="eastAsia"/>
              </w:rPr>
              <w:t>无</w:t>
            </w:r>
          </w:p>
        </w:tc>
      </w:tr>
      <w:tr w:rsidR="005D06D8" w:rsidTr="00FA72F6">
        <w:tc>
          <w:tcPr>
            <w:tcW w:w="1668" w:type="dxa"/>
          </w:tcPr>
          <w:p w:rsidR="005D06D8" w:rsidRDefault="005D06D8" w:rsidP="00FA72F6">
            <w:r>
              <w:rPr>
                <w:rFonts w:hint="eastAsia"/>
              </w:rPr>
              <w:t>详情页面</w:t>
            </w:r>
            <w:r>
              <w:rPr>
                <w:rFonts w:hint="eastAsia"/>
              </w:rPr>
              <w:t>-</w:t>
            </w:r>
            <w:r>
              <w:rPr>
                <w:rFonts w:hint="eastAsia"/>
              </w:rPr>
              <w:t>新建</w:t>
            </w:r>
          </w:p>
        </w:tc>
        <w:tc>
          <w:tcPr>
            <w:tcW w:w="4750" w:type="dxa"/>
          </w:tcPr>
          <w:p w:rsidR="005D06D8" w:rsidRDefault="005900E1" w:rsidP="00FA72F6">
            <w:pPr>
              <w:pStyle w:val="af1"/>
              <w:numPr>
                <w:ilvl w:val="0"/>
                <w:numId w:val="78"/>
              </w:numPr>
              <w:ind w:firstLineChars="0"/>
            </w:pPr>
            <w:r>
              <w:rPr>
                <w:rFonts w:hint="eastAsia"/>
              </w:rPr>
              <w:t>分成体系</w:t>
            </w:r>
            <w:r w:rsidR="005D06D8">
              <w:rPr>
                <w:rFonts w:hint="eastAsia"/>
              </w:rPr>
              <w:t>基本信息</w:t>
            </w:r>
            <w:r>
              <w:rPr>
                <w:rFonts w:hint="eastAsia"/>
              </w:rPr>
              <w:t>除了</w:t>
            </w:r>
            <w:r w:rsidR="005D06D8">
              <w:rPr>
                <w:rFonts w:hint="eastAsia"/>
              </w:rPr>
              <w:t>“</w:t>
            </w:r>
            <w:r>
              <w:rPr>
                <w:rFonts w:hint="eastAsia"/>
              </w:rPr>
              <w:t>备注</w:t>
            </w:r>
            <w:r w:rsidR="005D06D8">
              <w:rPr>
                <w:rFonts w:hint="eastAsia"/>
              </w:rPr>
              <w:t>”</w:t>
            </w:r>
            <w:r>
              <w:rPr>
                <w:rFonts w:hint="eastAsia"/>
              </w:rPr>
              <w:t>，其他字段均</w:t>
            </w:r>
            <w:r w:rsidR="005D06D8">
              <w:rPr>
                <w:rFonts w:hint="eastAsia"/>
              </w:rPr>
              <w:t>为必填字段；</w:t>
            </w:r>
            <w:r>
              <w:rPr>
                <w:rFonts w:hint="eastAsia"/>
              </w:rPr>
              <w:t>体系</w:t>
            </w:r>
            <w:r w:rsidR="005D06D8">
              <w:rPr>
                <w:rFonts w:hint="eastAsia"/>
              </w:rPr>
              <w:t>编号是唯一值。</w:t>
            </w:r>
          </w:p>
          <w:p w:rsidR="005D06D8" w:rsidRDefault="000B7F74" w:rsidP="00FA72F6">
            <w:pPr>
              <w:pStyle w:val="af1"/>
              <w:numPr>
                <w:ilvl w:val="0"/>
                <w:numId w:val="78"/>
              </w:numPr>
              <w:ind w:firstLineChars="0"/>
            </w:pPr>
            <w:r>
              <w:rPr>
                <w:rFonts w:hint="eastAsia"/>
              </w:rPr>
              <w:t>功能按钮：保存、提交</w:t>
            </w:r>
            <w:r w:rsidR="005D06D8">
              <w:rPr>
                <w:rFonts w:hint="eastAsia"/>
              </w:rPr>
              <w:t>、作废</w:t>
            </w:r>
            <w:r w:rsidR="0079624A">
              <w:rPr>
                <w:rFonts w:hint="eastAsia"/>
              </w:rPr>
              <w:t>（根据状态来显示对应按钮）</w:t>
            </w:r>
          </w:p>
        </w:tc>
        <w:tc>
          <w:tcPr>
            <w:tcW w:w="3210" w:type="dxa"/>
          </w:tcPr>
          <w:p w:rsidR="005D06D8" w:rsidRDefault="00D16815" w:rsidP="00FA72F6">
            <w:r>
              <w:rPr>
                <w:rFonts w:hint="eastAsia"/>
              </w:rPr>
              <w:t>需要检查相同的商品在相同的时间内不能存在两条生效的分成数据</w:t>
            </w:r>
          </w:p>
        </w:tc>
      </w:tr>
      <w:tr w:rsidR="005D06D8" w:rsidTr="00FA72F6">
        <w:tc>
          <w:tcPr>
            <w:tcW w:w="1668" w:type="dxa"/>
          </w:tcPr>
          <w:p w:rsidR="005D06D8" w:rsidRDefault="005D06D8" w:rsidP="00FA72F6">
            <w:r>
              <w:rPr>
                <w:rFonts w:hint="eastAsia"/>
              </w:rPr>
              <w:t>详情页面</w:t>
            </w:r>
            <w:r>
              <w:rPr>
                <w:rFonts w:hint="eastAsia"/>
              </w:rPr>
              <w:t>-</w:t>
            </w:r>
            <w:r>
              <w:rPr>
                <w:rFonts w:hint="eastAsia"/>
              </w:rPr>
              <w:t>维护</w:t>
            </w:r>
          </w:p>
        </w:tc>
        <w:tc>
          <w:tcPr>
            <w:tcW w:w="4750" w:type="dxa"/>
          </w:tcPr>
          <w:p w:rsidR="005D06D8" w:rsidRDefault="00461C6B" w:rsidP="00A01B62">
            <w:pPr>
              <w:pStyle w:val="af1"/>
              <w:numPr>
                <w:ilvl w:val="0"/>
                <w:numId w:val="79"/>
              </w:numPr>
              <w:ind w:firstLineChars="0"/>
            </w:pPr>
            <w:r>
              <w:rPr>
                <w:rFonts w:hint="eastAsia"/>
              </w:rPr>
              <w:t>体系</w:t>
            </w:r>
            <w:r w:rsidR="005D06D8">
              <w:rPr>
                <w:rFonts w:hint="eastAsia"/>
              </w:rPr>
              <w:t>编号只读，其余和新建页面页面元素一致</w:t>
            </w:r>
          </w:p>
          <w:p w:rsidR="005D06D8" w:rsidRDefault="005D06D8" w:rsidP="00FA72F6">
            <w:pPr>
              <w:pStyle w:val="af1"/>
              <w:ind w:left="360" w:firstLineChars="0" w:firstLine="0"/>
            </w:pPr>
          </w:p>
        </w:tc>
        <w:tc>
          <w:tcPr>
            <w:tcW w:w="3210" w:type="dxa"/>
          </w:tcPr>
          <w:p w:rsidR="005D06D8" w:rsidRDefault="005D06D8" w:rsidP="00FA72F6">
            <w:r>
              <w:rPr>
                <w:rFonts w:hint="eastAsia"/>
              </w:rPr>
              <w:t>与新建页面一致</w:t>
            </w:r>
          </w:p>
        </w:tc>
      </w:tr>
      <w:tr w:rsidR="00B342B1" w:rsidTr="00B342B1">
        <w:tc>
          <w:tcPr>
            <w:tcW w:w="1668" w:type="dxa"/>
          </w:tcPr>
          <w:p w:rsidR="00B342B1" w:rsidRDefault="00B342B1" w:rsidP="00F06562">
            <w:r>
              <w:rPr>
                <w:rFonts w:hint="eastAsia"/>
              </w:rPr>
              <w:t>详情页面</w:t>
            </w:r>
            <w:r>
              <w:rPr>
                <w:rFonts w:hint="eastAsia"/>
              </w:rPr>
              <w:t>-</w:t>
            </w:r>
            <w:r>
              <w:rPr>
                <w:rFonts w:hint="eastAsia"/>
              </w:rPr>
              <w:t>审核</w:t>
            </w:r>
          </w:p>
        </w:tc>
        <w:tc>
          <w:tcPr>
            <w:tcW w:w="4750" w:type="dxa"/>
          </w:tcPr>
          <w:p w:rsidR="00B342B1" w:rsidRDefault="00B342B1" w:rsidP="00A01B62">
            <w:pPr>
              <w:pStyle w:val="af1"/>
              <w:numPr>
                <w:ilvl w:val="0"/>
                <w:numId w:val="80"/>
              </w:numPr>
              <w:ind w:firstLineChars="0"/>
            </w:pPr>
            <w:r>
              <w:rPr>
                <w:rFonts w:hint="eastAsia"/>
              </w:rPr>
              <w:t>审核意见可以编辑，其他字段均为只读</w:t>
            </w:r>
          </w:p>
        </w:tc>
        <w:tc>
          <w:tcPr>
            <w:tcW w:w="3210" w:type="dxa"/>
          </w:tcPr>
          <w:p w:rsidR="00B342B1" w:rsidRDefault="00B342B1" w:rsidP="00F06562"/>
        </w:tc>
      </w:tr>
    </w:tbl>
    <w:p w:rsidR="005D06D8" w:rsidRPr="00B342B1" w:rsidRDefault="005D06D8" w:rsidP="005D06D8"/>
    <w:p w:rsidR="000B7B1E" w:rsidRDefault="000B7B1E" w:rsidP="00DE7E2E">
      <w:pPr>
        <w:pStyle w:val="3"/>
      </w:pPr>
      <w:r>
        <w:rPr>
          <w:rFonts w:hint="eastAsia"/>
        </w:rPr>
        <w:t>会员等级</w:t>
      </w:r>
    </w:p>
    <w:p w:rsidR="000B7B1E" w:rsidRDefault="00BA55C0" w:rsidP="00697FB2">
      <w:pPr>
        <w:pStyle w:val="af1"/>
        <w:numPr>
          <w:ilvl w:val="0"/>
          <w:numId w:val="85"/>
        </w:numPr>
        <w:ind w:firstLineChars="0"/>
      </w:pPr>
      <w:r>
        <w:rPr>
          <w:rFonts w:hint="eastAsia"/>
        </w:rPr>
        <w:t>信息点：会员等级编号、会员等级名称</w:t>
      </w:r>
      <w:r w:rsidRPr="00697FB2">
        <w:rPr>
          <w:rFonts w:hint="eastAsia"/>
          <w:highlight w:val="yellow"/>
        </w:rPr>
        <w:t>、</w:t>
      </w:r>
      <w:del w:id="59" w:author="aibozeng" w:date="2014-07-25T21:21:00Z">
        <w:r w:rsidRPr="00697FB2" w:rsidDel="00347F3F">
          <w:rPr>
            <w:rFonts w:hint="eastAsia"/>
            <w:highlight w:val="yellow"/>
          </w:rPr>
          <w:delText>等级规则？？？？？（需要碧昆提供等级规则）</w:delText>
        </w:r>
      </w:del>
      <w:r w:rsidRPr="00697FB2">
        <w:rPr>
          <w:rFonts w:hint="eastAsia"/>
          <w:highlight w:val="yellow"/>
        </w:rPr>
        <w:t>、</w:t>
      </w:r>
      <w:r w:rsidR="00C41418">
        <w:rPr>
          <w:rFonts w:hint="eastAsia"/>
          <w:highlight w:val="yellow"/>
        </w:rPr>
        <w:t>状态（草稿、生效、失效）、</w:t>
      </w:r>
      <w:r>
        <w:rPr>
          <w:rFonts w:hint="eastAsia"/>
        </w:rPr>
        <w:t>创建人、创建时间、最后修改人、最后修改时间</w:t>
      </w:r>
    </w:p>
    <w:p w:rsidR="00697FB2" w:rsidRDefault="00FC2725" w:rsidP="00697FB2">
      <w:pPr>
        <w:pStyle w:val="af1"/>
        <w:numPr>
          <w:ilvl w:val="0"/>
          <w:numId w:val="85"/>
        </w:numPr>
        <w:ind w:firstLineChars="0"/>
      </w:pPr>
      <w:r>
        <w:rPr>
          <w:rFonts w:hint="eastAsia"/>
        </w:rPr>
        <w:t>业务功能说明：</w:t>
      </w:r>
    </w:p>
    <w:tbl>
      <w:tblPr>
        <w:tblStyle w:val="af"/>
        <w:tblW w:w="0" w:type="auto"/>
        <w:tblLook w:val="04A0"/>
      </w:tblPr>
      <w:tblGrid>
        <w:gridCol w:w="1668"/>
        <w:gridCol w:w="4750"/>
        <w:gridCol w:w="3210"/>
      </w:tblGrid>
      <w:tr w:rsidR="0015120F" w:rsidTr="00F06562">
        <w:tc>
          <w:tcPr>
            <w:tcW w:w="1668" w:type="dxa"/>
          </w:tcPr>
          <w:p w:rsidR="0015120F" w:rsidRDefault="0015120F" w:rsidP="00F06562">
            <w:r>
              <w:rPr>
                <w:rFonts w:hint="eastAsia"/>
              </w:rPr>
              <w:t>作业编号</w:t>
            </w:r>
          </w:p>
        </w:tc>
        <w:tc>
          <w:tcPr>
            <w:tcW w:w="4750" w:type="dxa"/>
          </w:tcPr>
          <w:p w:rsidR="0015120F" w:rsidRDefault="0015120F" w:rsidP="00F06562">
            <w:r>
              <w:rPr>
                <w:rFonts w:hint="eastAsia"/>
              </w:rPr>
              <w:t>页面元素描述</w:t>
            </w:r>
          </w:p>
        </w:tc>
        <w:tc>
          <w:tcPr>
            <w:tcW w:w="3210" w:type="dxa"/>
          </w:tcPr>
          <w:p w:rsidR="0015120F" w:rsidRDefault="0015120F" w:rsidP="00F06562">
            <w:r>
              <w:rPr>
                <w:rFonts w:hint="eastAsia"/>
              </w:rPr>
              <w:t>业务逻辑</w:t>
            </w:r>
          </w:p>
        </w:tc>
      </w:tr>
      <w:tr w:rsidR="0015120F" w:rsidTr="00F06562">
        <w:tc>
          <w:tcPr>
            <w:tcW w:w="1668" w:type="dxa"/>
          </w:tcPr>
          <w:p w:rsidR="0015120F" w:rsidRDefault="0015120F" w:rsidP="00F06562">
            <w:r>
              <w:rPr>
                <w:rFonts w:hint="eastAsia"/>
              </w:rPr>
              <w:t>列表</w:t>
            </w:r>
            <w:r w:rsidR="00B53D5B">
              <w:rPr>
                <w:rFonts w:hint="eastAsia"/>
              </w:rPr>
              <w:t>+</w:t>
            </w:r>
            <w:r w:rsidR="00B53D5B">
              <w:rPr>
                <w:rFonts w:hint="eastAsia"/>
              </w:rPr>
              <w:t>详情</w:t>
            </w:r>
            <w:r>
              <w:rPr>
                <w:rFonts w:hint="eastAsia"/>
              </w:rPr>
              <w:t>页面</w:t>
            </w:r>
          </w:p>
        </w:tc>
        <w:tc>
          <w:tcPr>
            <w:tcW w:w="4750" w:type="dxa"/>
          </w:tcPr>
          <w:p w:rsidR="0015120F" w:rsidRDefault="0015120F" w:rsidP="00B53D5B">
            <w:pPr>
              <w:pStyle w:val="af1"/>
              <w:numPr>
                <w:ilvl w:val="0"/>
                <w:numId w:val="86"/>
              </w:numPr>
              <w:ind w:firstLineChars="0"/>
            </w:pPr>
            <w:r>
              <w:rPr>
                <w:rFonts w:hint="eastAsia"/>
              </w:rPr>
              <w:t>列表字段：序号、</w:t>
            </w:r>
            <w:r w:rsidR="00B53D5B">
              <w:rPr>
                <w:rFonts w:hint="eastAsia"/>
              </w:rPr>
              <w:t>会员等级编号、会员等级</w:t>
            </w:r>
            <w:r>
              <w:rPr>
                <w:rFonts w:hint="eastAsia"/>
              </w:rPr>
              <w:t>名称、</w:t>
            </w:r>
            <w:r w:rsidR="00B53D5B">
              <w:rPr>
                <w:rFonts w:hint="eastAsia"/>
              </w:rPr>
              <w:t>等级规则</w:t>
            </w:r>
            <w:r>
              <w:rPr>
                <w:rFonts w:hint="eastAsia"/>
              </w:rPr>
              <w:t>、</w:t>
            </w:r>
            <w:r w:rsidR="00B53D5B">
              <w:rPr>
                <w:rFonts w:hint="eastAsia"/>
              </w:rPr>
              <w:t>创建人、创建时间、最后修改人、最后修改时间</w:t>
            </w:r>
          </w:p>
          <w:p w:rsidR="0015120F" w:rsidRDefault="00C41418" w:rsidP="00C41418">
            <w:pPr>
              <w:pStyle w:val="af1"/>
              <w:numPr>
                <w:ilvl w:val="0"/>
                <w:numId w:val="86"/>
              </w:numPr>
              <w:ind w:firstLineChars="0"/>
            </w:pPr>
            <w:r>
              <w:rPr>
                <w:rFonts w:hint="eastAsia"/>
              </w:rPr>
              <w:t>页头</w:t>
            </w:r>
            <w:r w:rsidR="0015120F">
              <w:rPr>
                <w:rFonts w:hint="eastAsia"/>
              </w:rPr>
              <w:t>功能按钮：新建</w:t>
            </w:r>
          </w:p>
          <w:p w:rsidR="00C41418" w:rsidRDefault="00C41418" w:rsidP="00C41418">
            <w:pPr>
              <w:pStyle w:val="af1"/>
              <w:numPr>
                <w:ilvl w:val="0"/>
                <w:numId w:val="86"/>
              </w:numPr>
              <w:ind w:firstLineChars="0"/>
            </w:pPr>
            <w:r>
              <w:rPr>
                <w:rFonts w:hint="eastAsia"/>
              </w:rPr>
              <w:t>列表功能按钮：修改、提交、失效</w:t>
            </w:r>
          </w:p>
        </w:tc>
        <w:tc>
          <w:tcPr>
            <w:tcW w:w="3210" w:type="dxa"/>
          </w:tcPr>
          <w:p w:rsidR="0015120F" w:rsidRDefault="00B53D5B" w:rsidP="00F06562">
            <w:r>
              <w:rPr>
                <w:rFonts w:hint="eastAsia"/>
              </w:rPr>
              <w:t>无查看类型的详情页面</w:t>
            </w:r>
          </w:p>
        </w:tc>
      </w:tr>
      <w:tr w:rsidR="0015120F" w:rsidTr="00F06562">
        <w:tc>
          <w:tcPr>
            <w:tcW w:w="1668" w:type="dxa"/>
          </w:tcPr>
          <w:p w:rsidR="0015120F" w:rsidRDefault="00B53D5B" w:rsidP="00F06562">
            <w:r>
              <w:rPr>
                <w:rFonts w:hint="eastAsia"/>
              </w:rPr>
              <w:t>详情页面</w:t>
            </w:r>
            <w:r>
              <w:rPr>
                <w:rFonts w:hint="eastAsia"/>
              </w:rPr>
              <w:t>-</w:t>
            </w:r>
            <w:r w:rsidR="0015120F">
              <w:rPr>
                <w:rFonts w:hint="eastAsia"/>
              </w:rPr>
              <w:t>新建</w:t>
            </w:r>
          </w:p>
        </w:tc>
        <w:tc>
          <w:tcPr>
            <w:tcW w:w="4750" w:type="dxa"/>
          </w:tcPr>
          <w:p w:rsidR="0015120F" w:rsidRDefault="0015120F" w:rsidP="00350525">
            <w:pPr>
              <w:pStyle w:val="af1"/>
              <w:numPr>
                <w:ilvl w:val="0"/>
                <w:numId w:val="87"/>
              </w:numPr>
              <w:ind w:firstLineChars="0"/>
            </w:pPr>
            <w:r>
              <w:rPr>
                <w:rFonts w:hint="eastAsia"/>
              </w:rPr>
              <w:t>基本信息全部必填字段；状态只能通过“提交、失效”按钮来改变状态值；</w:t>
            </w:r>
            <w:r w:rsidR="00350525">
              <w:rPr>
                <w:rFonts w:hint="eastAsia"/>
              </w:rPr>
              <w:t>会员等级</w:t>
            </w:r>
            <w:r>
              <w:rPr>
                <w:rFonts w:hint="eastAsia"/>
              </w:rPr>
              <w:t>编号是唯一值。</w:t>
            </w:r>
          </w:p>
        </w:tc>
        <w:tc>
          <w:tcPr>
            <w:tcW w:w="3210" w:type="dxa"/>
          </w:tcPr>
          <w:p w:rsidR="0015120F" w:rsidRDefault="00B53D5B" w:rsidP="00F06562">
            <w:pPr>
              <w:pStyle w:val="af1"/>
              <w:numPr>
                <w:ilvl w:val="0"/>
                <w:numId w:val="70"/>
              </w:numPr>
              <w:ind w:firstLineChars="0"/>
            </w:pPr>
            <w:r>
              <w:rPr>
                <w:rFonts w:hint="eastAsia"/>
              </w:rPr>
              <w:t>使用开窗的方式实现</w:t>
            </w:r>
          </w:p>
        </w:tc>
      </w:tr>
      <w:tr w:rsidR="0015120F" w:rsidTr="00F06562">
        <w:tc>
          <w:tcPr>
            <w:tcW w:w="1668" w:type="dxa"/>
          </w:tcPr>
          <w:p w:rsidR="0015120F" w:rsidRDefault="0015120F" w:rsidP="00F06562">
            <w:r>
              <w:rPr>
                <w:rFonts w:hint="eastAsia"/>
              </w:rPr>
              <w:t>详情页面</w:t>
            </w:r>
            <w:r>
              <w:rPr>
                <w:rFonts w:hint="eastAsia"/>
              </w:rPr>
              <w:t>-</w:t>
            </w:r>
            <w:r>
              <w:rPr>
                <w:rFonts w:hint="eastAsia"/>
              </w:rPr>
              <w:t>维护</w:t>
            </w:r>
          </w:p>
        </w:tc>
        <w:tc>
          <w:tcPr>
            <w:tcW w:w="4750" w:type="dxa"/>
          </w:tcPr>
          <w:p w:rsidR="0015120F" w:rsidRDefault="00350525" w:rsidP="00F30949">
            <w:pPr>
              <w:pStyle w:val="af1"/>
              <w:numPr>
                <w:ilvl w:val="0"/>
                <w:numId w:val="88"/>
              </w:numPr>
              <w:ind w:firstLineChars="0"/>
            </w:pPr>
            <w:r>
              <w:rPr>
                <w:rFonts w:hint="eastAsia"/>
              </w:rPr>
              <w:t>会员等级</w:t>
            </w:r>
            <w:r w:rsidR="0015120F">
              <w:rPr>
                <w:rFonts w:hint="eastAsia"/>
              </w:rPr>
              <w:t>编号只读，其余和新建页面页面元素</w:t>
            </w:r>
            <w:r w:rsidR="0015120F">
              <w:rPr>
                <w:rFonts w:hint="eastAsia"/>
              </w:rPr>
              <w:lastRenderedPageBreak/>
              <w:t>一致</w:t>
            </w:r>
          </w:p>
        </w:tc>
        <w:tc>
          <w:tcPr>
            <w:tcW w:w="3210" w:type="dxa"/>
          </w:tcPr>
          <w:p w:rsidR="0015120F" w:rsidRDefault="0015120F" w:rsidP="00F06562">
            <w:r>
              <w:rPr>
                <w:rFonts w:hint="eastAsia"/>
              </w:rPr>
              <w:lastRenderedPageBreak/>
              <w:t>与新建页面一致</w:t>
            </w:r>
          </w:p>
        </w:tc>
      </w:tr>
    </w:tbl>
    <w:p w:rsidR="00FC2725" w:rsidRPr="000B7B1E" w:rsidRDefault="00FC2725" w:rsidP="00FC2725"/>
    <w:p w:rsidR="00DE7E2E" w:rsidRDefault="00DE7E2E" w:rsidP="00DE7E2E">
      <w:pPr>
        <w:pStyle w:val="3"/>
      </w:pPr>
      <w:r>
        <w:rPr>
          <w:rFonts w:hint="eastAsia"/>
        </w:rPr>
        <w:t>商品价格表</w:t>
      </w:r>
    </w:p>
    <w:p w:rsidR="00DE7E2E" w:rsidRPr="006674A2" w:rsidRDefault="00D50173" w:rsidP="00431556">
      <w:pPr>
        <w:pStyle w:val="af1"/>
        <w:numPr>
          <w:ilvl w:val="0"/>
          <w:numId w:val="45"/>
        </w:numPr>
        <w:ind w:firstLineChars="0"/>
      </w:pPr>
      <w:r w:rsidRPr="006674A2">
        <w:rPr>
          <w:rFonts w:hint="eastAsia"/>
        </w:rPr>
        <w:t>单头：</w:t>
      </w:r>
      <w:del w:id="60" w:author="aibozeng" w:date="2014-07-25T21:25:00Z">
        <w:r w:rsidRPr="006674A2" w:rsidDel="006504BC">
          <w:rPr>
            <w:rFonts w:hint="eastAsia"/>
          </w:rPr>
          <w:delText>价格体系</w:delText>
        </w:r>
      </w:del>
      <w:ins w:id="61" w:author="aibozeng" w:date="2014-07-25T21:25:00Z">
        <w:r w:rsidR="006504BC">
          <w:rPr>
            <w:rFonts w:hint="eastAsia"/>
          </w:rPr>
          <w:t>价格表</w:t>
        </w:r>
      </w:ins>
      <w:r w:rsidRPr="006674A2">
        <w:rPr>
          <w:rFonts w:hint="eastAsia"/>
        </w:rPr>
        <w:t>编号、名称、生效时间、</w:t>
      </w:r>
      <w:r w:rsidR="00596BF5">
        <w:rPr>
          <w:rFonts w:hint="eastAsia"/>
        </w:rPr>
        <w:t>体系类型（</w:t>
      </w:r>
      <w:r w:rsidR="00F83D39">
        <w:rPr>
          <w:rFonts w:hint="eastAsia"/>
        </w:rPr>
        <w:t>计价单位</w:t>
      </w:r>
      <w:r w:rsidR="00E5250C">
        <w:rPr>
          <w:rFonts w:hint="eastAsia"/>
        </w:rPr>
        <w:t>：月、周、天、小时</w:t>
      </w:r>
      <w:r w:rsidR="00596BF5">
        <w:rPr>
          <w:rFonts w:hint="eastAsia"/>
        </w:rPr>
        <w:t>）</w:t>
      </w:r>
      <w:r w:rsidR="00F83D39">
        <w:rPr>
          <w:rFonts w:hint="eastAsia"/>
        </w:rPr>
        <w:t>、</w:t>
      </w:r>
      <w:r w:rsidRPr="006674A2">
        <w:rPr>
          <w:rFonts w:hint="eastAsia"/>
        </w:rPr>
        <w:t>失效时间、状态（</w:t>
      </w:r>
      <w:r w:rsidR="00A07A8F">
        <w:rPr>
          <w:rFonts w:hint="eastAsia"/>
        </w:rPr>
        <w:t>草稿、已提交、生效、已</w:t>
      </w:r>
      <w:r w:rsidR="00A07A8F" w:rsidRPr="006674A2">
        <w:rPr>
          <w:rFonts w:hint="eastAsia"/>
        </w:rPr>
        <w:t>作废</w:t>
      </w:r>
      <w:r w:rsidRPr="006674A2">
        <w:rPr>
          <w:rFonts w:hint="eastAsia"/>
        </w:rPr>
        <w:t>）</w:t>
      </w:r>
      <w:r w:rsidR="001C00CA">
        <w:rPr>
          <w:rFonts w:hint="eastAsia"/>
        </w:rPr>
        <w:t>、创建人、创建时间、最后修改人、最后修改时间</w:t>
      </w:r>
      <w:r w:rsidR="003A4E56">
        <w:rPr>
          <w:rFonts w:hint="eastAsia"/>
        </w:rPr>
        <w:t>、审核人、审核时间、审核意见</w:t>
      </w:r>
    </w:p>
    <w:p w:rsidR="00D50173" w:rsidRDefault="00D50173" w:rsidP="00431556">
      <w:pPr>
        <w:pStyle w:val="af1"/>
        <w:numPr>
          <w:ilvl w:val="0"/>
          <w:numId w:val="45"/>
        </w:numPr>
        <w:ind w:firstLineChars="0"/>
      </w:pPr>
      <w:r w:rsidRPr="006674A2">
        <w:rPr>
          <w:rFonts w:hint="eastAsia"/>
        </w:rPr>
        <w:t>单身：商品编号、商品名称、等级、</w:t>
      </w:r>
      <w:r w:rsidR="00F83D39">
        <w:rPr>
          <w:rFonts w:hint="eastAsia"/>
        </w:rPr>
        <w:t>单位</w:t>
      </w:r>
      <w:r w:rsidRPr="006674A2">
        <w:rPr>
          <w:rFonts w:hint="eastAsia"/>
        </w:rPr>
        <w:t>租价、押金、逾期</w:t>
      </w:r>
      <w:r w:rsidR="00DA62AB">
        <w:rPr>
          <w:rFonts w:hint="eastAsia"/>
        </w:rPr>
        <w:t>日</w:t>
      </w:r>
      <w:r w:rsidRPr="006674A2">
        <w:rPr>
          <w:rFonts w:hint="eastAsia"/>
        </w:rPr>
        <w:t>租价</w:t>
      </w:r>
      <w:r w:rsidR="00596BF5">
        <w:rPr>
          <w:rFonts w:hint="eastAsia"/>
        </w:rPr>
        <w:t>（</w:t>
      </w:r>
      <w:r w:rsidR="00DA62AB">
        <w:rPr>
          <w:rFonts w:hint="eastAsia"/>
        </w:rPr>
        <w:t>按照设定的每天价格计算，原则上不可以低于所有有效</w:t>
      </w:r>
      <w:del w:id="62" w:author="aibozeng" w:date="2014-07-25T21:23:00Z">
        <w:r w:rsidR="00DA62AB" w:rsidDel="00347F3F">
          <w:rPr>
            <w:rFonts w:hint="eastAsia"/>
          </w:rPr>
          <w:delText>价盘</w:delText>
        </w:r>
      </w:del>
      <w:ins w:id="63" w:author="aibozeng" w:date="2014-07-25T21:23:00Z">
        <w:r w:rsidR="00347F3F">
          <w:rPr>
            <w:rFonts w:hint="eastAsia"/>
          </w:rPr>
          <w:t>价格表</w:t>
        </w:r>
      </w:ins>
      <w:r w:rsidR="00DA62AB">
        <w:rPr>
          <w:rFonts w:hint="eastAsia"/>
        </w:rPr>
        <w:t>的日租价</w:t>
      </w:r>
      <w:r w:rsidR="00596BF5">
        <w:rPr>
          <w:rFonts w:hint="eastAsia"/>
        </w:rPr>
        <w:t>）</w:t>
      </w:r>
    </w:p>
    <w:p w:rsidR="00960B72" w:rsidRDefault="00960B72" w:rsidP="00431556">
      <w:pPr>
        <w:pStyle w:val="af1"/>
        <w:numPr>
          <w:ilvl w:val="0"/>
          <w:numId w:val="45"/>
        </w:numPr>
        <w:ind w:firstLineChars="0"/>
      </w:pPr>
      <w:r>
        <w:rPr>
          <w:rFonts w:hint="eastAsia"/>
        </w:rPr>
        <w:t>一个</w:t>
      </w:r>
      <w:del w:id="64" w:author="aibozeng" w:date="2014-07-25T21:25:00Z">
        <w:r w:rsidDel="006504BC">
          <w:rPr>
            <w:rFonts w:hint="eastAsia"/>
          </w:rPr>
          <w:delText>价格体系</w:delText>
        </w:r>
      </w:del>
      <w:ins w:id="65" w:author="aibozeng" w:date="2014-07-25T21:25:00Z">
        <w:r w:rsidR="006504BC">
          <w:rPr>
            <w:rFonts w:hint="eastAsia"/>
          </w:rPr>
          <w:t>价格表</w:t>
        </w:r>
      </w:ins>
      <w:r>
        <w:rPr>
          <w:rFonts w:hint="eastAsia"/>
        </w:rPr>
        <w:t>可以应用于多个会员级别</w:t>
      </w:r>
    </w:p>
    <w:p w:rsidR="002F26FE" w:rsidRDefault="002F26FE" w:rsidP="00431556">
      <w:pPr>
        <w:pStyle w:val="af1"/>
        <w:numPr>
          <w:ilvl w:val="0"/>
          <w:numId w:val="45"/>
        </w:numPr>
        <w:ind w:firstLineChars="0"/>
      </w:pPr>
      <w:r>
        <w:rPr>
          <w:rFonts w:hint="eastAsia"/>
        </w:rPr>
        <w:t>业务功能说明：</w:t>
      </w:r>
    </w:p>
    <w:tbl>
      <w:tblPr>
        <w:tblStyle w:val="af"/>
        <w:tblW w:w="0" w:type="auto"/>
        <w:tblLook w:val="04A0"/>
      </w:tblPr>
      <w:tblGrid>
        <w:gridCol w:w="1668"/>
        <w:gridCol w:w="4750"/>
        <w:gridCol w:w="3210"/>
      </w:tblGrid>
      <w:tr w:rsidR="002F26FE" w:rsidTr="00F06562">
        <w:tc>
          <w:tcPr>
            <w:tcW w:w="1668" w:type="dxa"/>
          </w:tcPr>
          <w:p w:rsidR="002F26FE" w:rsidRDefault="002F26FE" w:rsidP="00F06562">
            <w:r>
              <w:rPr>
                <w:rFonts w:hint="eastAsia"/>
              </w:rPr>
              <w:t>作业编号</w:t>
            </w:r>
          </w:p>
        </w:tc>
        <w:tc>
          <w:tcPr>
            <w:tcW w:w="4750" w:type="dxa"/>
          </w:tcPr>
          <w:p w:rsidR="002F26FE" w:rsidRDefault="002F26FE" w:rsidP="00F06562">
            <w:r>
              <w:rPr>
                <w:rFonts w:hint="eastAsia"/>
              </w:rPr>
              <w:t>页面元素描述</w:t>
            </w:r>
          </w:p>
        </w:tc>
        <w:tc>
          <w:tcPr>
            <w:tcW w:w="3210" w:type="dxa"/>
          </w:tcPr>
          <w:p w:rsidR="002F26FE" w:rsidRDefault="002F26FE" w:rsidP="00F06562">
            <w:r>
              <w:rPr>
                <w:rFonts w:hint="eastAsia"/>
              </w:rPr>
              <w:t>业务逻辑</w:t>
            </w:r>
          </w:p>
        </w:tc>
      </w:tr>
      <w:tr w:rsidR="002F26FE" w:rsidTr="00F06562">
        <w:tc>
          <w:tcPr>
            <w:tcW w:w="1668" w:type="dxa"/>
          </w:tcPr>
          <w:p w:rsidR="002F26FE" w:rsidRDefault="002F26FE" w:rsidP="00F06562">
            <w:r>
              <w:rPr>
                <w:rFonts w:hint="eastAsia"/>
              </w:rPr>
              <w:t>查询列表页面</w:t>
            </w:r>
          </w:p>
        </w:tc>
        <w:tc>
          <w:tcPr>
            <w:tcW w:w="4750" w:type="dxa"/>
          </w:tcPr>
          <w:p w:rsidR="002F26FE" w:rsidRDefault="002F26FE" w:rsidP="009F0B14">
            <w:pPr>
              <w:pStyle w:val="af1"/>
              <w:numPr>
                <w:ilvl w:val="0"/>
                <w:numId w:val="81"/>
              </w:numPr>
              <w:ind w:firstLineChars="0"/>
            </w:pPr>
            <w:r>
              <w:rPr>
                <w:rFonts w:hint="eastAsia"/>
              </w:rPr>
              <w:t>查询条件：</w:t>
            </w:r>
            <w:del w:id="66" w:author="aibozeng" w:date="2014-07-25T21:25:00Z">
              <w:r w:rsidR="00E5250C" w:rsidDel="006504BC">
                <w:rPr>
                  <w:rFonts w:hint="eastAsia"/>
                </w:rPr>
                <w:delText>价格</w:delText>
              </w:r>
              <w:r w:rsidDel="006504BC">
                <w:rPr>
                  <w:rFonts w:hint="eastAsia"/>
                </w:rPr>
                <w:delText>体系</w:delText>
              </w:r>
            </w:del>
            <w:ins w:id="67" w:author="aibozeng" w:date="2014-07-25T21:25:00Z">
              <w:r w:rsidR="006504BC">
                <w:rPr>
                  <w:rFonts w:hint="eastAsia"/>
                </w:rPr>
                <w:t>价格表</w:t>
              </w:r>
            </w:ins>
            <w:r>
              <w:rPr>
                <w:rFonts w:hint="eastAsia"/>
              </w:rPr>
              <w:t>编号、</w:t>
            </w:r>
            <w:del w:id="68" w:author="aibozeng" w:date="2014-07-25T21:25:00Z">
              <w:r w:rsidR="00E5250C" w:rsidDel="006504BC">
                <w:rPr>
                  <w:rFonts w:hint="eastAsia"/>
                </w:rPr>
                <w:delText>价格</w:delText>
              </w:r>
              <w:r w:rsidDel="006504BC">
                <w:rPr>
                  <w:rFonts w:hint="eastAsia"/>
                </w:rPr>
                <w:delText>体系</w:delText>
              </w:r>
            </w:del>
            <w:ins w:id="69" w:author="aibozeng" w:date="2014-07-25T21:25:00Z">
              <w:r w:rsidR="006504BC">
                <w:rPr>
                  <w:rFonts w:hint="eastAsia"/>
                </w:rPr>
                <w:t>价格表</w:t>
              </w:r>
            </w:ins>
            <w:r>
              <w:rPr>
                <w:rFonts w:hint="eastAsia"/>
              </w:rPr>
              <w:t>名称、体系类型、生效时间区间、状态</w:t>
            </w:r>
          </w:p>
          <w:p w:rsidR="002F26FE" w:rsidRDefault="002F26FE" w:rsidP="009F0B14">
            <w:pPr>
              <w:pStyle w:val="af1"/>
              <w:numPr>
                <w:ilvl w:val="0"/>
                <w:numId w:val="81"/>
              </w:numPr>
              <w:ind w:firstLineChars="0"/>
            </w:pPr>
            <w:r>
              <w:rPr>
                <w:rFonts w:hint="eastAsia"/>
              </w:rPr>
              <w:t>列表字段：</w:t>
            </w:r>
            <w:del w:id="70" w:author="aibozeng" w:date="2014-07-25T21:25:00Z">
              <w:r w:rsidR="005C131A" w:rsidDel="006504BC">
                <w:rPr>
                  <w:rFonts w:hint="eastAsia"/>
                </w:rPr>
                <w:delText>价格</w:delText>
              </w:r>
              <w:r w:rsidDel="006504BC">
                <w:rPr>
                  <w:rFonts w:hint="eastAsia"/>
                </w:rPr>
                <w:delText>体系</w:delText>
              </w:r>
            </w:del>
            <w:ins w:id="71" w:author="aibozeng" w:date="2014-07-25T21:25:00Z">
              <w:r w:rsidR="006504BC">
                <w:rPr>
                  <w:rFonts w:hint="eastAsia"/>
                </w:rPr>
                <w:t>价格表</w:t>
              </w:r>
            </w:ins>
            <w:r>
              <w:rPr>
                <w:rFonts w:hint="eastAsia"/>
              </w:rPr>
              <w:t>编码、</w:t>
            </w:r>
            <w:del w:id="72" w:author="aibozeng" w:date="2014-07-25T21:25:00Z">
              <w:r w:rsidR="005C131A" w:rsidDel="006504BC">
                <w:rPr>
                  <w:rFonts w:hint="eastAsia"/>
                </w:rPr>
                <w:delText>价格</w:delText>
              </w:r>
              <w:r w:rsidDel="006504BC">
                <w:rPr>
                  <w:rFonts w:hint="eastAsia"/>
                </w:rPr>
                <w:delText>体系</w:delText>
              </w:r>
            </w:del>
            <w:ins w:id="73" w:author="aibozeng" w:date="2014-07-25T21:25:00Z">
              <w:r w:rsidR="006504BC">
                <w:rPr>
                  <w:rFonts w:hint="eastAsia"/>
                </w:rPr>
                <w:t>价格表</w:t>
              </w:r>
            </w:ins>
            <w:r>
              <w:rPr>
                <w:rFonts w:hint="eastAsia"/>
              </w:rPr>
              <w:t>名称、体系类型、生效时间、失效时间、状态、创建人、创建时间、审核人、审核时间、修改人、修改时间</w:t>
            </w:r>
          </w:p>
          <w:p w:rsidR="002F26FE" w:rsidRDefault="00BC4730" w:rsidP="009F0B14">
            <w:pPr>
              <w:pStyle w:val="af1"/>
              <w:numPr>
                <w:ilvl w:val="0"/>
                <w:numId w:val="81"/>
              </w:numPr>
              <w:ind w:firstLineChars="0"/>
            </w:pPr>
            <w:r>
              <w:rPr>
                <w:rFonts w:hint="eastAsia"/>
              </w:rPr>
              <w:t>页头</w:t>
            </w:r>
            <w:r w:rsidR="002F26FE">
              <w:rPr>
                <w:rFonts w:hint="eastAsia"/>
              </w:rPr>
              <w:t>功能按钮：新建、作废</w:t>
            </w:r>
          </w:p>
          <w:p w:rsidR="00BC4730" w:rsidRDefault="00BC4730" w:rsidP="001A499C">
            <w:pPr>
              <w:pStyle w:val="af1"/>
              <w:numPr>
                <w:ilvl w:val="0"/>
                <w:numId w:val="81"/>
              </w:numPr>
              <w:ind w:firstLineChars="0"/>
            </w:pPr>
            <w:r>
              <w:rPr>
                <w:rFonts w:hint="eastAsia"/>
              </w:rPr>
              <w:t>列表功能按钮：修改</w:t>
            </w:r>
            <w:r w:rsidR="001A499C">
              <w:rPr>
                <w:rFonts w:hint="eastAsia"/>
              </w:rPr>
              <w:t>、提交、</w:t>
            </w:r>
            <w:r>
              <w:rPr>
                <w:rFonts w:hint="eastAsia"/>
              </w:rPr>
              <w:t>审核、</w:t>
            </w:r>
            <w:r w:rsidR="001A499C">
              <w:rPr>
                <w:rFonts w:hint="eastAsia"/>
              </w:rPr>
              <w:t>作废</w:t>
            </w:r>
          </w:p>
        </w:tc>
        <w:tc>
          <w:tcPr>
            <w:tcW w:w="3210" w:type="dxa"/>
          </w:tcPr>
          <w:p w:rsidR="002F26FE" w:rsidRDefault="002F26FE" w:rsidP="00F06562">
            <w:r>
              <w:rPr>
                <w:rFonts w:hint="eastAsia"/>
              </w:rPr>
              <w:t>无</w:t>
            </w:r>
          </w:p>
        </w:tc>
      </w:tr>
      <w:tr w:rsidR="002F26FE" w:rsidTr="00F06562">
        <w:tc>
          <w:tcPr>
            <w:tcW w:w="1668" w:type="dxa"/>
          </w:tcPr>
          <w:p w:rsidR="002F26FE" w:rsidRDefault="002F26FE" w:rsidP="00F06562">
            <w:r>
              <w:rPr>
                <w:rFonts w:hint="eastAsia"/>
              </w:rPr>
              <w:t>详情页面</w:t>
            </w:r>
            <w:r>
              <w:rPr>
                <w:rFonts w:hint="eastAsia"/>
              </w:rPr>
              <w:t>-</w:t>
            </w:r>
            <w:r>
              <w:rPr>
                <w:rFonts w:hint="eastAsia"/>
              </w:rPr>
              <w:t>新建</w:t>
            </w:r>
          </w:p>
        </w:tc>
        <w:tc>
          <w:tcPr>
            <w:tcW w:w="4750" w:type="dxa"/>
          </w:tcPr>
          <w:p w:rsidR="002F26FE" w:rsidRDefault="005C131A" w:rsidP="008D3A61">
            <w:pPr>
              <w:pStyle w:val="af1"/>
              <w:numPr>
                <w:ilvl w:val="0"/>
                <w:numId w:val="82"/>
              </w:numPr>
              <w:ind w:firstLineChars="0"/>
            </w:pPr>
            <w:del w:id="74" w:author="aibozeng" w:date="2014-07-25T21:25:00Z">
              <w:r w:rsidDel="006504BC">
                <w:rPr>
                  <w:rFonts w:hint="eastAsia"/>
                </w:rPr>
                <w:delText>价格</w:delText>
              </w:r>
              <w:r w:rsidR="002F26FE" w:rsidDel="006504BC">
                <w:rPr>
                  <w:rFonts w:hint="eastAsia"/>
                </w:rPr>
                <w:delText>体系</w:delText>
              </w:r>
            </w:del>
            <w:ins w:id="75" w:author="aibozeng" w:date="2014-07-25T21:25:00Z">
              <w:r w:rsidR="006504BC">
                <w:rPr>
                  <w:rFonts w:hint="eastAsia"/>
                </w:rPr>
                <w:t>价格表</w:t>
              </w:r>
            </w:ins>
            <w:r w:rsidR="002F26FE">
              <w:rPr>
                <w:rFonts w:hint="eastAsia"/>
              </w:rPr>
              <w:t>基本信息除了“备注”，其他字段均为必填字段；体系编号是唯一值。</w:t>
            </w:r>
          </w:p>
          <w:p w:rsidR="002F26FE" w:rsidRDefault="002F26FE" w:rsidP="008D3A61">
            <w:pPr>
              <w:pStyle w:val="af1"/>
              <w:numPr>
                <w:ilvl w:val="0"/>
                <w:numId w:val="82"/>
              </w:numPr>
              <w:ind w:firstLineChars="0"/>
            </w:pPr>
            <w:r>
              <w:rPr>
                <w:rFonts w:hint="eastAsia"/>
              </w:rPr>
              <w:t>功能按钮：保存、提交、作废</w:t>
            </w:r>
            <w:r w:rsidR="005C131A">
              <w:rPr>
                <w:rFonts w:hint="eastAsia"/>
              </w:rPr>
              <w:t>、审核通过、审核拒绝（根据状态来显示对应按钮）</w:t>
            </w:r>
          </w:p>
        </w:tc>
        <w:tc>
          <w:tcPr>
            <w:tcW w:w="3210" w:type="dxa"/>
          </w:tcPr>
          <w:p w:rsidR="002F26FE" w:rsidRDefault="002F26FE" w:rsidP="00F10953"/>
        </w:tc>
      </w:tr>
      <w:tr w:rsidR="002F26FE" w:rsidTr="00F06562">
        <w:tc>
          <w:tcPr>
            <w:tcW w:w="1668" w:type="dxa"/>
          </w:tcPr>
          <w:p w:rsidR="002F26FE" w:rsidRDefault="002F26FE" w:rsidP="00F06562">
            <w:r>
              <w:rPr>
                <w:rFonts w:hint="eastAsia"/>
              </w:rPr>
              <w:t>详情页面</w:t>
            </w:r>
            <w:r>
              <w:rPr>
                <w:rFonts w:hint="eastAsia"/>
              </w:rPr>
              <w:t>-</w:t>
            </w:r>
            <w:r>
              <w:rPr>
                <w:rFonts w:hint="eastAsia"/>
              </w:rPr>
              <w:t>维护</w:t>
            </w:r>
          </w:p>
        </w:tc>
        <w:tc>
          <w:tcPr>
            <w:tcW w:w="4750" w:type="dxa"/>
          </w:tcPr>
          <w:p w:rsidR="002F26FE" w:rsidRDefault="002F26FE" w:rsidP="008D3A61">
            <w:pPr>
              <w:pStyle w:val="af1"/>
              <w:numPr>
                <w:ilvl w:val="0"/>
                <w:numId w:val="83"/>
              </w:numPr>
              <w:ind w:firstLineChars="0"/>
            </w:pPr>
            <w:r>
              <w:rPr>
                <w:rFonts w:hint="eastAsia"/>
              </w:rPr>
              <w:t>体系编号只读，其余和新建页面页面元素一致</w:t>
            </w:r>
          </w:p>
          <w:p w:rsidR="002F26FE" w:rsidRDefault="002F26FE" w:rsidP="00F06562">
            <w:pPr>
              <w:pStyle w:val="af1"/>
              <w:ind w:left="360" w:firstLineChars="0" w:firstLine="0"/>
            </w:pPr>
          </w:p>
        </w:tc>
        <w:tc>
          <w:tcPr>
            <w:tcW w:w="3210" w:type="dxa"/>
          </w:tcPr>
          <w:p w:rsidR="002F26FE" w:rsidRDefault="002F26FE" w:rsidP="00F06562">
            <w:r>
              <w:rPr>
                <w:rFonts w:hint="eastAsia"/>
              </w:rPr>
              <w:t>与新建页面一致</w:t>
            </w:r>
          </w:p>
        </w:tc>
      </w:tr>
      <w:tr w:rsidR="002F26FE" w:rsidTr="00F06562">
        <w:tc>
          <w:tcPr>
            <w:tcW w:w="1668" w:type="dxa"/>
          </w:tcPr>
          <w:p w:rsidR="002F26FE" w:rsidRDefault="002F26FE" w:rsidP="00F06562">
            <w:r>
              <w:rPr>
                <w:rFonts w:hint="eastAsia"/>
              </w:rPr>
              <w:t>详情页面</w:t>
            </w:r>
            <w:r>
              <w:rPr>
                <w:rFonts w:hint="eastAsia"/>
              </w:rPr>
              <w:t>-</w:t>
            </w:r>
            <w:r>
              <w:rPr>
                <w:rFonts w:hint="eastAsia"/>
              </w:rPr>
              <w:t>审核</w:t>
            </w:r>
          </w:p>
        </w:tc>
        <w:tc>
          <w:tcPr>
            <w:tcW w:w="4750" w:type="dxa"/>
          </w:tcPr>
          <w:p w:rsidR="002F26FE" w:rsidRDefault="002F26FE" w:rsidP="008D3A61">
            <w:pPr>
              <w:pStyle w:val="af1"/>
              <w:numPr>
                <w:ilvl w:val="0"/>
                <w:numId w:val="84"/>
              </w:numPr>
              <w:ind w:firstLineChars="0"/>
            </w:pPr>
            <w:r>
              <w:rPr>
                <w:rFonts w:hint="eastAsia"/>
              </w:rPr>
              <w:t>审核意见可以编辑，其他字段均为只读</w:t>
            </w:r>
          </w:p>
        </w:tc>
        <w:tc>
          <w:tcPr>
            <w:tcW w:w="3210" w:type="dxa"/>
          </w:tcPr>
          <w:p w:rsidR="002F26FE" w:rsidRDefault="002F26FE" w:rsidP="00F06562"/>
        </w:tc>
      </w:tr>
      <w:tr w:rsidR="0060372E" w:rsidTr="00F06562">
        <w:tc>
          <w:tcPr>
            <w:tcW w:w="1668" w:type="dxa"/>
          </w:tcPr>
          <w:p w:rsidR="0060372E" w:rsidRDefault="0060372E" w:rsidP="00F06562">
            <w:r>
              <w:rPr>
                <w:rFonts w:hint="eastAsia"/>
              </w:rPr>
              <w:t>详情页面</w:t>
            </w:r>
            <w:r>
              <w:rPr>
                <w:rFonts w:hint="eastAsia"/>
              </w:rPr>
              <w:t>-</w:t>
            </w:r>
            <w:r w:rsidR="00782DED">
              <w:rPr>
                <w:rFonts w:hint="eastAsia"/>
              </w:rPr>
              <w:t>维护适应会员级别</w:t>
            </w:r>
          </w:p>
        </w:tc>
        <w:tc>
          <w:tcPr>
            <w:tcW w:w="4750" w:type="dxa"/>
          </w:tcPr>
          <w:p w:rsidR="0060372E" w:rsidRDefault="0060372E" w:rsidP="00F06562">
            <w:pPr>
              <w:pStyle w:val="af1"/>
              <w:numPr>
                <w:ilvl w:val="0"/>
                <w:numId w:val="58"/>
              </w:numPr>
              <w:ind w:firstLineChars="0"/>
            </w:pPr>
            <w:r>
              <w:rPr>
                <w:rFonts w:hint="eastAsia"/>
              </w:rPr>
              <w:t>按照“</w:t>
            </w:r>
            <w:r w:rsidR="00F10953">
              <w:rPr>
                <w:rFonts w:hint="eastAsia"/>
              </w:rPr>
              <w:t>会员级别编号</w:t>
            </w:r>
            <w:r>
              <w:rPr>
                <w:rFonts w:hint="eastAsia"/>
              </w:rPr>
              <w:t>”</w:t>
            </w:r>
            <w:r w:rsidR="00F10953">
              <w:rPr>
                <w:rFonts w:hint="eastAsia"/>
              </w:rPr>
              <w:t>升序</w:t>
            </w:r>
            <w:r>
              <w:rPr>
                <w:rFonts w:hint="eastAsia"/>
              </w:rPr>
              <w:t>列出该</w:t>
            </w:r>
            <w:del w:id="76" w:author="aibozeng" w:date="2014-07-25T21:25:00Z">
              <w:r w:rsidR="00F10953" w:rsidDel="006504BC">
                <w:rPr>
                  <w:rFonts w:hint="eastAsia"/>
                </w:rPr>
                <w:delText>价格体系</w:delText>
              </w:r>
            </w:del>
            <w:ins w:id="77" w:author="aibozeng" w:date="2014-07-25T21:25:00Z">
              <w:r w:rsidR="006504BC">
                <w:rPr>
                  <w:rFonts w:hint="eastAsia"/>
                </w:rPr>
                <w:t>价格表</w:t>
              </w:r>
            </w:ins>
            <w:r w:rsidR="00F10953">
              <w:rPr>
                <w:rFonts w:hint="eastAsia"/>
              </w:rPr>
              <w:t>应用的会员级别</w:t>
            </w:r>
          </w:p>
          <w:p w:rsidR="0060372E" w:rsidRDefault="0060372E" w:rsidP="00760A8B">
            <w:pPr>
              <w:pStyle w:val="af1"/>
              <w:numPr>
                <w:ilvl w:val="0"/>
                <w:numId w:val="58"/>
              </w:numPr>
              <w:ind w:firstLineChars="0"/>
            </w:pPr>
            <w:r>
              <w:rPr>
                <w:rFonts w:hint="eastAsia"/>
              </w:rPr>
              <w:t>列表字段：</w:t>
            </w:r>
            <w:r w:rsidR="00760A8B">
              <w:rPr>
                <w:rFonts w:hint="eastAsia"/>
              </w:rPr>
              <w:t>会员级别编号、会员级别</w:t>
            </w:r>
            <w:r>
              <w:rPr>
                <w:rFonts w:hint="eastAsia"/>
              </w:rPr>
              <w:t>名称</w:t>
            </w:r>
          </w:p>
        </w:tc>
        <w:tc>
          <w:tcPr>
            <w:tcW w:w="3210" w:type="dxa"/>
          </w:tcPr>
          <w:p w:rsidR="0060372E" w:rsidRDefault="00F57812" w:rsidP="0050334A">
            <w:pPr>
              <w:pStyle w:val="af1"/>
              <w:numPr>
                <w:ilvl w:val="0"/>
                <w:numId w:val="90"/>
              </w:numPr>
              <w:ind w:firstLineChars="0"/>
            </w:pPr>
            <w:r>
              <w:rPr>
                <w:rFonts w:hint="eastAsia"/>
              </w:rPr>
              <w:t>可以添加应用会员级别</w:t>
            </w:r>
            <w:r w:rsidR="0060372E">
              <w:rPr>
                <w:rFonts w:hint="eastAsia"/>
              </w:rPr>
              <w:t>、删除</w:t>
            </w:r>
            <w:r>
              <w:rPr>
                <w:rFonts w:hint="eastAsia"/>
              </w:rPr>
              <w:t>应用会员级别</w:t>
            </w:r>
          </w:p>
          <w:p w:rsidR="0050334A" w:rsidRPr="006E2B79" w:rsidRDefault="0050334A" w:rsidP="000A5312">
            <w:pPr>
              <w:pStyle w:val="af1"/>
              <w:numPr>
                <w:ilvl w:val="0"/>
                <w:numId w:val="90"/>
              </w:numPr>
              <w:ind w:firstLineChars="0"/>
            </w:pPr>
            <w:r>
              <w:rPr>
                <w:rFonts w:hint="eastAsia"/>
              </w:rPr>
              <w:t>需要检查相同的商品在相同的时间内针对同一个会员级</w:t>
            </w:r>
            <w:r w:rsidRPr="006E2B79">
              <w:rPr>
                <w:rFonts w:hint="eastAsia"/>
              </w:rPr>
              <w:t>别</w:t>
            </w:r>
            <w:r w:rsidRPr="0010722A">
              <w:rPr>
                <w:rFonts w:hint="eastAsia"/>
              </w:rPr>
              <w:t>存在两条生效的</w:t>
            </w:r>
            <w:r w:rsidR="00F10953" w:rsidRPr="0010722A">
              <w:rPr>
                <w:rFonts w:hint="eastAsia"/>
              </w:rPr>
              <w:t>价格</w:t>
            </w:r>
            <w:r w:rsidRPr="0010722A">
              <w:rPr>
                <w:rFonts w:hint="eastAsia"/>
              </w:rPr>
              <w:t>数据</w:t>
            </w:r>
            <w:r w:rsidR="000A5E04" w:rsidRPr="0010722A">
              <w:rPr>
                <w:rFonts w:hint="eastAsia"/>
              </w:rPr>
              <w:t>按照最新</w:t>
            </w:r>
            <w:del w:id="78" w:author="aibozeng" w:date="2014-07-25T21:23:00Z">
              <w:r w:rsidR="000A5E04" w:rsidRPr="0010722A" w:rsidDel="00347F3F">
                <w:rPr>
                  <w:rFonts w:hint="eastAsia"/>
                </w:rPr>
                <w:delText>价盘</w:delText>
              </w:r>
            </w:del>
            <w:ins w:id="79" w:author="aibozeng" w:date="2014-07-25T21:23:00Z">
              <w:r w:rsidR="00347F3F">
                <w:rPr>
                  <w:rFonts w:hint="eastAsia"/>
                </w:rPr>
                <w:t>价格表</w:t>
              </w:r>
            </w:ins>
            <w:r w:rsidR="000A5E04" w:rsidRPr="0010722A">
              <w:rPr>
                <w:rFonts w:hint="eastAsia"/>
              </w:rPr>
              <w:t>取价</w:t>
            </w:r>
          </w:p>
          <w:p w:rsidR="000A5312" w:rsidRPr="00BC5794" w:rsidRDefault="000A5312" w:rsidP="000A5312">
            <w:pPr>
              <w:pStyle w:val="af1"/>
              <w:numPr>
                <w:ilvl w:val="0"/>
                <w:numId w:val="90"/>
              </w:numPr>
              <w:ind w:firstLineChars="0"/>
            </w:pPr>
            <w:r w:rsidRPr="0010722A">
              <w:rPr>
                <w:rFonts w:hint="eastAsia"/>
              </w:rPr>
              <w:t>增加补录功能，新增产品直接补录至</w:t>
            </w:r>
            <w:del w:id="80" w:author="aibozeng" w:date="2014-07-25T21:23:00Z">
              <w:r w:rsidRPr="0010722A" w:rsidDel="00347F3F">
                <w:rPr>
                  <w:rFonts w:hint="eastAsia"/>
                </w:rPr>
                <w:delText>价盘</w:delText>
              </w:r>
            </w:del>
            <w:ins w:id="81" w:author="aibozeng" w:date="2014-07-25T21:23:00Z">
              <w:r w:rsidR="00347F3F">
                <w:rPr>
                  <w:rFonts w:hint="eastAsia"/>
                </w:rPr>
                <w:t>价格表</w:t>
              </w:r>
            </w:ins>
            <w:r w:rsidRPr="0010722A">
              <w:rPr>
                <w:rFonts w:hint="eastAsia"/>
              </w:rPr>
              <w:t>中</w:t>
            </w:r>
          </w:p>
        </w:tc>
      </w:tr>
    </w:tbl>
    <w:p w:rsidR="002F26FE" w:rsidRPr="000A5E04" w:rsidRDefault="002F26FE" w:rsidP="002F26FE"/>
    <w:p w:rsidR="006674A2" w:rsidRDefault="006674A2" w:rsidP="006674A2">
      <w:pPr>
        <w:pStyle w:val="3"/>
      </w:pPr>
      <w:del w:id="82" w:author="aibozeng" w:date="2014-07-25T21:25:00Z">
        <w:r w:rsidDel="006504BC">
          <w:rPr>
            <w:rFonts w:hint="eastAsia"/>
          </w:rPr>
          <w:delText>价格体系</w:delText>
        </w:r>
      </w:del>
      <w:ins w:id="83" w:author="aibozeng" w:date="2014-07-25T21:25:00Z">
        <w:r w:rsidR="006504BC">
          <w:rPr>
            <w:rFonts w:hint="eastAsia"/>
          </w:rPr>
          <w:t>价格表</w:t>
        </w:r>
      </w:ins>
      <w:r>
        <w:rPr>
          <w:rFonts w:hint="eastAsia"/>
        </w:rPr>
        <w:t>与会员等级关系</w:t>
      </w:r>
    </w:p>
    <w:p w:rsidR="006674A2" w:rsidRDefault="006674A2" w:rsidP="00431556">
      <w:pPr>
        <w:pStyle w:val="af1"/>
        <w:numPr>
          <w:ilvl w:val="0"/>
          <w:numId w:val="44"/>
        </w:numPr>
        <w:ind w:firstLineChars="0"/>
      </w:pPr>
      <w:r>
        <w:rPr>
          <w:rFonts w:hint="eastAsia"/>
        </w:rPr>
        <w:t>信息点：</w:t>
      </w:r>
      <w:del w:id="84" w:author="aibozeng" w:date="2014-07-25T21:25:00Z">
        <w:r w:rsidDel="006504BC">
          <w:rPr>
            <w:rFonts w:hint="eastAsia"/>
          </w:rPr>
          <w:delText>价格体系</w:delText>
        </w:r>
      </w:del>
      <w:ins w:id="85" w:author="aibozeng" w:date="2014-07-25T21:25:00Z">
        <w:r w:rsidR="006504BC">
          <w:rPr>
            <w:rFonts w:hint="eastAsia"/>
          </w:rPr>
          <w:t>价格表</w:t>
        </w:r>
      </w:ins>
      <w:r>
        <w:rPr>
          <w:rFonts w:hint="eastAsia"/>
        </w:rPr>
        <w:t>编号、会员等级</w:t>
      </w:r>
    </w:p>
    <w:p w:rsidR="00526319" w:rsidRDefault="00526319" w:rsidP="00431556">
      <w:pPr>
        <w:pStyle w:val="af1"/>
        <w:numPr>
          <w:ilvl w:val="0"/>
          <w:numId w:val="44"/>
        </w:numPr>
        <w:ind w:firstLineChars="0"/>
      </w:pPr>
      <w:r>
        <w:rPr>
          <w:rFonts w:hint="eastAsia"/>
        </w:rPr>
        <w:t>业务功能说明：</w:t>
      </w:r>
    </w:p>
    <w:p w:rsidR="00526319" w:rsidRPr="006674A2" w:rsidRDefault="00526319" w:rsidP="00526319">
      <w:pPr>
        <w:pStyle w:val="af1"/>
        <w:ind w:left="720" w:firstLineChars="0" w:firstLine="0"/>
      </w:pPr>
      <w:r>
        <w:rPr>
          <w:rFonts w:hint="eastAsia"/>
        </w:rPr>
        <w:t>详见</w:t>
      </w:r>
      <w:r>
        <w:rPr>
          <w:rFonts w:hint="eastAsia"/>
        </w:rPr>
        <w:t>4.1.13</w:t>
      </w:r>
      <w:r>
        <w:rPr>
          <w:rFonts w:hint="eastAsia"/>
        </w:rPr>
        <w:t>商品价格表</w:t>
      </w:r>
    </w:p>
    <w:p w:rsidR="006674A2" w:rsidRPr="006674A2" w:rsidRDefault="006674A2" w:rsidP="006674A2"/>
    <w:p w:rsidR="00DE7E2E" w:rsidRDefault="00DE7E2E" w:rsidP="00DE7E2E">
      <w:pPr>
        <w:pStyle w:val="3"/>
      </w:pPr>
      <w:r>
        <w:rPr>
          <w:rFonts w:hint="eastAsia"/>
        </w:rPr>
        <w:t>商品评论</w:t>
      </w:r>
    </w:p>
    <w:p w:rsidR="00DE7E2E" w:rsidRDefault="00DE7E2E" w:rsidP="00431556">
      <w:pPr>
        <w:pStyle w:val="af1"/>
        <w:numPr>
          <w:ilvl w:val="0"/>
          <w:numId w:val="42"/>
        </w:numPr>
        <w:ind w:firstLineChars="0"/>
      </w:pPr>
      <w:r w:rsidRPr="006674A2">
        <w:rPr>
          <w:rFonts w:hint="eastAsia"/>
        </w:rPr>
        <w:t>信息点：商品编号、会员编号、评论时间</w:t>
      </w:r>
      <w:r w:rsidR="0045216D">
        <w:rPr>
          <w:rFonts w:hint="eastAsia"/>
        </w:rPr>
        <w:t>、</w:t>
      </w:r>
      <w:r w:rsidR="0045216D" w:rsidRPr="006674A2">
        <w:rPr>
          <w:rFonts w:hint="eastAsia"/>
        </w:rPr>
        <w:t>状态（开启、已关闭）</w:t>
      </w:r>
      <w:r w:rsidRPr="006674A2">
        <w:rPr>
          <w:rFonts w:hint="eastAsia"/>
        </w:rPr>
        <w:t>、评论内容（支持富文本）</w:t>
      </w:r>
    </w:p>
    <w:p w:rsidR="004C6CA8" w:rsidRDefault="004C6CA8" w:rsidP="00431556">
      <w:pPr>
        <w:pStyle w:val="af1"/>
        <w:numPr>
          <w:ilvl w:val="0"/>
          <w:numId w:val="42"/>
        </w:numPr>
        <w:ind w:firstLineChars="0"/>
      </w:pPr>
      <w:r>
        <w:rPr>
          <w:rFonts w:hint="eastAsia"/>
        </w:rPr>
        <w:t>业务功能说明：</w:t>
      </w:r>
    </w:p>
    <w:tbl>
      <w:tblPr>
        <w:tblStyle w:val="af"/>
        <w:tblW w:w="0" w:type="auto"/>
        <w:tblLook w:val="04A0"/>
      </w:tblPr>
      <w:tblGrid>
        <w:gridCol w:w="1668"/>
        <w:gridCol w:w="4750"/>
        <w:gridCol w:w="3210"/>
      </w:tblGrid>
      <w:tr w:rsidR="004C6CA8" w:rsidTr="00F06562">
        <w:tc>
          <w:tcPr>
            <w:tcW w:w="1668" w:type="dxa"/>
          </w:tcPr>
          <w:p w:rsidR="004C6CA8" w:rsidRDefault="004C6CA8" w:rsidP="00F06562">
            <w:r>
              <w:rPr>
                <w:rFonts w:hint="eastAsia"/>
              </w:rPr>
              <w:t>作业编号</w:t>
            </w:r>
          </w:p>
        </w:tc>
        <w:tc>
          <w:tcPr>
            <w:tcW w:w="4750" w:type="dxa"/>
          </w:tcPr>
          <w:p w:rsidR="004C6CA8" w:rsidRDefault="004C6CA8" w:rsidP="00F06562">
            <w:r>
              <w:rPr>
                <w:rFonts w:hint="eastAsia"/>
              </w:rPr>
              <w:t>页面元素描述</w:t>
            </w:r>
          </w:p>
        </w:tc>
        <w:tc>
          <w:tcPr>
            <w:tcW w:w="3210" w:type="dxa"/>
          </w:tcPr>
          <w:p w:rsidR="004C6CA8" w:rsidRDefault="004C6CA8" w:rsidP="00F06562">
            <w:r>
              <w:rPr>
                <w:rFonts w:hint="eastAsia"/>
              </w:rPr>
              <w:t>业务逻辑</w:t>
            </w:r>
          </w:p>
        </w:tc>
      </w:tr>
      <w:tr w:rsidR="00787B0F" w:rsidTr="00F06562">
        <w:tc>
          <w:tcPr>
            <w:tcW w:w="1668" w:type="dxa"/>
          </w:tcPr>
          <w:p w:rsidR="00787B0F" w:rsidRDefault="00787B0F" w:rsidP="00F06562">
            <w:r>
              <w:rPr>
                <w:rFonts w:hint="eastAsia"/>
              </w:rPr>
              <w:t>前台相关页面</w:t>
            </w:r>
          </w:p>
        </w:tc>
        <w:tc>
          <w:tcPr>
            <w:tcW w:w="4750" w:type="dxa"/>
          </w:tcPr>
          <w:p w:rsidR="00787B0F" w:rsidRDefault="00787B0F" w:rsidP="00F06562">
            <w:r>
              <w:rPr>
                <w:rFonts w:hint="eastAsia"/>
              </w:rPr>
              <w:t>参照</w:t>
            </w:r>
            <w:r>
              <w:rPr>
                <w:rFonts w:hint="eastAsia"/>
              </w:rPr>
              <w:t>UI</w:t>
            </w:r>
            <w:r>
              <w:rPr>
                <w:rFonts w:hint="eastAsia"/>
              </w:rPr>
              <w:t>设计图</w:t>
            </w:r>
          </w:p>
        </w:tc>
        <w:tc>
          <w:tcPr>
            <w:tcW w:w="3210" w:type="dxa"/>
          </w:tcPr>
          <w:p w:rsidR="00787B0F" w:rsidRDefault="007F6C12" w:rsidP="00F06562">
            <w:r>
              <w:rPr>
                <w:rFonts w:hint="eastAsia"/>
              </w:rPr>
              <w:t>会员可针对已经租赁过的商品进行评论的提交、修改、删除</w:t>
            </w:r>
            <w:r w:rsidR="001E5800">
              <w:rPr>
                <w:rFonts w:hint="eastAsia"/>
              </w:rPr>
              <w:t>，一个商品可以多次评论</w:t>
            </w:r>
          </w:p>
        </w:tc>
      </w:tr>
      <w:tr w:rsidR="004C6CA8" w:rsidTr="00F06562">
        <w:tc>
          <w:tcPr>
            <w:tcW w:w="1668" w:type="dxa"/>
          </w:tcPr>
          <w:p w:rsidR="004C6CA8" w:rsidRDefault="004C6CA8" w:rsidP="00F06562">
            <w:r>
              <w:rPr>
                <w:rFonts w:hint="eastAsia"/>
              </w:rPr>
              <w:t>查询列表页面</w:t>
            </w:r>
          </w:p>
        </w:tc>
        <w:tc>
          <w:tcPr>
            <w:tcW w:w="4750" w:type="dxa"/>
          </w:tcPr>
          <w:p w:rsidR="004C6CA8" w:rsidRDefault="004C6CA8" w:rsidP="00A82064">
            <w:pPr>
              <w:pStyle w:val="af1"/>
              <w:numPr>
                <w:ilvl w:val="0"/>
                <w:numId w:val="91"/>
              </w:numPr>
              <w:ind w:firstLineChars="0"/>
            </w:pPr>
            <w:r>
              <w:rPr>
                <w:rFonts w:hint="eastAsia"/>
              </w:rPr>
              <w:t>查询条件：</w:t>
            </w:r>
            <w:r w:rsidR="00DC5C49">
              <w:rPr>
                <w:rFonts w:hint="eastAsia"/>
              </w:rPr>
              <w:t>商品</w:t>
            </w:r>
            <w:r>
              <w:rPr>
                <w:rFonts w:hint="eastAsia"/>
              </w:rPr>
              <w:t>编号、</w:t>
            </w:r>
            <w:r w:rsidR="00DC5C49">
              <w:rPr>
                <w:rFonts w:hint="eastAsia"/>
              </w:rPr>
              <w:t>商品</w:t>
            </w:r>
            <w:r>
              <w:rPr>
                <w:rFonts w:hint="eastAsia"/>
              </w:rPr>
              <w:t>名称、</w:t>
            </w:r>
            <w:r w:rsidR="00DC5C49">
              <w:rPr>
                <w:rFonts w:hint="eastAsia"/>
              </w:rPr>
              <w:t>会员</w:t>
            </w:r>
            <w:r>
              <w:rPr>
                <w:rFonts w:hint="eastAsia"/>
              </w:rPr>
              <w:t>、</w:t>
            </w:r>
            <w:r w:rsidR="00DC5C49">
              <w:rPr>
                <w:rFonts w:hint="eastAsia"/>
              </w:rPr>
              <w:t>评论</w:t>
            </w:r>
            <w:r>
              <w:rPr>
                <w:rFonts w:hint="eastAsia"/>
              </w:rPr>
              <w:t>时间区间、状态</w:t>
            </w:r>
          </w:p>
          <w:p w:rsidR="004C6CA8" w:rsidRDefault="004C6CA8" w:rsidP="00A82064">
            <w:pPr>
              <w:pStyle w:val="af1"/>
              <w:numPr>
                <w:ilvl w:val="0"/>
                <w:numId w:val="91"/>
              </w:numPr>
              <w:ind w:firstLineChars="0"/>
            </w:pPr>
            <w:r>
              <w:rPr>
                <w:rFonts w:hint="eastAsia"/>
              </w:rPr>
              <w:t>列表字段：</w:t>
            </w:r>
            <w:r w:rsidR="00DC5C49">
              <w:rPr>
                <w:rFonts w:hint="eastAsia"/>
              </w:rPr>
              <w:t>商品编号、商品名称、会员、评论时间区间、状态</w:t>
            </w:r>
          </w:p>
          <w:p w:rsidR="004C6CA8" w:rsidRDefault="004C6CA8" w:rsidP="00A82064">
            <w:pPr>
              <w:pStyle w:val="af1"/>
              <w:numPr>
                <w:ilvl w:val="0"/>
                <w:numId w:val="91"/>
              </w:numPr>
              <w:ind w:firstLineChars="0"/>
            </w:pPr>
            <w:r>
              <w:rPr>
                <w:rFonts w:hint="eastAsia"/>
              </w:rPr>
              <w:t>页头</w:t>
            </w:r>
            <w:r w:rsidR="001B01AA">
              <w:rPr>
                <w:rFonts w:hint="eastAsia"/>
              </w:rPr>
              <w:t>功能按钮：批量关闭、</w:t>
            </w:r>
            <w:r w:rsidR="00F9071C">
              <w:rPr>
                <w:rFonts w:hint="eastAsia"/>
              </w:rPr>
              <w:t>批量</w:t>
            </w:r>
            <w:r w:rsidR="001B01AA">
              <w:rPr>
                <w:rFonts w:hint="eastAsia"/>
              </w:rPr>
              <w:t>取消关闭</w:t>
            </w:r>
          </w:p>
          <w:p w:rsidR="004C6CA8" w:rsidRDefault="004C6CA8" w:rsidP="00A82064">
            <w:pPr>
              <w:pStyle w:val="af1"/>
              <w:numPr>
                <w:ilvl w:val="0"/>
                <w:numId w:val="91"/>
              </w:numPr>
              <w:ind w:firstLineChars="0"/>
            </w:pPr>
            <w:r>
              <w:rPr>
                <w:rFonts w:hint="eastAsia"/>
              </w:rPr>
              <w:t>列表功能按钮：</w:t>
            </w:r>
            <w:r w:rsidR="0061275C">
              <w:rPr>
                <w:rFonts w:hint="eastAsia"/>
              </w:rPr>
              <w:t>查看、</w:t>
            </w:r>
            <w:r w:rsidR="00795B55">
              <w:rPr>
                <w:rFonts w:hint="eastAsia"/>
              </w:rPr>
              <w:t>关闭</w:t>
            </w:r>
            <w:r w:rsidR="0066193B">
              <w:rPr>
                <w:rFonts w:hint="eastAsia"/>
              </w:rPr>
              <w:t>、取消</w:t>
            </w:r>
            <w:r w:rsidR="00B55C86">
              <w:rPr>
                <w:rFonts w:hint="eastAsia"/>
              </w:rPr>
              <w:t>关闭</w:t>
            </w:r>
          </w:p>
        </w:tc>
        <w:tc>
          <w:tcPr>
            <w:tcW w:w="3210" w:type="dxa"/>
          </w:tcPr>
          <w:p w:rsidR="004C6CA8" w:rsidRDefault="004C6CA8" w:rsidP="00F06562">
            <w:r>
              <w:rPr>
                <w:rFonts w:hint="eastAsia"/>
              </w:rPr>
              <w:t>无</w:t>
            </w:r>
          </w:p>
        </w:tc>
      </w:tr>
      <w:tr w:rsidR="004C6CA8" w:rsidTr="00F06562">
        <w:tc>
          <w:tcPr>
            <w:tcW w:w="1668" w:type="dxa"/>
          </w:tcPr>
          <w:p w:rsidR="004C6CA8" w:rsidRDefault="004C6CA8" w:rsidP="00B55C86">
            <w:r>
              <w:rPr>
                <w:rFonts w:hint="eastAsia"/>
              </w:rPr>
              <w:t>详情页面</w:t>
            </w:r>
            <w:r>
              <w:rPr>
                <w:rFonts w:hint="eastAsia"/>
              </w:rPr>
              <w:t>-</w:t>
            </w:r>
            <w:r w:rsidR="00B55C86">
              <w:rPr>
                <w:rFonts w:hint="eastAsia"/>
              </w:rPr>
              <w:t>查看</w:t>
            </w:r>
          </w:p>
        </w:tc>
        <w:tc>
          <w:tcPr>
            <w:tcW w:w="4750" w:type="dxa"/>
          </w:tcPr>
          <w:p w:rsidR="004C6CA8" w:rsidRDefault="00B55C86" w:rsidP="00B55C86">
            <w:pPr>
              <w:pStyle w:val="af1"/>
              <w:numPr>
                <w:ilvl w:val="0"/>
                <w:numId w:val="92"/>
              </w:numPr>
              <w:ind w:firstLineChars="0"/>
            </w:pPr>
            <w:r>
              <w:rPr>
                <w:rFonts w:hint="eastAsia"/>
              </w:rPr>
              <w:t>所有信息均为只读，不可修改</w:t>
            </w:r>
            <w:r w:rsidR="004C6CA8">
              <w:rPr>
                <w:rFonts w:hint="eastAsia"/>
              </w:rPr>
              <w:t>。</w:t>
            </w:r>
          </w:p>
          <w:p w:rsidR="004C6CA8" w:rsidRDefault="004C6CA8" w:rsidP="00B55C86">
            <w:pPr>
              <w:pStyle w:val="af1"/>
              <w:numPr>
                <w:ilvl w:val="0"/>
                <w:numId w:val="92"/>
              </w:numPr>
              <w:ind w:firstLineChars="0"/>
            </w:pPr>
            <w:r>
              <w:rPr>
                <w:rFonts w:hint="eastAsia"/>
              </w:rPr>
              <w:t>功能按钮：</w:t>
            </w:r>
            <w:r w:rsidR="00B55C86">
              <w:rPr>
                <w:rFonts w:hint="eastAsia"/>
              </w:rPr>
              <w:t>关闭、取消关闭</w:t>
            </w:r>
            <w:r>
              <w:rPr>
                <w:rFonts w:hint="eastAsia"/>
              </w:rPr>
              <w:t>（根据状态来显示对应按钮）</w:t>
            </w:r>
          </w:p>
        </w:tc>
        <w:tc>
          <w:tcPr>
            <w:tcW w:w="3210" w:type="dxa"/>
          </w:tcPr>
          <w:p w:rsidR="004C6CA8" w:rsidRDefault="004C6CA8" w:rsidP="00F06562"/>
        </w:tc>
      </w:tr>
    </w:tbl>
    <w:p w:rsidR="004C6CA8" w:rsidRPr="004C6CA8" w:rsidRDefault="004C6CA8" w:rsidP="004C6CA8"/>
    <w:p w:rsidR="00D50173" w:rsidRPr="00184594" w:rsidRDefault="00D50173" w:rsidP="00D50173"/>
    <w:p w:rsidR="00DE7E2E" w:rsidRDefault="00DE7E2E" w:rsidP="00DE7E2E">
      <w:pPr>
        <w:pStyle w:val="3"/>
      </w:pPr>
      <w:r>
        <w:rPr>
          <w:rFonts w:hint="eastAsia"/>
        </w:rPr>
        <w:t>商品咨询</w:t>
      </w:r>
    </w:p>
    <w:p w:rsidR="00DE7E2E" w:rsidRDefault="00DE7E2E" w:rsidP="00C01A05">
      <w:pPr>
        <w:pStyle w:val="af1"/>
        <w:numPr>
          <w:ilvl w:val="0"/>
          <w:numId w:val="93"/>
        </w:numPr>
        <w:ind w:firstLineChars="0"/>
      </w:pPr>
      <w:r>
        <w:rPr>
          <w:rFonts w:hint="eastAsia"/>
        </w:rPr>
        <w:t>信息点：商品编号、会员编号</w:t>
      </w:r>
      <w:del w:id="86" w:author="aibozeng" w:date="2014-07-25T21:32:00Z">
        <w:r w:rsidR="00FB6A4D" w:rsidDel="006504BC">
          <w:rPr>
            <w:rFonts w:hint="eastAsia"/>
          </w:rPr>
          <w:delText>（</w:delText>
        </w:r>
        <w:r w:rsidR="00FB6A4D" w:rsidDel="006504BC">
          <w:rPr>
            <w:rFonts w:hint="eastAsia"/>
          </w:rPr>
          <w:delText>or</w:delText>
        </w:r>
        <w:r w:rsidR="00FB6A4D" w:rsidDel="006504BC">
          <w:rPr>
            <w:rFonts w:hint="eastAsia"/>
          </w:rPr>
          <w:delText>非会员</w:delText>
        </w:r>
        <w:r w:rsidR="00FB6A4D" w:rsidDel="006504BC">
          <w:rPr>
            <w:rFonts w:hint="eastAsia"/>
          </w:rPr>
          <w:delText>-</w:delText>
        </w:r>
        <w:r w:rsidR="00FB6A4D" w:rsidDel="006504BC">
          <w:rPr>
            <w:rFonts w:hint="eastAsia"/>
          </w:rPr>
          <w:delText>游客</w:delText>
        </w:r>
        <w:r w:rsidR="00FB6A4D" w:rsidDel="006504BC">
          <w:rPr>
            <w:rFonts w:hint="eastAsia"/>
          </w:rPr>
          <w:delText>id</w:delText>
        </w:r>
        <w:r w:rsidR="00FB6A4D" w:rsidDel="006504BC">
          <w:rPr>
            <w:rFonts w:hint="eastAsia"/>
          </w:rPr>
          <w:delText>）</w:delText>
        </w:r>
      </w:del>
      <w:r>
        <w:rPr>
          <w:rFonts w:hint="eastAsia"/>
        </w:rPr>
        <w:t>、</w:t>
      </w:r>
      <w:ins w:id="87" w:author="aibozeng" w:date="2014-07-25T21:33:00Z">
        <w:r w:rsidR="006504BC">
          <w:rPr>
            <w:rFonts w:hint="eastAsia"/>
          </w:rPr>
          <w:t>来源标志码、来源（</w:t>
        </w:r>
      </w:ins>
      <w:ins w:id="88" w:author="aibozeng" w:date="2014-07-25T21:34:00Z">
        <w:r w:rsidR="006504BC">
          <w:rPr>
            <w:rFonts w:hint="eastAsia"/>
          </w:rPr>
          <w:t>网站客户</w:t>
        </w:r>
      </w:ins>
      <w:ins w:id="89" w:author="aibozeng" w:date="2014-07-25T21:33:00Z">
        <w:r w:rsidR="006504BC">
          <w:rPr>
            <w:rFonts w:hint="eastAsia"/>
          </w:rPr>
          <w:t>、</w:t>
        </w:r>
      </w:ins>
      <w:ins w:id="90" w:author="aibozeng" w:date="2014-07-25T21:34:00Z">
        <w:r w:rsidR="006504BC">
          <w:rPr>
            <w:rFonts w:hint="eastAsia"/>
          </w:rPr>
          <w:t>苹果客户</w:t>
        </w:r>
      </w:ins>
      <w:ins w:id="91" w:author="aibozeng" w:date="2014-07-25T21:35:00Z">
        <w:r w:rsidR="006504BC">
          <w:rPr>
            <w:rFonts w:hint="eastAsia"/>
          </w:rPr>
          <w:t>安卓客户</w:t>
        </w:r>
      </w:ins>
      <w:ins w:id="92" w:author="aibozeng" w:date="2014-07-25T21:33:00Z">
        <w:r w:rsidR="006504BC">
          <w:rPr>
            <w:rFonts w:hint="eastAsia"/>
          </w:rPr>
          <w:t>）</w:t>
        </w:r>
      </w:ins>
      <w:r>
        <w:rPr>
          <w:rFonts w:hint="eastAsia"/>
        </w:rPr>
        <w:t>咨询时间、咨询内容、开启状态（开启、已关闭）、回复状态（未回复、已回复）、回复时间、回复内容、回复人</w:t>
      </w:r>
    </w:p>
    <w:p w:rsidR="00C01A05" w:rsidRDefault="00C01A05" w:rsidP="00C01A05">
      <w:pPr>
        <w:pStyle w:val="af1"/>
        <w:numPr>
          <w:ilvl w:val="0"/>
          <w:numId w:val="93"/>
        </w:numPr>
        <w:ind w:firstLineChars="0"/>
      </w:pPr>
      <w:r>
        <w:rPr>
          <w:rFonts w:hint="eastAsia"/>
        </w:rPr>
        <w:t>业务功能说明：</w:t>
      </w:r>
    </w:p>
    <w:tbl>
      <w:tblPr>
        <w:tblStyle w:val="af"/>
        <w:tblW w:w="0" w:type="auto"/>
        <w:tblLook w:val="04A0"/>
      </w:tblPr>
      <w:tblGrid>
        <w:gridCol w:w="1668"/>
        <w:gridCol w:w="4750"/>
        <w:gridCol w:w="3210"/>
      </w:tblGrid>
      <w:tr w:rsidR="00C01A05" w:rsidTr="00F06562">
        <w:tc>
          <w:tcPr>
            <w:tcW w:w="1668" w:type="dxa"/>
          </w:tcPr>
          <w:p w:rsidR="00C01A05" w:rsidRDefault="00C01A05" w:rsidP="00F06562">
            <w:r>
              <w:rPr>
                <w:rFonts w:hint="eastAsia"/>
              </w:rPr>
              <w:lastRenderedPageBreak/>
              <w:t>作业编号</w:t>
            </w:r>
          </w:p>
        </w:tc>
        <w:tc>
          <w:tcPr>
            <w:tcW w:w="4750" w:type="dxa"/>
          </w:tcPr>
          <w:p w:rsidR="00C01A05" w:rsidRDefault="00C01A05" w:rsidP="00F06562">
            <w:r>
              <w:rPr>
                <w:rFonts w:hint="eastAsia"/>
              </w:rPr>
              <w:t>页面元素描述</w:t>
            </w:r>
          </w:p>
        </w:tc>
        <w:tc>
          <w:tcPr>
            <w:tcW w:w="3210" w:type="dxa"/>
          </w:tcPr>
          <w:p w:rsidR="00C01A05" w:rsidRDefault="00C01A05" w:rsidP="00F06562">
            <w:r>
              <w:rPr>
                <w:rFonts w:hint="eastAsia"/>
              </w:rPr>
              <w:t>业务逻辑</w:t>
            </w:r>
          </w:p>
        </w:tc>
      </w:tr>
      <w:tr w:rsidR="00C01A05" w:rsidTr="00F06562">
        <w:tc>
          <w:tcPr>
            <w:tcW w:w="1668" w:type="dxa"/>
          </w:tcPr>
          <w:p w:rsidR="00C01A05" w:rsidRDefault="00C01A05" w:rsidP="00F06562">
            <w:r>
              <w:rPr>
                <w:rFonts w:hint="eastAsia"/>
              </w:rPr>
              <w:t>前台相关页面</w:t>
            </w:r>
          </w:p>
        </w:tc>
        <w:tc>
          <w:tcPr>
            <w:tcW w:w="4750" w:type="dxa"/>
          </w:tcPr>
          <w:p w:rsidR="00C01A05" w:rsidRDefault="00C01A05" w:rsidP="00F06562">
            <w:r>
              <w:rPr>
                <w:rFonts w:hint="eastAsia"/>
              </w:rPr>
              <w:t>参照</w:t>
            </w:r>
            <w:r>
              <w:rPr>
                <w:rFonts w:hint="eastAsia"/>
              </w:rPr>
              <w:t>UI</w:t>
            </w:r>
            <w:r>
              <w:rPr>
                <w:rFonts w:hint="eastAsia"/>
              </w:rPr>
              <w:t>设计图</w:t>
            </w:r>
          </w:p>
        </w:tc>
        <w:tc>
          <w:tcPr>
            <w:tcW w:w="3210" w:type="dxa"/>
          </w:tcPr>
          <w:p w:rsidR="00C01A05" w:rsidRDefault="00C01A05" w:rsidP="000F15EE">
            <w:r>
              <w:rPr>
                <w:rFonts w:hint="eastAsia"/>
              </w:rPr>
              <w:t>会员</w:t>
            </w:r>
            <w:r w:rsidR="007262F2">
              <w:rPr>
                <w:rFonts w:hint="eastAsia"/>
              </w:rPr>
              <w:t>和游客均可以提交商品咨询</w:t>
            </w:r>
            <w:r>
              <w:rPr>
                <w:rFonts w:hint="eastAsia"/>
              </w:rPr>
              <w:t>一个商品可以多次</w:t>
            </w:r>
            <w:r w:rsidR="000F15EE">
              <w:rPr>
                <w:rFonts w:hint="eastAsia"/>
              </w:rPr>
              <w:t>咨询</w:t>
            </w:r>
          </w:p>
          <w:p w:rsidR="006E2B79" w:rsidRPr="006E2B79" w:rsidRDefault="006E2B79" w:rsidP="000F15EE">
            <w:r>
              <w:rPr>
                <w:rFonts w:hint="eastAsia"/>
              </w:rPr>
              <w:t>一个咨询对应一个回复；</w:t>
            </w:r>
          </w:p>
        </w:tc>
      </w:tr>
      <w:tr w:rsidR="00C01A05" w:rsidTr="00F06562">
        <w:tc>
          <w:tcPr>
            <w:tcW w:w="1668" w:type="dxa"/>
          </w:tcPr>
          <w:p w:rsidR="00C01A05" w:rsidRDefault="00C01A05" w:rsidP="00F06562">
            <w:r>
              <w:rPr>
                <w:rFonts w:hint="eastAsia"/>
              </w:rPr>
              <w:t>查询列表页面</w:t>
            </w:r>
          </w:p>
        </w:tc>
        <w:tc>
          <w:tcPr>
            <w:tcW w:w="4750" w:type="dxa"/>
          </w:tcPr>
          <w:p w:rsidR="00C01A05" w:rsidRDefault="00C01A05" w:rsidP="00072269">
            <w:pPr>
              <w:pStyle w:val="af1"/>
              <w:numPr>
                <w:ilvl w:val="0"/>
                <w:numId w:val="94"/>
              </w:numPr>
              <w:ind w:firstLineChars="0"/>
            </w:pPr>
            <w:r>
              <w:rPr>
                <w:rFonts w:hint="eastAsia"/>
              </w:rPr>
              <w:t>查询条件：商品编号、商品名称、会员、</w:t>
            </w:r>
            <w:r w:rsidR="00072269">
              <w:rPr>
                <w:rFonts w:hint="eastAsia"/>
              </w:rPr>
              <w:t>咨询</w:t>
            </w:r>
            <w:r>
              <w:rPr>
                <w:rFonts w:hint="eastAsia"/>
              </w:rPr>
              <w:t>时间区间、</w:t>
            </w:r>
            <w:r w:rsidR="00072269">
              <w:rPr>
                <w:rFonts w:hint="eastAsia"/>
              </w:rPr>
              <w:t>开启状态、回复状态</w:t>
            </w:r>
          </w:p>
          <w:p w:rsidR="00C01A05" w:rsidRDefault="00C01A05" w:rsidP="00072269">
            <w:pPr>
              <w:pStyle w:val="af1"/>
              <w:numPr>
                <w:ilvl w:val="0"/>
                <w:numId w:val="94"/>
              </w:numPr>
              <w:ind w:firstLineChars="0"/>
            </w:pPr>
            <w:r>
              <w:rPr>
                <w:rFonts w:hint="eastAsia"/>
              </w:rPr>
              <w:t>列表字段：</w:t>
            </w:r>
            <w:r w:rsidR="00953FCE">
              <w:rPr>
                <w:rFonts w:hint="eastAsia"/>
              </w:rPr>
              <w:t>商品编号、商品名称、会员、咨询时间区间、开启状态、回复状态</w:t>
            </w:r>
            <w:r w:rsidR="005E7B15">
              <w:rPr>
                <w:rFonts w:hint="eastAsia"/>
              </w:rPr>
              <w:t>、回复时间、回复人</w:t>
            </w:r>
          </w:p>
          <w:p w:rsidR="00C01A05" w:rsidRDefault="00C01A05" w:rsidP="00072269">
            <w:pPr>
              <w:pStyle w:val="af1"/>
              <w:numPr>
                <w:ilvl w:val="0"/>
                <w:numId w:val="94"/>
              </w:numPr>
              <w:ind w:firstLineChars="0"/>
            </w:pPr>
            <w:r>
              <w:rPr>
                <w:rFonts w:hint="eastAsia"/>
              </w:rPr>
              <w:t>页头功能按钮：批量关闭、批量取消关闭</w:t>
            </w:r>
          </w:p>
          <w:p w:rsidR="00C01A05" w:rsidRDefault="00C01A05" w:rsidP="00072269">
            <w:pPr>
              <w:pStyle w:val="af1"/>
              <w:numPr>
                <w:ilvl w:val="0"/>
                <w:numId w:val="94"/>
              </w:numPr>
              <w:ind w:firstLineChars="0"/>
            </w:pPr>
            <w:r>
              <w:rPr>
                <w:rFonts w:hint="eastAsia"/>
              </w:rPr>
              <w:t>列表功能按钮：查看</w:t>
            </w:r>
            <w:r w:rsidR="00531556">
              <w:rPr>
                <w:rFonts w:hint="eastAsia"/>
              </w:rPr>
              <w:t>、回复</w:t>
            </w:r>
            <w:r>
              <w:rPr>
                <w:rFonts w:hint="eastAsia"/>
              </w:rPr>
              <w:t>、关闭、取消关闭</w:t>
            </w:r>
          </w:p>
        </w:tc>
        <w:tc>
          <w:tcPr>
            <w:tcW w:w="3210" w:type="dxa"/>
          </w:tcPr>
          <w:p w:rsidR="00C01A05" w:rsidRDefault="00C01A05" w:rsidP="006E2B79">
            <w:r>
              <w:rPr>
                <w:rFonts w:hint="eastAsia"/>
              </w:rPr>
              <w:t>无</w:t>
            </w:r>
          </w:p>
        </w:tc>
      </w:tr>
      <w:tr w:rsidR="00C01A05" w:rsidTr="00F06562">
        <w:tc>
          <w:tcPr>
            <w:tcW w:w="1668" w:type="dxa"/>
          </w:tcPr>
          <w:p w:rsidR="00C01A05" w:rsidRDefault="00C01A05" w:rsidP="00F06562">
            <w:r>
              <w:rPr>
                <w:rFonts w:hint="eastAsia"/>
              </w:rPr>
              <w:t>详情页面</w:t>
            </w:r>
            <w:r>
              <w:rPr>
                <w:rFonts w:hint="eastAsia"/>
              </w:rPr>
              <w:t>-</w:t>
            </w:r>
            <w:r>
              <w:rPr>
                <w:rFonts w:hint="eastAsia"/>
              </w:rPr>
              <w:t>查看</w:t>
            </w:r>
          </w:p>
        </w:tc>
        <w:tc>
          <w:tcPr>
            <w:tcW w:w="4750" w:type="dxa"/>
          </w:tcPr>
          <w:p w:rsidR="00C01A05" w:rsidRDefault="00C01A05" w:rsidP="005E7B15">
            <w:pPr>
              <w:pStyle w:val="af1"/>
              <w:numPr>
                <w:ilvl w:val="0"/>
                <w:numId w:val="95"/>
              </w:numPr>
              <w:ind w:firstLineChars="0"/>
            </w:pPr>
            <w:r>
              <w:rPr>
                <w:rFonts w:hint="eastAsia"/>
              </w:rPr>
              <w:t>所有信息均为只读，不可修改。</w:t>
            </w:r>
          </w:p>
          <w:p w:rsidR="00C01A05" w:rsidRDefault="00C01A05" w:rsidP="005E7B15">
            <w:pPr>
              <w:pStyle w:val="af1"/>
              <w:numPr>
                <w:ilvl w:val="0"/>
                <w:numId w:val="95"/>
              </w:numPr>
              <w:ind w:firstLineChars="0"/>
            </w:pPr>
            <w:r>
              <w:rPr>
                <w:rFonts w:hint="eastAsia"/>
              </w:rPr>
              <w:t>功能按钮：关闭、取消关闭（根据状态来显示对应按钮）</w:t>
            </w:r>
          </w:p>
        </w:tc>
        <w:tc>
          <w:tcPr>
            <w:tcW w:w="3210" w:type="dxa"/>
          </w:tcPr>
          <w:p w:rsidR="00C01A05" w:rsidRDefault="00C01A05" w:rsidP="00F06562"/>
        </w:tc>
      </w:tr>
      <w:tr w:rsidR="00531556" w:rsidTr="00F06562">
        <w:tc>
          <w:tcPr>
            <w:tcW w:w="1668" w:type="dxa"/>
          </w:tcPr>
          <w:p w:rsidR="00531556" w:rsidRDefault="004A351B" w:rsidP="00F06562">
            <w:r>
              <w:rPr>
                <w:rFonts w:hint="eastAsia"/>
              </w:rPr>
              <w:t>详情页面</w:t>
            </w:r>
            <w:r>
              <w:rPr>
                <w:rFonts w:hint="eastAsia"/>
              </w:rPr>
              <w:t>-</w:t>
            </w:r>
            <w:r>
              <w:rPr>
                <w:rFonts w:hint="eastAsia"/>
              </w:rPr>
              <w:t>回复</w:t>
            </w:r>
          </w:p>
        </w:tc>
        <w:tc>
          <w:tcPr>
            <w:tcW w:w="4750" w:type="dxa"/>
          </w:tcPr>
          <w:p w:rsidR="00531556" w:rsidRDefault="004A351B" w:rsidP="005E7B15">
            <w:pPr>
              <w:pStyle w:val="af1"/>
              <w:numPr>
                <w:ilvl w:val="0"/>
                <w:numId w:val="95"/>
              </w:numPr>
              <w:ind w:firstLineChars="0"/>
            </w:pPr>
            <w:r>
              <w:rPr>
                <w:rFonts w:hint="eastAsia"/>
              </w:rPr>
              <w:t>回复内容必填，其他都只读</w:t>
            </w:r>
          </w:p>
          <w:p w:rsidR="004A351B" w:rsidRDefault="004A351B" w:rsidP="005E7B15">
            <w:pPr>
              <w:pStyle w:val="af1"/>
              <w:numPr>
                <w:ilvl w:val="0"/>
                <w:numId w:val="95"/>
              </w:numPr>
              <w:ind w:firstLineChars="0"/>
            </w:pPr>
            <w:r>
              <w:rPr>
                <w:rFonts w:hint="eastAsia"/>
              </w:rPr>
              <w:t>功能按钮：保存</w:t>
            </w:r>
          </w:p>
        </w:tc>
        <w:tc>
          <w:tcPr>
            <w:tcW w:w="3210" w:type="dxa"/>
          </w:tcPr>
          <w:p w:rsidR="00531556" w:rsidRDefault="00531556" w:rsidP="00F06562"/>
        </w:tc>
      </w:tr>
    </w:tbl>
    <w:p w:rsidR="00C01A05" w:rsidRPr="00C01A05" w:rsidRDefault="00C01A05" w:rsidP="00C01A05"/>
    <w:p w:rsidR="00DE7E2E" w:rsidRDefault="00DE7E2E" w:rsidP="00DE7E2E">
      <w:pPr>
        <w:pStyle w:val="3"/>
      </w:pPr>
      <w:r>
        <w:rPr>
          <w:rFonts w:hint="eastAsia"/>
        </w:rPr>
        <w:t>会员投诉</w:t>
      </w:r>
    </w:p>
    <w:p w:rsidR="00DE7E2E" w:rsidRDefault="00035A83" w:rsidP="00E61BD1">
      <w:pPr>
        <w:pStyle w:val="af1"/>
        <w:numPr>
          <w:ilvl w:val="0"/>
          <w:numId w:val="96"/>
        </w:numPr>
        <w:ind w:firstLineChars="0"/>
      </w:pPr>
      <w:r>
        <w:rPr>
          <w:rFonts w:hint="eastAsia"/>
        </w:rPr>
        <w:t>信息点：会员编号、投诉时间、</w:t>
      </w:r>
      <w:ins w:id="93" w:author="aibozeng" w:date="2014-07-25T21:35:00Z">
        <w:r w:rsidR="00EA60F4">
          <w:rPr>
            <w:rFonts w:hint="eastAsia"/>
          </w:rPr>
          <w:t>投诉类型、</w:t>
        </w:r>
      </w:ins>
      <w:r>
        <w:rPr>
          <w:rFonts w:hint="eastAsia"/>
        </w:rPr>
        <w:t>投诉内容、开启状态（开启、已关闭）、回复状态（未回复、已回复）</w:t>
      </w:r>
      <w:r w:rsidR="00DE7E2E">
        <w:rPr>
          <w:rFonts w:hint="eastAsia"/>
        </w:rPr>
        <w:t>、回复时间、回复内容、回复人</w:t>
      </w:r>
    </w:p>
    <w:p w:rsidR="00E61BD1" w:rsidRDefault="00E61BD1" w:rsidP="00E61BD1">
      <w:pPr>
        <w:pStyle w:val="af1"/>
        <w:numPr>
          <w:ilvl w:val="0"/>
          <w:numId w:val="96"/>
        </w:numPr>
        <w:ind w:firstLineChars="0"/>
      </w:pPr>
      <w:r>
        <w:rPr>
          <w:rFonts w:hint="eastAsia"/>
        </w:rPr>
        <w:t>业务功能说明：</w:t>
      </w:r>
    </w:p>
    <w:tbl>
      <w:tblPr>
        <w:tblStyle w:val="af"/>
        <w:tblW w:w="0" w:type="auto"/>
        <w:tblLook w:val="04A0"/>
      </w:tblPr>
      <w:tblGrid>
        <w:gridCol w:w="1668"/>
        <w:gridCol w:w="4750"/>
        <w:gridCol w:w="3210"/>
      </w:tblGrid>
      <w:tr w:rsidR="00E61BD1" w:rsidTr="00F06562">
        <w:tc>
          <w:tcPr>
            <w:tcW w:w="1668" w:type="dxa"/>
          </w:tcPr>
          <w:p w:rsidR="00E61BD1" w:rsidRDefault="00E61BD1" w:rsidP="00F06562">
            <w:r>
              <w:rPr>
                <w:rFonts w:hint="eastAsia"/>
              </w:rPr>
              <w:t>作业编号</w:t>
            </w:r>
          </w:p>
        </w:tc>
        <w:tc>
          <w:tcPr>
            <w:tcW w:w="4750" w:type="dxa"/>
          </w:tcPr>
          <w:p w:rsidR="00E61BD1" w:rsidRDefault="00E61BD1" w:rsidP="00F06562">
            <w:r>
              <w:rPr>
                <w:rFonts w:hint="eastAsia"/>
              </w:rPr>
              <w:t>页面元素描述</w:t>
            </w:r>
          </w:p>
        </w:tc>
        <w:tc>
          <w:tcPr>
            <w:tcW w:w="3210" w:type="dxa"/>
          </w:tcPr>
          <w:p w:rsidR="00E61BD1" w:rsidRDefault="00E61BD1" w:rsidP="00F06562">
            <w:r>
              <w:rPr>
                <w:rFonts w:hint="eastAsia"/>
              </w:rPr>
              <w:t>业务逻辑</w:t>
            </w:r>
          </w:p>
        </w:tc>
      </w:tr>
      <w:tr w:rsidR="00E61BD1" w:rsidTr="00F06562">
        <w:tc>
          <w:tcPr>
            <w:tcW w:w="1668" w:type="dxa"/>
          </w:tcPr>
          <w:p w:rsidR="00E61BD1" w:rsidRDefault="00E61BD1" w:rsidP="00F06562">
            <w:r>
              <w:rPr>
                <w:rFonts w:hint="eastAsia"/>
              </w:rPr>
              <w:t>前台相关页面</w:t>
            </w:r>
          </w:p>
        </w:tc>
        <w:tc>
          <w:tcPr>
            <w:tcW w:w="4750" w:type="dxa"/>
          </w:tcPr>
          <w:p w:rsidR="00E61BD1" w:rsidRDefault="00E61BD1" w:rsidP="00F06562">
            <w:r>
              <w:rPr>
                <w:rFonts w:hint="eastAsia"/>
              </w:rPr>
              <w:t>参照</w:t>
            </w:r>
            <w:r>
              <w:rPr>
                <w:rFonts w:hint="eastAsia"/>
              </w:rPr>
              <w:t>UI</w:t>
            </w:r>
            <w:r>
              <w:rPr>
                <w:rFonts w:hint="eastAsia"/>
              </w:rPr>
              <w:t>设计图</w:t>
            </w:r>
          </w:p>
        </w:tc>
        <w:tc>
          <w:tcPr>
            <w:tcW w:w="3210" w:type="dxa"/>
          </w:tcPr>
          <w:p w:rsidR="00E61BD1" w:rsidRDefault="00E61BD1" w:rsidP="00F06562">
            <w:r>
              <w:rPr>
                <w:rFonts w:hint="eastAsia"/>
              </w:rPr>
              <w:t>会员</w:t>
            </w:r>
            <w:r w:rsidR="00725650">
              <w:rPr>
                <w:rFonts w:hint="eastAsia"/>
              </w:rPr>
              <w:t>在前台的会员中心可以投诉，一个会员可以多次投诉</w:t>
            </w:r>
          </w:p>
          <w:p w:rsidR="006E2B79" w:rsidRDefault="006E2B79" w:rsidP="00F06562">
            <w:r>
              <w:rPr>
                <w:rFonts w:hint="eastAsia"/>
              </w:rPr>
              <w:t>一个投诉对应一次回复</w:t>
            </w:r>
          </w:p>
        </w:tc>
      </w:tr>
      <w:tr w:rsidR="00E61BD1" w:rsidTr="00F06562">
        <w:tc>
          <w:tcPr>
            <w:tcW w:w="1668" w:type="dxa"/>
          </w:tcPr>
          <w:p w:rsidR="00E61BD1" w:rsidRDefault="00E61BD1" w:rsidP="00F06562">
            <w:r>
              <w:rPr>
                <w:rFonts w:hint="eastAsia"/>
              </w:rPr>
              <w:t>查询列表页面</w:t>
            </w:r>
          </w:p>
        </w:tc>
        <w:tc>
          <w:tcPr>
            <w:tcW w:w="4750" w:type="dxa"/>
          </w:tcPr>
          <w:p w:rsidR="00E61BD1" w:rsidRDefault="00E61BD1" w:rsidP="003A5B3B">
            <w:pPr>
              <w:pStyle w:val="af1"/>
              <w:numPr>
                <w:ilvl w:val="0"/>
                <w:numId w:val="97"/>
              </w:numPr>
              <w:ind w:firstLineChars="0"/>
            </w:pPr>
            <w:r>
              <w:rPr>
                <w:rFonts w:hint="eastAsia"/>
              </w:rPr>
              <w:t>查询条件：会员、</w:t>
            </w:r>
            <w:r w:rsidR="00B31384">
              <w:rPr>
                <w:rFonts w:hint="eastAsia"/>
              </w:rPr>
              <w:t>投诉</w:t>
            </w:r>
            <w:r>
              <w:rPr>
                <w:rFonts w:hint="eastAsia"/>
              </w:rPr>
              <w:t>时间区间、</w:t>
            </w:r>
            <w:r w:rsidR="002F6998">
              <w:rPr>
                <w:rFonts w:hint="eastAsia"/>
              </w:rPr>
              <w:t>开启</w:t>
            </w:r>
            <w:r>
              <w:rPr>
                <w:rFonts w:hint="eastAsia"/>
              </w:rPr>
              <w:t>状态、回复状态</w:t>
            </w:r>
            <w:r w:rsidR="001D0034">
              <w:rPr>
                <w:rFonts w:hint="eastAsia"/>
              </w:rPr>
              <w:t>、</w:t>
            </w:r>
            <w:r w:rsidR="002C3CD5">
              <w:rPr>
                <w:rFonts w:hint="eastAsia"/>
              </w:rPr>
              <w:t>回复时间区间、</w:t>
            </w:r>
            <w:r w:rsidR="001D0034">
              <w:rPr>
                <w:rFonts w:hint="eastAsia"/>
              </w:rPr>
              <w:t>回复人</w:t>
            </w:r>
          </w:p>
          <w:p w:rsidR="00E61BD1" w:rsidRDefault="00E61BD1" w:rsidP="003A5B3B">
            <w:pPr>
              <w:pStyle w:val="af1"/>
              <w:numPr>
                <w:ilvl w:val="0"/>
                <w:numId w:val="97"/>
              </w:numPr>
              <w:ind w:firstLineChars="0"/>
            </w:pPr>
            <w:r>
              <w:rPr>
                <w:rFonts w:hint="eastAsia"/>
              </w:rPr>
              <w:t>列表字段：</w:t>
            </w:r>
            <w:r w:rsidR="005170DA">
              <w:rPr>
                <w:rFonts w:hint="eastAsia"/>
              </w:rPr>
              <w:t>会员编号、会员名称、投诉时间、开启状态、回复状态、回复时间、回复人</w:t>
            </w:r>
          </w:p>
          <w:p w:rsidR="00E61BD1" w:rsidRDefault="00E61BD1" w:rsidP="003A5B3B">
            <w:pPr>
              <w:pStyle w:val="af1"/>
              <w:numPr>
                <w:ilvl w:val="0"/>
                <w:numId w:val="97"/>
              </w:numPr>
              <w:ind w:firstLineChars="0"/>
            </w:pPr>
            <w:r>
              <w:rPr>
                <w:rFonts w:hint="eastAsia"/>
              </w:rPr>
              <w:t>页头功能按钮：批量关闭、批量取消关闭</w:t>
            </w:r>
          </w:p>
          <w:p w:rsidR="00E61BD1" w:rsidRDefault="00E61BD1" w:rsidP="003A5B3B">
            <w:pPr>
              <w:pStyle w:val="af1"/>
              <w:numPr>
                <w:ilvl w:val="0"/>
                <w:numId w:val="97"/>
              </w:numPr>
              <w:ind w:firstLineChars="0"/>
            </w:pPr>
            <w:r>
              <w:rPr>
                <w:rFonts w:hint="eastAsia"/>
              </w:rPr>
              <w:t>列表功能按钮：查看、回复、关闭、取消关闭</w:t>
            </w:r>
          </w:p>
        </w:tc>
        <w:tc>
          <w:tcPr>
            <w:tcW w:w="3210" w:type="dxa"/>
          </w:tcPr>
          <w:p w:rsidR="00E61BD1" w:rsidRDefault="00E61BD1" w:rsidP="006E2B79">
            <w:r>
              <w:rPr>
                <w:rFonts w:hint="eastAsia"/>
              </w:rPr>
              <w:t>无</w:t>
            </w:r>
          </w:p>
        </w:tc>
      </w:tr>
      <w:tr w:rsidR="00E61BD1" w:rsidTr="00F06562">
        <w:tc>
          <w:tcPr>
            <w:tcW w:w="1668" w:type="dxa"/>
          </w:tcPr>
          <w:p w:rsidR="00E61BD1" w:rsidRDefault="00E61BD1" w:rsidP="00F06562">
            <w:r>
              <w:rPr>
                <w:rFonts w:hint="eastAsia"/>
              </w:rPr>
              <w:t>详情页面</w:t>
            </w:r>
            <w:r>
              <w:rPr>
                <w:rFonts w:hint="eastAsia"/>
              </w:rPr>
              <w:t>-</w:t>
            </w:r>
            <w:r>
              <w:rPr>
                <w:rFonts w:hint="eastAsia"/>
              </w:rPr>
              <w:t>查看</w:t>
            </w:r>
          </w:p>
        </w:tc>
        <w:tc>
          <w:tcPr>
            <w:tcW w:w="4750" w:type="dxa"/>
          </w:tcPr>
          <w:p w:rsidR="00E61BD1" w:rsidRDefault="00E61BD1" w:rsidP="00715386">
            <w:pPr>
              <w:pStyle w:val="af1"/>
              <w:numPr>
                <w:ilvl w:val="0"/>
                <w:numId w:val="98"/>
              </w:numPr>
              <w:ind w:firstLineChars="0"/>
            </w:pPr>
            <w:r>
              <w:rPr>
                <w:rFonts w:hint="eastAsia"/>
              </w:rPr>
              <w:t>所有信息均为只读，不可修改。</w:t>
            </w:r>
          </w:p>
          <w:p w:rsidR="00E61BD1" w:rsidRDefault="00E61BD1" w:rsidP="00715386">
            <w:pPr>
              <w:pStyle w:val="af1"/>
              <w:numPr>
                <w:ilvl w:val="0"/>
                <w:numId w:val="98"/>
              </w:numPr>
              <w:ind w:firstLineChars="0"/>
            </w:pPr>
            <w:r>
              <w:rPr>
                <w:rFonts w:hint="eastAsia"/>
              </w:rPr>
              <w:t>功能按钮：关闭、取消关闭（根据状态来显示对应按钮）</w:t>
            </w:r>
          </w:p>
        </w:tc>
        <w:tc>
          <w:tcPr>
            <w:tcW w:w="3210" w:type="dxa"/>
          </w:tcPr>
          <w:p w:rsidR="00E61BD1" w:rsidRDefault="00E61BD1" w:rsidP="00F06562"/>
        </w:tc>
      </w:tr>
      <w:tr w:rsidR="00E61BD1" w:rsidTr="00F06562">
        <w:tc>
          <w:tcPr>
            <w:tcW w:w="1668" w:type="dxa"/>
          </w:tcPr>
          <w:p w:rsidR="00E61BD1" w:rsidRDefault="00E61BD1" w:rsidP="00F06562">
            <w:r>
              <w:rPr>
                <w:rFonts w:hint="eastAsia"/>
              </w:rPr>
              <w:lastRenderedPageBreak/>
              <w:t>详情页面</w:t>
            </w:r>
            <w:r>
              <w:rPr>
                <w:rFonts w:hint="eastAsia"/>
              </w:rPr>
              <w:t>-</w:t>
            </w:r>
            <w:r>
              <w:rPr>
                <w:rFonts w:hint="eastAsia"/>
              </w:rPr>
              <w:t>回复</w:t>
            </w:r>
          </w:p>
        </w:tc>
        <w:tc>
          <w:tcPr>
            <w:tcW w:w="4750" w:type="dxa"/>
          </w:tcPr>
          <w:p w:rsidR="00E61BD1" w:rsidRDefault="00E61BD1" w:rsidP="00715386">
            <w:pPr>
              <w:pStyle w:val="af1"/>
              <w:numPr>
                <w:ilvl w:val="0"/>
                <w:numId w:val="99"/>
              </w:numPr>
              <w:ind w:firstLineChars="0"/>
            </w:pPr>
            <w:r>
              <w:rPr>
                <w:rFonts w:hint="eastAsia"/>
              </w:rPr>
              <w:t>回复内容必填，其他都只读</w:t>
            </w:r>
          </w:p>
          <w:p w:rsidR="00E61BD1" w:rsidRDefault="00E61BD1" w:rsidP="00715386">
            <w:pPr>
              <w:pStyle w:val="af1"/>
              <w:numPr>
                <w:ilvl w:val="0"/>
                <w:numId w:val="99"/>
              </w:numPr>
              <w:ind w:firstLineChars="0"/>
            </w:pPr>
            <w:r>
              <w:rPr>
                <w:rFonts w:hint="eastAsia"/>
              </w:rPr>
              <w:t>功能按钮：保存</w:t>
            </w:r>
          </w:p>
        </w:tc>
        <w:tc>
          <w:tcPr>
            <w:tcW w:w="3210" w:type="dxa"/>
          </w:tcPr>
          <w:p w:rsidR="00E61BD1" w:rsidRDefault="00E61BD1" w:rsidP="00F06562"/>
        </w:tc>
      </w:tr>
    </w:tbl>
    <w:p w:rsidR="00E61BD1" w:rsidRPr="008D3E9E" w:rsidRDefault="00E61BD1" w:rsidP="00E61BD1"/>
    <w:p w:rsidR="00DE7E2E" w:rsidRPr="009E2A4B" w:rsidRDefault="00DE7E2E" w:rsidP="009E2A4B"/>
    <w:p w:rsidR="00B47B63" w:rsidRDefault="0049656A" w:rsidP="00A54976">
      <w:pPr>
        <w:pStyle w:val="2"/>
      </w:pPr>
      <w:bookmarkStart w:id="94" w:name="_Toc392169197"/>
      <w:r>
        <w:rPr>
          <w:rFonts w:hint="eastAsia"/>
        </w:rPr>
        <w:lastRenderedPageBreak/>
        <w:t>S004-01</w:t>
      </w:r>
      <w:r>
        <w:rPr>
          <w:rFonts w:hint="eastAsia"/>
        </w:rPr>
        <w:t>采购收货</w:t>
      </w:r>
      <w:bookmarkEnd w:id="94"/>
    </w:p>
    <w:p w:rsidR="00244D11" w:rsidRDefault="00B47B63" w:rsidP="00B47B63">
      <w:pPr>
        <w:pStyle w:val="3"/>
      </w:pPr>
      <w:r>
        <w:rPr>
          <w:rFonts w:hint="eastAsia"/>
        </w:rPr>
        <w:t>SOP</w:t>
      </w:r>
    </w:p>
    <w:p w:rsidR="002E2818" w:rsidRDefault="004C6591" w:rsidP="002E2818">
      <w:r>
        <w:rPr>
          <w:noProof/>
        </w:rPr>
        <w:lastRenderedPageBreak/>
        <w:drawing>
          <wp:inline distT="0" distB="0" distL="0" distR="0">
            <wp:extent cx="5976620" cy="8453851"/>
            <wp:effectExtent l="0" t="0" r="0" b="0"/>
            <wp:docPr id="4" name="图片 4" descr="D:\LHT\Bequeen\02需求设计\SOP\SOP定稿文件\SOP-S004-01采购收货.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HT\Bequeen\02需求设计\SOP\SOP定稿文件\SOP-S004-01采购收货.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76620" cy="8453851"/>
                    </a:xfrm>
                    <a:prstGeom prst="rect">
                      <a:avLst/>
                    </a:prstGeom>
                    <a:noFill/>
                    <a:ln>
                      <a:noFill/>
                    </a:ln>
                  </pic:spPr>
                </pic:pic>
              </a:graphicData>
            </a:graphic>
          </wp:inline>
        </w:drawing>
      </w:r>
    </w:p>
    <w:p w:rsidR="00563C06" w:rsidRDefault="00563C06" w:rsidP="00563C06">
      <w:pPr>
        <w:pStyle w:val="3"/>
      </w:pPr>
      <w:r>
        <w:rPr>
          <w:rFonts w:hint="eastAsia"/>
        </w:rPr>
        <w:lastRenderedPageBreak/>
        <w:t>表单</w:t>
      </w:r>
    </w:p>
    <w:p w:rsidR="00393519" w:rsidRDefault="00393519" w:rsidP="00CA189F">
      <w:pPr>
        <w:pStyle w:val="4"/>
      </w:pPr>
      <w:r>
        <w:rPr>
          <w:rFonts w:hint="eastAsia"/>
        </w:rPr>
        <w:t>采购单</w:t>
      </w:r>
    </w:p>
    <w:p w:rsidR="00393519" w:rsidRDefault="00393519" w:rsidP="00431556">
      <w:pPr>
        <w:pStyle w:val="af1"/>
        <w:numPr>
          <w:ilvl w:val="0"/>
          <w:numId w:val="16"/>
        </w:numPr>
        <w:ind w:firstLineChars="0"/>
      </w:pPr>
      <w:r w:rsidRPr="00E20607">
        <w:rPr>
          <w:rFonts w:hint="eastAsia"/>
        </w:rPr>
        <w:t>单头信息点：</w:t>
      </w:r>
      <w:r w:rsidR="00144CDD">
        <w:rPr>
          <w:rFonts w:hint="eastAsia"/>
        </w:rPr>
        <w:t>单据类别、单据编号、单据</w:t>
      </w:r>
      <w:r>
        <w:rPr>
          <w:rFonts w:hint="eastAsia"/>
        </w:rPr>
        <w:t>日期、所属公司、供应商、</w:t>
      </w:r>
      <w:r w:rsidRPr="00EA60F4">
        <w:rPr>
          <w:rFonts w:hint="eastAsia"/>
          <w:highlight w:val="yellow"/>
          <w:rPrChange w:id="95" w:author="aibozeng" w:date="2014-07-25T21:38:00Z">
            <w:rPr>
              <w:rFonts w:hint="eastAsia"/>
            </w:rPr>
          </w:rPrChange>
        </w:rPr>
        <w:t>会员（向个人采购时有值）</w:t>
      </w:r>
      <w:r>
        <w:rPr>
          <w:rFonts w:hint="eastAsia"/>
        </w:rPr>
        <w:t>、版本、采购员、部门、结案状态、单据状态、流程状态、冻结状态、税种</w:t>
      </w:r>
      <w:r>
        <w:rPr>
          <w:rFonts w:hint="eastAsia"/>
        </w:rPr>
        <w:t>/</w:t>
      </w:r>
      <w:r>
        <w:rPr>
          <w:rFonts w:hint="eastAsia"/>
        </w:rPr>
        <w:t>税率、币种</w:t>
      </w:r>
      <w:r>
        <w:rPr>
          <w:rFonts w:hint="eastAsia"/>
        </w:rPr>
        <w:t>/</w:t>
      </w:r>
      <w:r>
        <w:rPr>
          <w:rFonts w:hint="eastAsia"/>
        </w:rPr>
        <w:t>汇率、送货地址、备注、总数量、未税总计、税额总计、价税合计、结案备注、</w:t>
      </w:r>
      <w:r w:rsidR="00C2219A" w:rsidRPr="00C2219A">
        <w:rPr>
          <w:rFonts w:hint="eastAsia"/>
        </w:rPr>
        <w:t>结案时间</w:t>
      </w:r>
      <w:r w:rsidR="00C2219A">
        <w:rPr>
          <w:rFonts w:hint="eastAsia"/>
        </w:rPr>
        <w:t>、</w:t>
      </w:r>
      <w:r>
        <w:rPr>
          <w:rFonts w:hint="eastAsia"/>
        </w:rPr>
        <w:t>冻结备注、</w:t>
      </w:r>
      <w:r w:rsidR="00D50173" w:rsidRPr="00C2219A">
        <w:rPr>
          <w:rFonts w:hint="eastAsia"/>
        </w:rPr>
        <w:t>创建人、创建时间、</w:t>
      </w:r>
      <w:r w:rsidR="00990F49">
        <w:rPr>
          <w:rFonts w:hint="eastAsia"/>
        </w:rPr>
        <w:t>最后修改人、最后修改时间</w:t>
      </w:r>
      <w:r w:rsidR="00C2219A" w:rsidRPr="00C2219A">
        <w:rPr>
          <w:rFonts w:hint="eastAsia"/>
          <w:color w:val="FF0000"/>
        </w:rPr>
        <w:t>（所有表单均设置操作（创建、修改、审核、结案）人、操作时间）</w:t>
      </w:r>
      <w:r w:rsidR="003A4E56">
        <w:rPr>
          <w:rFonts w:hint="eastAsia"/>
        </w:rPr>
        <w:t>、审核人、审核时间、审核意见</w:t>
      </w:r>
    </w:p>
    <w:p w:rsidR="00393519" w:rsidRDefault="00393519" w:rsidP="00431556">
      <w:pPr>
        <w:pStyle w:val="af1"/>
        <w:numPr>
          <w:ilvl w:val="0"/>
          <w:numId w:val="16"/>
        </w:numPr>
        <w:ind w:firstLineChars="0"/>
      </w:pPr>
      <w:r>
        <w:rPr>
          <w:rFonts w:hint="eastAsia"/>
        </w:rPr>
        <w:t>单身信息点：序号、商品编码、商品名称、商品规格、</w:t>
      </w:r>
      <w:r w:rsidRPr="00EA60F4">
        <w:rPr>
          <w:rFonts w:hint="eastAsia"/>
          <w:highlight w:val="yellow"/>
          <w:rPrChange w:id="96" w:author="aibozeng" w:date="2014-07-25T21:37:00Z">
            <w:rPr>
              <w:rFonts w:hint="eastAsia"/>
            </w:rPr>
          </w:rPrChange>
        </w:rPr>
        <w:t>等级、</w:t>
      </w:r>
      <w:r>
        <w:rPr>
          <w:rFonts w:hint="eastAsia"/>
        </w:rPr>
        <w:t>单位、商品类别、数量、含税、税率、单价、含税单价、无税金额、税额、价税合计、本币无税金额、本币税额、本币价税合计、交货日期、赠品</w:t>
      </w:r>
      <w:r w:rsidR="00C2219A" w:rsidRPr="00C2219A">
        <w:rPr>
          <w:rFonts w:hint="eastAsia"/>
        </w:rPr>
        <w:t>（指类型）</w:t>
      </w:r>
      <w:r>
        <w:rPr>
          <w:rFonts w:hint="eastAsia"/>
        </w:rPr>
        <w:t>、前置单据、结案状态、备注、已交数量</w:t>
      </w:r>
    </w:p>
    <w:p w:rsidR="00144CDD" w:rsidRDefault="00144CDD" w:rsidP="00431556">
      <w:pPr>
        <w:pStyle w:val="af1"/>
        <w:numPr>
          <w:ilvl w:val="0"/>
          <w:numId w:val="16"/>
        </w:numPr>
        <w:ind w:firstLineChars="0"/>
      </w:pPr>
      <w:r>
        <w:rPr>
          <w:rFonts w:hint="eastAsia"/>
        </w:rPr>
        <w:t>业务功能说明：</w:t>
      </w:r>
    </w:p>
    <w:tbl>
      <w:tblPr>
        <w:tblStyle w:val="af"/>
        <w:tblW w:w="0" w:type="auto"/>
        <w:tblLook w:val="04A0"/>
      </w:tblPr>
      <w:tblGrid>
        <w:gridCol w:w="1668"/>
        <w:gridCol w:w="4750"/>
        <w:gridCol w:w="3210"/>
      </w:tblGrid>
      <w:tr w:rsidR="004D088A" w:rsidTr="00F06562">
        <w:tc>
          <w:tcPr>
            <w:tcW w:w="1668" w:type="dxa"/>
          </w:tcPr>
          <w:p w:rsidR="004D088A" w:rsidRDefault="004D088A" w:rsidP="00F06562">
            <w:r>
              <w:rPr>
                <w:rFonts w:hint="eastAsia"/>
              </w:rPr>
              <w:t>作业编号</w:t>
            </w:r>
          </w:p>
        </w:tc>
        <w:tc>
          <w:tcPr>
            <w:tcW w:w="4750" w:type="dxa"/>
          </w:tcPr>
          <w:p w:rsidR="004D088A" w:rsidRDefault="004D088A" w:rsidP="00F06562">
            <w:r>
              <w:rPr>
                <w:rFonts w:hint="eastAsia"/>
              </w:rPr>
              <w:t>页面元素描述</w:t>
            </w:r>
          </w:p>
        </w:tc>
        <w:tc>
          <w:tcPr>
            <w:tcW w:w="3210" w:type="dxa"/>
          </w:tcPr>
          <w:p w:rsidR="004D088A" w:rsidRDefault="004D088A" w:rsidP="00F06562">
            <w:r>
              <w:rPr>
                <w:rFonts w:hint="eastAsia"/>
              </w:rPr>
              <w:t>业务逻辑</w:t>
            </w:r>
          </w:p>
        </w:tc>
      </w:tr>
      <w:tr w:rsidR="004D088A" w:rsidTr="00F06562">
        <w:tc>
          <w:tcPr>
            <w:tcW w:w="1668" w:type="dxa"/>
          </w:tcPr>
          <w:p w:rsidR="004D088A" w:rsidRDefault="004D088A" w:rsidP="00F06562">
            <w:r>
              <w:rPr>
                <w:rFonts w:hint="eastAsia"/>
              </w:rPr>
              <w:t>查询列表页面</w:t>
            </w:r>
          </w:p>
        </w:tc>
        <w:tc>
          <w:tcPr>
            <w:tcW w:w="4750" w:type="dxa"/>
          </w:tcPr>
          <w:p w:rsidR="004D088A" w:rsidRPr="0097368F" w:rsidRDefault="004D088A" w:rsidP="003870BA">
            <w:pPr>
              <w:pStyle w:val="af1"/>
              <w:numPr>
                <w:ilvl w:val="0"/>
                <w:numId w:val="100"/>
              </w:numPr>
              <w:ind w:firstLineChars="0"/>
            </w:pPr>
            <w:r>
              <w:rPr>
                <w:rFonts w:hint="eastAsia"/>
              </w:rPr>
              <w:t>查询条件：</w:t>
            </w:r>
            <w:r w:rsidR="003870BA">
              <w:rPr>
                <w:rFonts w:hint="eastAsia"/>
              </w:rPr>
              <w:t>单据类别、单据编号、单据日期（区间）、所属公司、供应商、会员、结案状态、单据状态、流程状态、冻结状态、采购员、</w:t>
            </w:r>
            <w:r w:rsidR="003870BA" w:rsidRPr="006E2B79">
              <w:rPr>
                <w:rFonts w:hint="eastAsia"/>
              </w:rPr>
              <w:t>排序方式</w:t>
            </w:r>
          </w:p>
          <w:p w:rsidR="004D088A" w:rsidRDefault="004D088A" w:rsidP="00597738">
            <w:pPr>
              <w:pStyle w:val="af1"/>
              <w:numPr>
                <w:ilvl w:val="0"/>
                <w:numId w:val="100"/>
              </w:numPr>
              <w:ind w:firstLineChars="0"/>
            </w:pPr>
            <w:r>
              <w:rPr>
                <w:rFonts w:hint="eastAsia"/>
              </w:rPr>
              <w:t>列表字段：</w:t>
            </w:r>
            <w:r w:rsidR="00597738">
              <w:rPr>
                <w:rFonts w:hint="eastAsia"/>
              </w:rPr>
              <w:t>单据编号、单据类别、单据日期、所属公司、供应商、会员、采购员、单据状态、流程状态、结案状态、冻结状态、总数量、未税金额、含税金额</w:t>
            </w:r>
          </w:p>
          <w:p w:rsidR="004D088A" w:rsidRDefault="004D088A" w:rsidP="003870BA">
            <w:pPr>
              <w:pStyle w:val="af1"/>
              <w:numPr>
                <w:ilvl w:val="0"/>
                <w:numId w:val="100"/>
              </w:numPr>
              <w:ind w:firstLineChars="0"/>
            </w:pPr>
            <w:r>
              <w:rPr>
                <w:rFonts w:hint="eastAsia"/>
              </w:rPr>
              <w:t>页头功能按钮：新建、</w:t>
            </w:r>
            <w:r w:rsidR="000944E7">
              <w:rPr>
                <w:rFonts w:hint="eastAsia"/>
              </w:rPr>
              <w:t>提交、审核、编辑、结案</w:t>
            </w:r>
          </w:p>
          <w:p w:rsidR="004D088A" w:rsidRDefault="004D088A" w:rsidP="00570BDF">
            <w:pPr>
              <w:pStyle w:val="af1"/>
              <w:numPr>
                <w:ilvl w:val="0"/>
                <w:numId w:val="100"/>
              </w:numPr>
              <w:ind w:firstLineChars="0"/>
            </w:pPr>
            <w:r>
              <w:rPr>
                <w:rFonts w:hint="eastAsia"/>
              </w:rPr>
              <w:t>列表功能按钮：修改、提交、</w:t>
            </w:r>
            <w:r w:rsidR="00570BDF">
              <w:rPr>
                <w:rFonts w:hint="eastAsia"/>
              </w:rPr>
              <w:t>审核、结案</w:t>
            </w:r>
          </w:p>
        </w:tc>
        <w:tc>
          <w:tcPr>
            <w:tcW w:w="3210" w:type="dxa"/>
          </w:tcPr>
          <w:p w:rsidR="004D088A" w:rsidRDefault="004D088A" w:rsidP="00F06562">
            <w:r>
              <w:rPr>
                <w:rFonts w:hint="eastAsia"/>
              </w:rPr>
              <w:t>无</w:t>
            </w:r>
          </w:p>
        </w:tc>
      </w:tr>
      <w:tr w:rsidR="004D088A" w:rsidTr="00F06562">
        <w:tc>
          <w:tcPr>
            <w:tcW w:w="1668" w:type="dxa"/>
          </w:tcPr>
          <w:p w:rsidR="004D088A" w:rsidRDefault="004D088A" w:rsidP="00F06562">
            <w:r>
              <w:rPr>
                <w:rFonts w:hint="eastAsia"/>
              </w:rPr>
              <w:t>详情页面</w:t>
            </w:r>
            <w:r>
              <w:rPr>
                <w:rFonts w:hint="eastAsia"/>
              </w:rPr>
              <w:t>-</w:t>
            </w:r>
            <w:r>
              <w:rPr>
                <w:rFonts w:hint="eastAsia"/>
              </w:rPr>
              <w:t>新建</w:t>
            </w:r>
          </w:p>
          <w:p w:rsidR="00094D41" w:rsidRDefault="00094D41" w:rsidP="00F06562">
            <w:bookmarkStart w:id="97" w:name="OLE_LINK1"/>
            <w:bookmarkStart w:id="98" w:name="OLE_LINK2"/>
            <w:r>
              <w:rPr>
                <w:rFonts w:hint="eastAsia"/>
              </w:rPr>
              <w:t>（</w:t>
            </w:r>
            <w:r>
              <w:rPr>
                <w:rFonts w:hint="eastAsia"/>
              </w:rPr>
              <w:t>S004-01</w:t>
            </w:r>
            <w:r w:rsidR="003C0603">
              <w:rPr>
                <w:rFonts w:hint="eastAsia"/>
              </w:rPr>
              <w:t>-6</w:t>
            </w:r>
            <w:r>
              <w:rPr>
                <w:rFonts w:hint="eastAsia"/>
              </w:rPr>
              <w:t>）</w:t>
            </w:r>
            <w:bookmarkEnd w:id="97"/>
            <w:bookmarkEnd w:id="98"/>
          </w:p>
        </w:tc>
        <w:tc>
          <w:tcPr>
            <w:tcW w:w="4750" w:type="dxa"/>
          </w:tcPr>
          <w:p w:rsidR="004D088A" w:rsidRDefault="002206EC" w:rsidP="00E3567C">
            <w:pPr>
              <w:pStyle w:val="af1"/>
              <w:numPr>
                <w:ilvl w:val="0"/>
                <w:numId w:val="101"/>
              </w:numPr>
              <w:ind w:firstLineChars="0"/>
            </w:pPr>
            <w:r>
              <w:rPr>
                <w:rFonts w:hint="eastAsia"/>
              </w:rPr>
              <w:t>采购单</w:t>
            </w:r>
            <w:r w:rsidR="00533290">
              <w:rPr>
                <w:rFonts w:hint="eastAsia"/>
              </w:rPr>
              <w:t>单头</w:t>
            </w:r>
            <w:r w:rsidR="004D088A">
              <w:rPr>
                <w:rFonts w:hint="eastAsia"/>
              </w:rPr>
              <w:t>信息除了“</w:t>
            </w:r>
            <w:r w:rsidR="001C1AB6">
              <w:rPr>
                <w:rFonts w:hint="eastAsia"/>
              </w:rPr>
              <w:t>采购员、部门、备注</w:t>
            </w:r>
            <w:r w:rsidR="004D088A">
              <w:rPr>
                <w:rFonts w:hint="eastAsia"/>
              </w:rPr>
              <w:t>”，其他字段均为必填字段；</w:t>
            </w:r>
            <w:r w:rsidR="001C1AB6">
              <w:rPr>
                <w:rFonts w:hint="eastAsia"/>
              </w:rPr>
              <w:t>单据编号编号是唯一值；“结案状态、单据状态、流程状态、冻结状态”全部通过功能按钮来改变，在所有详情页面都是只读；“总数量、未税总计、价税总计”默认值</w:t>
            </w:r>
            <w:r w:rsidR="001C1AB6">
              <w:rPr>
                <w:rFonts w:hint="eastAsia"/>
              </w:rPr>
              <w:t>=0</w:t>
            </w:r>
            <w:r w:rsidR="001C1AB6">
              <w:rPr>
                <w:rFonts w:hint="eastAsia"/>
              </w:rPr>
              <w:t>，全部都是通过单身自动计算，在所有的详情页面均为只读。</w:t>
            </w:r>
          </w:p>
          <w:p w:rsidR="00EC7D93" w:rsidRDefault="00EC7D93" w:rsidP="00E3567C">
            <w:pPr>
              <w:pStyle w:val="af1"/>
              <w:numPr>
                <w:ilvl w:val="0"/>
                <w:numId w:val="101"/>
              </w:numPr>
              <w:ind w:firstLineChars="0"/>
            </w:pPr>
            <w:r>
              <w:rPr>
                <w:rFonts w:hint="eastAsia"/>
              </w:rPr>
              <w:t>采购单单身</w:t>
            </w:r>
            <w:r w:rsidR="0044105C">
              <w:rPr>
                <w:rFonts w:hint="eastAsia"/>
              </w:rPr>
              <w:t>商品</w:t>
            </w:r>
            <w:r w:rsidR="00E40975" w:rsidRPr="00EC7D93">
              <w:rPr>
                <w:rFonts w:hint="eastAsia"/>
              </w:rPr>
              <w:t>名称、</w:t>
            </w:r>
            <w:r w:rsidR="0044105C">
              <w:rPr>
                <w:rFonts w:hint="eastAsia"/>
              </w:rPr>
              <w:t>商品</w:t>
            </w:r>
            <w:r w:rsidR="00E40975" w:rsidRPr="00EC7D93">
              <w:rPr>
                <w:rFonts w:hint="eastAsia"/>
              </w:rPr>
              <w:t>规格、单位、</w:t>
            </w:r>
            <w:r w:rsidR="0044105C">
              <w:rPr>
                <w:rFonts w:hint="eastAsia"/>
              </w:rPr>
              <w:t>商品</w:t>
            </w:r>
            <w:r w:rsidR="00E40975" w:rsidRPr="00EC7D93">
              <w:rPr>
                <w:rFonts w:hint="eastAsia"/>
              </w:rPr>
              <w:t>类别</w:t>
            </w:r>
            <w:r w:rsidR="00E40975">
              <w:rPr>
                <w:rFonts w:hint="eastAsia"/>
              </w:rPr>
              <w:t>都是只读，根据选择的</w:t>
            </w:r>
            <w:r w:rsidR="0044105C">
              <w:rPr>
                <w:rFonts w:hint="eastAsia"/>
              </w:rPr>
              <w:t>商品</w:t>
            </w:r>
            <w:r w:rsidR="00E40975">
              <w:rPr>
                <w:rFonts w:hint="eastAsia"/>
              </w:rPr>
              <w:t>自动带出</w:t>
            </w:r>
            <w:r w:rsidR="00EB4A5C">
              <w:rPr>
                <w:rFonts w:hint="eastAsia"/>
              </w:rPr>
              <w:t>；</w:t>
            </w:r>
            <w:r w:rsidR="00803C21">
              <w:rPr>
                <w:rFonts w:hint="eastAsia"/>
              </w:rPr>
              <w:t>只可修改“</w:t>
            </w:r>
            <w:r w:rsidR="0044105C">
              <w:rPr>
                <w:rFonts w:hint="eastAsia"/>
              </w:rPr>
              <w:t>商品</w:t>
            </w:r>
            <w:r w:rsidR="00803C21">
              <w:rPr>
                <w:rFonts w:hint="eastAsia"/>
              </w:rPr>
              <w:t>编号、数量、含税、单价、交货</w:t>
            </w:r>
            <w:r w:rsidR="00803C21">
              <w:rPr>
                <w:rFonts w:hint="eastAsia"/>
              </w:rPr>
              <w:lastRenderedPageBreak/>
              <w:t>日期、赠品、备注”，其他字段只读。</w:t>
            </w:r>
          </w:p>
          <w:p w:rsidR="004D088A" w:rsidRDefault="004D088A" w:rsidP="00E3567C">
            <w:pPr>
              <w:pStyle w:val="af1"/>
              <w:numPr>
                <w:ilvl w:val="0"/>
                <w:numId w:val="101"/>
              </w:numPr>
              <w:ind w:firstLineChars="0"/>
            </w:pPr>
            <w:r>
              <w:rPr>
                <w:rFonts w:hint="eastAsia"/>
              </w:rPr>
              <w:t>功能按钮：保存、提交、</w:t>
            </w:r>
            <w:r w:rsidR="000768A4">
              <w:rPr>
                <w:rFonts w:hint="eastAsia"/>
              </w:rPr>
              <w:t>返回</w:t>
            </w:r>
            <w:r>
              <w:rPr>
                <w:rFonts w:hint="eastAsia"/>
              </w:rPr>
              <w:t>（根据状态来显示对应按钮）</w:t>
            </w:r>
          </w:p>
        </w:tc>
        <w:tc>
          <w:tcPr>
            <w:tcW w:w="3210" w:type="dxa"/>
          </w:tcPr>
          <w:p w:rsidR="004D088A" w:rsidRDefault="00EC7D93" w:rsidP="009F12EF">
            <w:pPr>
              <w:pStyle w:val="af1"/>
              <w:numPr>
                <w:ilvl w:val="0"/>
                <w:numId w:val="102"/>
              </w:numPr>
              <w:ind w:firstLineChars="0"/>
            </w:pPr>
            <w:r>
              <w:rPr>
                <w:rFonts w:hint="eastAsia"/>
              </w:rPr>
              <w:lastRenderedPageBreak/>
              <w:t>单头</w:t>
            </w:r>
            <w:r w:rsidR="009F12EF">
              <w:rPr>
                <w:rFonts w:hint="eastAsia"/>
              </w:rPr>
              <w:t>版本是预留字段，给下一期实施的变更单使用，</w:t>
            </w:r>
            <w:r w:rsidR="009F12EF" w:rsidRPr="009F12EF">
              <w:rPr>
                <w:rFonts w:hint="eastAsia"/>
              </w:rPr>
              <w:t>默认为</w:t>
            </w:r>
            <w:r w:rsidR="009F12EF" w:rsidRPr="009F12EF">
              <w:rPr>
                <w:rFonts w:hint="eastAsia"/>
              </w:rPr>
              <w:t>0</w:t>
            </w:r>
            <w:r w:rsidR="009F12EF" w:rsidRPr="009F12EF">
              <w:rPr>
                <w:rFonts w:hint="eastAsia"/>
              </w:rPr>
              <w:t>，不能修改，根据变更单，变更一次在原来的基础上加</w:t>
            </w:r>
            <w:r w:rsidR="009F12EF" w:rsidRPr="009F12EF">
              <w:rPr>
                <w:rFonts w:hint="eastAsia"/>
              </w:rPr>
              <w:t>1</w:t>
            </w:r>
            <w:r w:rsidR="009F12EF">
              <w:rPr>
                <w:rFonts w:hint="eastAsia"/>
              </w:rPr>
              <w:t>。</w:t>
            </w:r>
          </w:p>
          <w:p w:rsidR="009F12EF" w:rsidRDefault="00EC7D93" w:rsidP="009F12EF">
            <w:pPr>
              <w:pStyle w:val="af1"/>
              <w:numPr>
                <w:ilvl w:val="0"/>
                <w:numId w:val="102"/>
              </w:numPr>
              <w:ind w:firstLineChars="0"/>
            </w:pPr>
            <w:r>
              <w:rPr>
                <w:rFonts w:hint="eastAsia"/>
              </w:rPr>
              <w:t>单头</w:t>
            </w:r>
            <w:r w:rsidR="00BE7D86">
              <w:rPr>
                <w:rFonts w:hint="eastAsia"/>
              </w:rPr>
              <w:t>所有的状态流转参考</w:t>
            </w:r>
            <w:r w:rsidR="0044105C">
              <w:rPr>
                <w:rFonts w:hint="eastAsia"/>
              </w:rPr>
              <w:t>商品</w:t>
            </w:r>
            <w:r w:rsidR="00BE7D86">
              <w:rPr>
                <w:rFonts w:hint="eastAsia"/>
              </w:rPr>
              <w:t>标准的状态流转图</w:t>
            </w:r>
          </w:p>
          <w:p w:rsidR="00BE7D86" w:rsidRDefault="00EC7D93" w:rsidP="009F12EF">
            <w:pPr>
              <w:pStyle w:val="af1"/>
              <w:numPr>
                <w:ilvl w:val="0"/>
                <w:numId w:val="102"/>
              </w:numPr>
              <w:ind w:firstLineChars="0"/>
            </w:pPr>
            <w:r>
              <w:rPr>
                <w:rFonts w:hint="eastAsia"/>
              </w:rPr>
              <w:t>单身可“添加明细、批量删除”</w:t>
            </w:r>
          </w:p>
          <w:p w:rsidR="00DC5BC1" w:rsidRDefault="00EC7D93" w:rsidP="00DC5BC1">
            <w:pPr>
              <w:pStyle w:val="af1"/>
              <w:numPr>
                <w:ilvl w:val="0"/>
                <w:numId w:val="102"/>
              </w:numPr>
              <w:ind w:firstLineChars="0"/>
            </w:pPr>
            <w:r>
              <w:rPr>
                <w:rFonts w:hint="eastAsia"/>
              </w:rPr>
              <w:t>单身</w:t>
            </w:r>
            <w:r w:rsidR="00DC5BC1">
              <w:rPr>
                <w:rFonts w:hint="eastAsia"/>
              </w:rPr>
              <w:t>金额相关字段逻辑参考</w:t>
            </w:r>
            <w:r w:rsidR="00DC5BC1">
              <w:rPr>
                <w:rFonts w:hint="eastAsia"/>
              </w:rPr>
              <w:t>7.1</w:t>
            </w:r>
            <w:r w:rsidR="00DC5BC1">
              <w:rPr>
                <w:rFonts w:hint="eastAsia"/>
              </w:rPr>
              <w:t>单据金额计算</w:t>
            </w:r>
            <w:r w:rsidR="00FD492B">
              <w:rPr>
                <w:rFonts w:hint="eastAsia"/>
              </w:rPr>
              <w:t>逻辑</w:t>
            </w:r>
          </w:p>
          <w:p w:rsidR="008C7835" w:rsidRDefault="008C7835" w:rsidP="006E7C6B">
            <w:pPr>
              <w:pStyle w:val="af1"/>
              <w:ind w:left="360" w:firstLineChars="0" w:firstLine="0"/>
            </w:pPr>
          </w:p>
          <w:p w:rsidR="00BE4066" w:rsidRPr="008C7835" w:rsidRDefault="00BE4066" w:rsidP="00BE4066"/>
        </w:tc>
      </w:tr>
      <w:tr w:rsidR="004D088A" w:rsidTr="00F06562">
        <w:tc>
          <w:tcPr>
            <w:tcW w:w="1668" w:type="dxa"/>
          </w:tcPr>
          <w:p w:rsidR="004D088A" w:rsidRDefault="004D088A" w:rsidP="00F06562">
            <w:r>
              <w:rPr>
                <w:rFonts w:hint="eastAsia"/>
              </w:rPr>
              <w:lastRenderedPageBreak/>
              <w:t>详情页面</w:t>
            </w:r>
            <w:r>
              <w:rPr>
                <w:rFonts w:hint="eastAsia"/>
              </w:rPr>
              <w:t>-</w:t>
            </w:r>
            <w:r>
              <w:rPr>
                <w:rFonts w:hint="eastAsia"/>
              </w:rPr>
              <w:t>维护</w:t>
            </w:r>
          </w:p>
          <w:p w:rsidR="003C0603" w:rsidRDefault="003C0603" w:rsidP="00F06562">
            <w:r>
              <w:rPr>
                <w:rFonts w:hint="eastAsia"/>
              </w:rPr>
              <w:t>（</w:t>
            </w:r>
            <w:r>
              <w:rPr>
                <w:rFonts w:hint="eastAsia"/>
              </w:rPr>
              <w:t>S004-01-6</w:t>
            </w:r>
            <w:r>
              <w:rPr>
                <w:rFonts w:hint="eastAsia"/>
              </w:rPr>
              <w:t>）</w:t>
            </w:r>
          </w:p>
        </w:tc>
        <w:tc>
          <w:tcPr>
            <w:tcW w:w="4750" w:type="dxa"/>
          </w:tcPr>
          <w:p w:rsidR="004D088A" w:rsidRDefault="00406145" w:rsidP="007857C9">
            <w:pPr>
              <w:pStyle w:val="af1"/>
              <w:numPr>
                <w:ilvl w:val="0"/>
                <w:numId w:val="103"/>
              </w:numPr>
              <w:ind w:firstLineChars="0"/>
            </w:pPr>
            <w:r>
              <w:rPr>
                <w:rFonts w:hint="eastAsia"/>
              </w:rPr>
              <w:t>单据</w:t>
            </w:r>
            <w:r w:rsidR="004D088A">
              <w:rPr>
                <w:rFonts w:hint="eastAsia"/>
              </w:rPr>
              <w:t>编号</w:t>
            </w:r>
            <w:r w:rsidR="007E2529">
              <w:rPr>
                <w:rFonts w:hint="eastAsia"/>
              </w:rPr>
              <w:t>、单据类别</w:t>
            </w:r>
            <w:r w:rsidR="004D088A">
              <w:rPr>
                <w:rFonts w:hint="eastAsia"/>
              </w:rPr>
              <w:t>只读，其余和新建页面页面元素一致</w:t>
            </w:r>
          </w:p>
          <w:p w:rsidR="004D088A" w:rsidRDefault="004D088A" w:rsidP="00F06562">
            <w:pPr>
              <w:pStyle w:val="af1"/>
              <w:ind w:left="360" w:firstLineChars="0" w:firstLine="0"/>
            </w:pPr>
          </w:p>
        </w:tc>
        <w:tc>
          <w:tcPr>
            <w:tcW w:w="3210" w:type="dxa"/>
          </w:tcPr>
          <w:p w:rsidR="004D088A" w:rsidRDefault="004D088A" w:rsidP="00F06562">
            <w:r>
              <w:rPr>
                <w:rFonts w:hint="eastAsia"/>
              </w:rPr>
              <w:t>与新建页面一致</w:t>
            </w:r>
          </w:p>
        </w:tc>
      </w:tr>
      <w:tr w:rsidR="004D088A" w:rsidTr="00F06562">
        <w:tc>
          <w:tcPr>
            <w:tcW w:w="1668" w:type="dxa"/>
          </w:tcPr>
          <w:p w:rsidR="004D088A" w:rsidRDefault="004D088A" w:rsidP="00F06562">
            <w:r>
              <w:rPr>
                <w:rFonts w:hint="eastAsia"/>
              </w:rPr>
              <w:t>详情页面</w:t>
            </w:r>
            <w:r>
              <w:rPr>
                <w:rFonts w:hint="eastAsia"/>
              </w:rPr>
              <w:t>-</w:t>
            </w:r>
            <w:r>
              <w:rPr>
                <w:rFonts w:hint="eastAsia"/>
              </w:rPr>
              <w:t>审核</w:t>
            </w:r>
          </w:p>
          <w:p w:rsidR="003C0603" w:rsidRDefault="003C0603" w:rsidP="00F06562">
            <w:r>
              <w:rPr>
                <w:rFonts w:hint="eastAsia"/>
              </w:rPr>
              <w:t>（</w:t>
            </w:r>
            <w:r>
              <w:rPr>
                <w:rFonts w:hint="eastAsia"/>
              </w:rPr>
              <w:t>S004-01-7</w:t>
            </w:r>
            <w:r>
              <w:rPr>
                <w:rFonts w:hint="eastAsia"/>
              </w:rPr>
              <w:t>）</w:t>
            </w:r>
          </w:p>
        </w:tc>
        <w:tc>
          <w:tcPr>
            <w:tcW w:w="4750" w:type="dxa"/>
          </w:tcPr>
          <w:p w:rsidR="004D088A" w:rsidRDefault="004D088A" w:rsidP="007E2529">
            <w:pPr>
              <w:pStyle w:val="af1"/>
              <w:numPr>
                <w:ilvl w:val="0"/>
                <w:numId w:val="104"/>
              </w:numPr>
              <w:ind w:firstLineChars="0"/>
            </w:pPr>
            <w:r>
              <w:rPr>
                <w:rFonts w:hint="eastAsia"/>
              </w:rPr>
              <w:t>审核意见可以编辑，其他字段均为只读</w:t>
            </w:r>
          </w:p>
          <w:p w:rsidR="00A26AD7" w:rsidRDefault="00A26AD7" w:rsidP="007E2529">
            <w:pPr>
              <w:pStyle w:val="af1"/>
              <w:numPr>
                <w:ilvl w:val="0"/>
                <w:numId w:val="104"/>
              </w:numPr>
              <w:ind w:firstLineChars="0"/>
            </w:pPr>
            <w:r>
              <w:rPr>
                <w:rFonts w:hint="eastAsia"/>
              </w:rPr>
              <w:t>功能按钮：审核通过、审核拒绝、返回</w:t>
            </w:r>
          </w:p>
        </w:tc>
        <w:tc>
          <w:tcPr>
            <w:tcW w:w="3210" w:type="dxa"/>
          </w:tcPr>
          <w:p w:rsidR="004D088A" w:rsidRDefault="004D088A" w:rsidP="00F06562"/>
        </w:tc>
      </w:tr>
      <w:tr w:rsidR="007E2529" w:rsidTr="00F06562">
        <w:tc>
          <w:tcPr>
            <w:tcW w:w="1668" w:type="dxa"/>
          </w:tcPr>
          <w:p w:rsidR="007E2529" w:rsidRDefault="007E2529" w:rsidP="00F06562">
            <w:r>
              <w:rPr>
                <w:rFonts w:hint="eastAsia"/>
              </w:rPr>
              <w:t>详情页面</w:t>
            </w:r>
            <w:r>
              <w:rPr>
                <w:rFonts w:hint="eastAsia"/>
              </w:rPr>
              <w:t>-</w:t>
            </w:r>
            <w:r>
              <w:rPr>
                <w:rFonts w:hint="eastAsia"/>
              </w:rPr>
              <w:t>冻结</w:t>
            </w:r>
          </w:p>
        </w:tc>
        <w:tc>
          <w:tcPr>
            <w:tcW w:w="4750" w:type="dxa"/>
          </w:tcPr>
          <w:p w:rsidR="007E2529" w:rsidRDefault="007E2529" w:rsidP="00B7781A">
            <w:pPr>
              <w:pStyle w:val="af1"/>
              <w:numPr>
                <w:ilvl w:val="0"/>
                <w:numId w:val="105"/>
              </w:numPr>
              <w:ind w:firstLineChars="0"/>
            </w:pPr>
            <w:r>
              <w:rPr>
                <w:rFonts w:hint="eastAsia"/>
              </w:rPr>
              <w:t>冻结备注可以编辑，其他字段均为只读</w:t>
            </w:r>
          </w:p>
          <w:p w:rsidR="00D83009" w:rsidRDefault="00D83009" w:rsidP="00B7781A">
            <w:pPr>
              <w:pStyle w:val="af1"/>
              <w:numPr>
                <w:ilvl w:val="0"/>
                <w:numId w:val="105"/>
              </w:numPr>
              <w:ind w:firstLineChars="0"/>
            </w:pPr>
            <w:r>
              <w:rPr>
                <w:rFonts w:hint="eastAsia"/>
              </w:rPr>
              <w:t>功能按钮：</w:t>
            </w:r>
          </w:p>
          <w:p w:rsidR="00D83009" w:rsidRDefault="00D83009" w:rsidP="00B7781A">
            <w:pPr>
              <w:pStyle w:val="af1"/>
              <w:numPr>
                <w:ilvl w:val="0"/>
                <w:numId w:val="105"/>
              </w:numPr>
              <w:ind w:firstLineChars="0"/>
            </w:pPr>
            <w:r>
              <w:rPr>
                <w:rFonts w:hint="eastAsia"/>
              </w:rPr>
              <w:t>冻结、返回</w:t>
            </w:r>
          </w:p>
        </w:tc>
        <w:tc>
          <w:tcPr>
            <w:tcW w:w="3210" w:type="dxa"/>
          </w:tcPr>
          <w:p w:rsidR="007E2529" w:rsidRDefault="007E2529" w:rsidP="00F06562"/>
        </w:tc>
      </w:tr>
      <w:tr w:rsidR="00A74783" w:rsidTr="00F06562">
        <w:tc>
          <w:tcPr>
            <w:tcW w:w="1668" w:type="dxa"/>
          </w:tcPr>
          <w:p w:rsidR="00A74783" w:rsidRDefault="00A74783" w:rsidP="00F06562">
            <w:r>
              <w:rPr>
                <w:rFonts w:hint="eastAsia"/>
              </w:rPr>
              <w:t>详情页面</w:t>
            </w:r>
            <w:r>
              <w:rPr>
                <w:rFonts w:hint="eastAsia"/>
              </w:rPr>
              <w:t>-</w:t>
            </w:r>
            <w:r>
              <w:rPr>
                <w:rFonts w:hint="eastAsia"/>
              </w:rPr>
              <w:t>结案</w:t>
            </w:r>
          </w:p>
          <w:p w:rsidR="003C0603" w:rsidRDefault="003C0603" w:rsidP="00F06562">
            <w:r>
              <w:rPr>
                <w:rFonts w:hint="eastAsia"/>
              </w:rPr>
              <w:t>（</w:t>
            </w:r>
            <w:r>
              <w:rPr>
                <w:rFonts w:hint="eastAsia"/>
              </w:rPr>
              <w:t>S004-01-18</w:t>
            </w:r>
            <w:r>
              <w:rPr>
                <w:rFonts w:hint="eastAsia"/>
              </w:rPr>
              <w:t>）</w:t>
            </w:r>
          </w:p>
        </w:tc>
        <w:tc>
          <w:tcPr>
            <w:tcW w:w="4750" w:type="dxa"/>
          </w:tcPr>
          <w:p w:rsidR="00A74783" w:rsidRDefault="00A74783" w:rsidP="00B7781A">
            <w:pPr>
              <w:pStyle w:val="af1"/>
              <w:numPr>
                <w:ilvl w:val="0"/>
                <w:numId w:val="106"/>
              </w:numPr>
              <w:ind w:firstLineChars="0"/>
            </w:pPr>
            <w:r>
              <w:rPr>
                <w:rFonts w:hint="eastAsia"/>
              </w:rPr>
              <w:t>结案备注可以编辑，其他字段均为只读</w:t>
            </w:r>
          </w:p>
          <w:p w:rsidR="00D83009" w:rsidRDefault="00D83009" w:rsidP="00B7781A">
            <w:pPr>
              <w:pStyle w:val="af1"/>
              <w:numPr>
                <w:ilvl w:val="0"/>
                <w:numId w:val="106"/>
              </w:numPr>
              <w:ind w:firstLineChars="0"/>
            </w:pPr>
            <w:r>
              <w:rPr>
                <w:rFonts w:hint="eastAsia"/>
              </w:rPr>
              <w:t>功能按钮：结案、返回</w:t>
            </w:r>
          </w:p>
        </w:tc>
        <w:tc>
          <w:tcPr>
            <w:tcW w:w="3210" w:type="dxa"/>
          </w:tcPr>
          <w:p w:rsidR="00A74783" w:rsidRDefault="00A74783" w:rsidP="00F06562"/>
        </w:tc>
      </w:tr>
    </w:tbl>
    <w:p w:rsidR="00144CDD" w:rsidRPr="004D088A" w:rsidRDefault="00144CDD" w:rsidP="00144CDD"/>
    <w:p w:rsidR="00393519" w:rsidRDefault="00393519" w:rsidP="00CA189F">
      <w:pPr>
        <w:pStyle w:val="4"/>
      </w:pPr>
      <w:r>
        <w:rPr>
          <w:rFonts w:hint="eastAsia"/>
        </w:rPr>
        <w:t>采购收货单</w:t>
      </w:r>
    </w:p>
    <w:p w:rsidR="00393519" w:rsidRDefault="00393519" w:rsidP="00431556">
      <w:pPr>
        <w:pStyle w:val="af1"/>
        <w:numPr>
          <w:ilvl w:val="0"/>
          <w:numId w:val="18"/>
        </w:numPr>
        <w:ind w:firstLineChars="0"/>
      </w:pPr>
      <w:r w:rsidRPr="00E20607">
        <w:rPr>
          <w:rFonts w:hint="eastAsia"/>
        </w:rPr>
        <w:t>单头信息点：单据类别、单据编号、采购日期、所属公司、供应商</w:t>
      </w:r>
      <w:r>
        <w:rPr>
          <w:rFonts w:hint="eastAsia"/>
        </w:rPr>
        <w:t>、</w:t>
      </w:r>
      <w:r w:rsidRPr="00EA60F4">
        <w:rPr>
          <w:rFonts w:hint="eastAsia"/>
          <w:highlight w:val="yellow"/>
          <w:rPrChange w:id="99" w:author="aibozeng" w:date="2014-07-25T21:38:00Z">
            <w:rPr>
              <w:rFonts w:hint="eastAsia"/>
            </w:rPr>
          </w:rPrChange>
        </w:rPr>
        <w:t>会员</w:t>
      </w:r>
      <w:r>
        <w:rPr>
          <w:rFonts w:hint="eastAsia"/>
        </w:rPr>
        <w:t>（向个人采购时有值）</w:t>
      </w:r>
      <w:r w:rsidRPr="00E20607">
        <w:rPr>
          <w:rFonts w:hint="eastAsia"/>
        </w:rPr>
        <w:t>、版本</w:t>
      </w:r>
      <w:r>
        <w:rPr>
          <w:rFonts w:hint="eastAsia"/>
        </w:rPr>
        <w:t>、</w:t>
      </w:r>
      <w:r w:rsidRPr="00E20607">
        <w:rPr>
          <w:rFonts w:hint="eastAsia"/>
        </w:rPr>
        <w:t>采购员</w:t>
      </w:r>
      <w:r>
        <w:rPr>
          <w:rFonts w:hint="eastAsia"/>
        </w:rPr>
        <w:t>、部门、结案状态、单据状态、流程状态、冻结状态</w:t>
      </w:r>
      <w:r w:rsidR="00BE63F2">
        <w:rPr>
          <w:rFonts w:hint="eastAsia"/>
        </w:rPr>
        <w:t>、运输方式</w:t>
      </w:r>
      <w:r w:rsidR="00D330BA">
        <w:rPr>
          <w:rFonts w:hint="eastAsia"/>
        </w:rPr>
        <w:t>（自取、供应商送货、</w:t>
      </w:r>
      <w:r w:rsidR="003329C8">
        <w:rPr>
          <w:rFonts w:hint="eastAsia"/>
        </w:rPr>
        <w:t>第三方</w:t>
      </w:r>
      <w:r w:rsidR="00D330BA">
        <w:rPr>
          <w:rFonts w:hint="eastAsia"/>
        </w:rPr>
        <w:t>物流快递</w:t>
      </w:r>
      <w:r w:rsidR="002736D7">
        <w:rPr>
          <w:rFonts w:hint="eastAsia"/>
        </w:rPr>
        <w:t>、其他</w:t>
      </w:r>
      <w:r w:rsidR="00D330BA">
        <w:rPr>
          <w:rFonts w:hint="eastAsia"/>
        </w:rPr>
        <w:t>）</w:t>
      </w:r>
      <w:r>
        <w:rPr>
          <w:rFonts w:hint="eastAsia"/>
        </w:rPr>
        <w:t>、物流商</w:t>
      </w:r>
      <w:r w:rsidR="00F90177">
        <w:rPr>
          <w:rFonts w:hint="eastAsia"/>
        </w:rPr>
        <w:t>、物流单号</w:t>
      </w:r>
      <w:r>
        <w:rPr>
          <w:rFonts w:hint="eastAsia"/>
        </w:rPr>
        <w:t>、税种</w:t>
      </w:r>
      <w:r>
        <w:rPr>
          <w:rFonts w:hint="eastAsia"/>
        </w:rPr>
        <w:t>/</w:t>
      </w:r>
      <w:r>
        <w:rPr>
          <w:rFonts w:hint="eastAsia"/>
        </w:rPr>
        <w:t>税率、币种</w:t>
      </w:r>
      <w:r>
        <w:rPr>
          <w:rFonts w:hint="eastAsia"/>
        </w:rPr>
        <w:t>/</w:t>
      </w:r>
      <w:r w:rsidR="00443D03">
        <w:rPr>
          <w:rFonts w:hint="eastAsia"/>
        </w:rPr>
        <w:t>汇率、收货</w:t>
      </w:r>
      <w:r>
        <w:rPr>
          <w:rFonts w:hint="eastAsia"/>
        </w:rPr>
        <w:t>地址、备注、总数量、未税总计、税额总计、价税合计、结案备注、冻结备注</w:t>
      </w:r>
      <w:r w:rsidR="003A4E56">
        <w:rPr>
          <w:rFonts w:hint="eastAsia"/>
        </w:rPr>
        <w:t>、</w:t>
      </w:r>
      <w:r w:rsidR="001C00CA">
        <w:rPr>
          <w:rFonts w:hint="eastAsia"/>
        </w:rPr>
        <w:t>创建人、创建时间、最后修改人、最后修改时间</w:t>
      </w:r>
      <w:r w:rsidR="003A4E56">
        <w:rPr>
          <w:rFonts w:hint="eastAsia"/>
        </w:rPr>
        <w:t>、审核人、审核时间、审核意见</w:t>
      </w:r>
    </w:p>
    <w:p w:rsidR="00393519" w:rsidRDefault="00393519" w:rsidP="00431556">
      <w:pPr>
        <w:pStyle w:val="af1"/>
        <w:numPr>
          <w:ilvl w:val="0"/>
          <w:numId w:val="18"/>
        </w:numPr>
        <w:ind w:firstLineChars="0"/>
      </w:pPr>
      <w:r>
        <w:rPr>
          <w:rFonts w:hint="eastAsia"/>
        </w:rPr>
        <w:t>单身信息点：序号、商品编码、商品名称、商品规格、</w:t>
      </w:r>
      <w:r w:rsidRPr="00EA60F4">
        <w:rPr>
          <w:rFonts w:hint="eastAsia"/>
          <w:highlight w:val="yellow"/>
          <w:rPrChange w:id="100" w:author="aibozeng" w:date="2014-07-25T21:38:00Z">
            <w:rPr>
              <w:rFonts w:hint="eastAsia"/>
            </w:rPr>
          </w:rPrChange>
        </w:rPr>
        <w:t>等级、</w:t>
      </w:r>
      <w:r>
        <w:rPr>
          <w:rFonts w:hint="eastAsia"/>
        </w:rPr>
        <w:t>单位、商品类别</w:t>
      </w:r>
      <w:r w:rsidR="00443D03">
        <w:rPr>
          <w:rFonts w:hint="eastAsia"/>
        </w:rPr>
        <w:t>、仓库、订单数量、已交数量</w:t>
      </w:r>
      <w:r>
        <w:rPr>
          <w:rFonts w:hint="eastAsia"/>
        </w:rPr>
        <w:t>、收货数量、合格数量、含税、税率、单价、含税单价、无税金额、税额、价税合计、本币无税金额、本币税额、本币价税合计、赠品</w:t>
      </w:r>
      <w:r w:rsidR="00EB6DF9">
        <w:rPr>
          <w:rFonts w:hint="eastAsia"/>
        </w:rPr>
        <w:t>、批号</w:t>
      </w:r>
      <w:r w:rsidR="00184B8B">
        <w:rPr>
          <w:rFonts w:hint="eastAsia"/>
        </w:rPr>
        <w:t>、</w:t>
      </w:r>
      <w:r w:rsidR="00184B8B">
        <w:rPr>
          <w:rFonts w:hint="eastAsia"/>
        </w:rPr>
        <w:t>SN</w:t>
      </w:r>
      <w:r w:rsidR="00A93A77">
        <w:rPr>
          <w:rFonts w:hint="eastAsia"/>
        </w:rPr>
        <w:t>（仅有功能按钮）</w:t>
      </w:r>
      <w:r>
        <w:rPr>
          <w:rFonts w:hint="eastAsia"/>
        </w:rPr>
        <w:t>、前置单据、结案状态、备注</w:t>
      </w:r>
    </w:p>
    <w:p w:rsidR="00393519" w:rsidRDefault="00393519" w:rsidP="00431556">
      <w:pPr>
        <w:pStyle w:val="af1"/>
        <w:numPr>
          <w:ilvl w:val="0"/>
          <w:numId w:val="18"/>
        </w:numPr>
        <w:ind w:firstLineChars="0"/>
      </w:pPr>
      <w:r>
        <w:rPr>
          <w:rFonts w:hint="eastAsia"/>
        </w:rPr>
        <w:t>子单身信息点：序号、单身序号、商品编码、仓库、库区、库位、</w:t>
      </w:r>
      <w:r>
        <w:rPr>
          <w:rFonts w:hint="eastAsia"/>
        </w:rPr>
        <w:t>SN</w:t>
      </w:r>
      <w:r>
        <w:rPr>
          <w:rFonts w:hint="eastAsia"/>
        </w:rPr>
        <w:t>、</w:t>
      </w:r>
      <w:r>
        <w:rPr>
          <w:rFonts w:hint="eastAsia"/>
        </w:rPr>
        <w:t>NFC</w:t>
      </w:r>
      <w:r>
        <w:rPr>
          <w:rFonts w:hint="eastAsia"/>
        </w:rPr>
        <w:t>明码、</w:t>
      </w:r>
      <w:r>
        <w:rPr>
          <w:rFonts w:hint="eastAsia"/>
        </w:rPr>
        <w:t>NFC</w:t>
      </w:r>
      <w:r>
        <w:rPr>
          <w:rFonts w:hint="eastAsia"/>
        </w:rPr>
        <w:t>密码、入库照片</w:t>
      </w:r>
    </w:p>
    <w:p w:rsidR="001B3967" w:rsidRDefault="001B3967" w:rsidP="00431556">
      <w:pPr>
        <w:pStyle w:val="af1"/>
        <w:numPr>
          <w:ilvl w:val="0"/>
          <w:numId w:val="18"/>
        </w:numPr>
        <w:ind w:firstLineChars="0"/>
      </w:pPr>
      <w:r>
        <w:rPr>
          <w:rFonts w:hint="eastAsia"/>
        </w:rPr>
        <w:t>业务逻辑说明：</w:t>
      </w:r>
    </w:p>
    <w:p w:rsidR="001B3967" w:rsidRDefault="001B3967" w:rsidP="001B3967"/>
    <w:tbl>
      <w:tblPr>
        <w:tblStyle w:val="af"/>
        <w:tblW w:w="0" w:type="auto"/>
        <w:tblLook w:val="04A0"/>
      </w:tblPr>
      <w:tblGrid>
        <w:gridCol w:w="1668"/>
        <w:gridCol w:w="4750"/>
        <w:gridCol w:w="3210"/>
      </w:tblGrid>
      <w:tr w:rsidR="001B3967" w:rsidTr="00F06562">
        <w:tc>
          <w:tcPr>
            <w:tcW w:w="1668" w:type="dxa"/>
          </w:tcPr>
          <w:p w:rsidR="001B3967" w:rsidRDefault="001B3967" w:rsidP="00F06562">
            <w:r>
              <w:rPr>
                <w:rFonts w:hint="eastAsia"/>
              </w:rPr>
              <w:t>作业编号</w:t>
            </w:r>
          </w:p>
        </w:tc>
        <w:tc>
          <w:tcPr>
            <w:tcW w:w="4750" w:type="dxa"/>
          </w:tcPr>
          <w:p w:rsidR="001B3967" w:rsidRDefault="001B3967" w:rsidP="00F06562">
            <w:r>
              <w:rPr>
                <w:rFonts w:hint="eastAsia"/>
              </w:rPr>
              <w:t>页面元素描述</w:t>
            </w:r>
          </w:p>
        </w:tc>
        <w:tc>
          <w:tcPr>
            <w:tcW w:w="3210" w:type="dxa"/>
          </w:tcPr>
          <w:p w:rsidR="001B3967" w:rsidRDefault="001B3967" w:rsidP="00F06562">
            <w:r>
              <w:rPr>
                <w:rFonts w:hint="eastAsia"/>
              </w:rPr>
              <w:t>业务逻辑</w:t>
            </w:r>
          </w:p>
        </w:tc>
      </w:tr>
      <w:tr w:rsidR="001B3967" w:rsidTr="00F06562">
        <w:tc>
          <w:tcPr>
            <w:tcW w:w="1668" w:type="dxa"/>
          </w:tcPr>
          <w:p w:rsidR="001B3967" w:rsidRDefault="001B3967" w:rsidP="00F06562">
            <w:r>
              <w:rPr>
                <w:rFonts w:hint="eastAsia"/>
              </w:rPr>
              <w:t>查询列表页面</w:t>
            </w:r>
          </w:p>
        </w:tc>
        <w:tc>
          <w:tcPr>
            <w:tcW w:w="4750" w:type="dxa"/>
          </w:tcPr>
          <w:p w:rsidR="001B3967" w:rsidRDefault="001B3967" w:rsidP="002F6176">
            <w:pPr>
              <w:pStyle w:val="af1"/>
              <w:numPr>
                <w:ilvl w:val="0"/>
                <w:numId w:val="107"/>
              </w:numPr>
              <w:ind w:firstLineChars="0"/>
            </w:pPr>
            <w:r>
              <w:rPr>
                <w:rFonts w:hint="eastAsia"/>
              </w:rPr>
              <w:t>查询条件：单据类别、单据编号、单据日期（区间）、所属公司、供应商、会员、结案状态、单据状态、流程状态、冻结状态、采购员、排序方式</w:t>
            </w:r>
          </w:p>
          <w:p w:rsidR="001B3967" w:rsidRDefault="001B3967" w:rsidP="002F6176">
            <w:pPr>
              <w:pStyle w:val="af1"/>
              <w:numPr>
                <w:ilvl w:val="0"/>
                <w:numId w:val="107"/>
              </w:numPr>
              <w:ind w:firstLineChars="0"/>
            </w:pPr>
            <w:r>
              <w:rPr>
                <w:rFonts w:hint="eastAsia"/>
              </w:rPr>
              <w:t>列表字段：单据编号、单据类别、单据日期、</w:t>
            </w:r>
            <w:r>
              <w:rPr>
                <w:rFonts w:hint="eastAsia"/>
              </w:rPr>
              <w:lastRenderedPageBreak/>
              <w:t>所属公司、供应商、会员、采购员、单据状态、流程状态、结案状态、冻结状态、总数量、未税金额、含税金额</w:t>
            </w:r>
          </w:p>
          <w:p w:rsidR="001B3967" w:rsidRDefault="001B3967" w:rsidP="002F6176">
            <w:pPr>
              <w:pStyle w:val="af1"/>
              <w:numPr>
                <w:ilvl w:val="0"/>
                <w:numId w:val="107"/>
              </w:numPr>
              <w:ind w:firstLineChars="0"/>
            </w:pPr>
            <w:r>
              <w:rPr>
                <w:rFonts w:hint="eastAsia"/>
              </w:rPr>
              <w:t>页头功能按钮：新建、提交、审核、编辑、结案</w:t>
            </w:r>
          </w:p>
          <w:p w:rsidR="001B3967" w:rsidRDefault="001B3967" w:rsidP="002F6176">
            <w:pPr>
              <w:pStyle w:val="af1"/>
              <w:numPr>
                <w:ilvl w:val="0"/>
                <w:numId w:val="107"/>
              </w:numPr>
              <w:ind w:firstLineChars="0"/>
            </w:pPr>
            <w:r>
              <w:rPr>
                <w:rFonts w:hint="eastAsia"/>
              </w:rPr>
              <w:t>列表功能按钮：修改、提交、审核、结案</w:t>
            </w:r>
          </w:p>
        </w:tc>
        <w:tc>
          <w:tcPr>
            <w:tcW w:w="3210" w:type="dxa"/>
          </w:tcPr>
          <w:p w:rsidR="001B3967" w:rsidRDefault="001B3967" w:rsidP="00F06562">
            <w:r>
              <w:rPr>
                <w:rFonts w:hint="eastAsia"/>
              </w:rPr>
              <w:lastRenderedPageBreak/>
              <w:t>无</w:t>
            </w:r>
          </w:p>
        </w:tc>
      </w:tr>
      <w:tr w:rsidR="001B3967" w:rsidTr="00F06562">
        <w:tc>
          <w:tcPr>
            <w:tcW w:w="1668" w:type="dxa"/>
          </w:tcPr>
          <w:p w:rsidR="001B719F" w:rsidRDefault="001B3967" w:rsidP="00F06562">
            <w:r>
              <w:rPr>
                <w:rFonts w:hint="eastAsia"/>
              </w:rPr>
              <w:lastRenderedPageBreak/>
              <w:t>详情页面</w:t>
            </w:r>
            <w:r>
              <w:rPr>
                <w:rFonts w:hint="eastAsia"/>
              </w:rPr>
              <w:t>-</w:t>
            </w:r>
            <w:r>
              <w:rPr>
                <w:rFonts w:hint="eastAsia"/>
              </w:rPr>
              <w:t>新建</w:t>
            </w:r>
          </w:p>
          <w:p w:rsidR="001B3967" w:rsidRDefault="001B719F" w:rsidP="00F06562">
            <w:r>
              <w:rPr>
                <w:rFonts w:hint="eastAsia"/>
              </w:rPr>
              <w:t>（</w:t>
            </w:r>
            <w:r>
              <w:rPr>
                <w:rFonts w:hint="eastAsia"/>
              </w:rPr>
              <w:t>S004-01-12</w:t>
            </w:r>
            <w:r>
              <w:rPr>
                <w:rFonts w:hint="eastAsia"/>
              </w:rPr>
              <w:t>）</w:t>
            </w:r>
          </w:p>
        </w:tc>
        <w:tc>
          <w:tcPr>
            <w:tcW w:w="4750" w:type="dxa"/>
          </w:tcPr>
          <w:p w:rsidR="001B3967" w:rsidRDefault="001B3967" w:rsidP="00307970">
            <w:pPr>
              <w:pStyle w:val="af1"/>
              <w:numPr>
                <w:ilvl w:val="0"/>
                <w:numId w:val="108"/>
              </w:numPr>
              <w:ind w:firstLineChars="0"/>
            </w:pPr>
            <w:r>
              <w:rPr>
                <w:rFonts w:hint="eastAsia"/>
              </w:rPr>
              <w:t>采购</w:t>
            </w:r>
            <w:r w:rsidR="00387B68">
              <w:rPr>
                <w:rFonts w:hint="eastAsia"/>
              </w:rPr>
              <w:t>收货</w:t>
            </w:r>
            <w:r>
              <w:rPr>
                <w:rFonts w:hint="eastAsia"/>
              </w:rPr>
              <w:t>单单头信息除了“</w:t>
            </w:r>
            <w:r w:rsidR="00DC7144">
              <w:rPr>
                <w:rFonts w:hint="eastAsia"/>
              </w:rPr>
              <w:t>运输方式、物流商、物流单号、备注</w:t>
            </w:r>
            <w:r>
              <w:rPr>
                <w:rFonts w:hint="eastAsia"/>
              </w:rPr>
              <w:t>”，其他字段均为必填字段；单据编号编号是唯一值；“结案状态、单据状态、流程状态、冻结状态”全部通过功能按钮来改变，在所有详情页面都是只读；“总数量、未税总计、价税总计”默认值</w:t>
            </w:r>
            <w:r>
              <w:rPr>
                <w:rFonts w:hint="eastAsia"/>
              </w:rPr>
              <w:t>=0</w:t>
            </w:r>
            <w:r>
              <w:rPr>
                <w:rFonts w:hint="eastAsia"/>
              </w:rPr>
              <w:t>，全部都是通过单身自动计算，在所有的详情页面均为只读。</w:t>
            </w:r>
          </w:p>
          <w:p w:rsidR="001B3967" w:rsidRDefault="001B3967" w:rsidP="00307970">
            <w:pPr>
              <w:pStyle w:val="af1"/>
              <w:numPr>
                <w:ilvl w:val="0"/>
                <w:numId w:val="108"/>
              </w:numPr>
              <w:ind w:firstLineChars="0"/>
            </w:pPr>
            <w:r>
              <w:rPr>
                <w:rFonts w:hint="eastAsia"/>
              </w:rPr>
              <w:t>采购</w:t>
            </w:r>
            <w:r w:rsidR="004F41EB">
              <w:rPr>
                <w:rFonts w:hint="eastAsia"/>
              </w:rPr>
              <w:t>收货</w:t>
            </w:r>
            <w:r>
              <w:rPr>
                <w:rFonts w:hint="eastAsia"/>
              </w:rPr>
              <w:t>单单身只可修改“</w:t>
            </w:r>
            <w:r w:rsidR="0044105C">
              <w:rPr>
                <w:rFonts w:hint="eastAsia"/>
              </w:rPr>
              <w:t>商品</w:t>
            </w:r>
            <w:r>
              <w:rPr>
                <w:rFonts w:hint="eastAsia"/>
              </w:rPr>
              <w:t>编号、</w:t>
            </w:r>
            <w:r w:rsidR="00482C95">
              <w:rPr>
                <w:rFonts w:hint="eastAsia"/>
              </w:rPr>
              <w:t>仓库、收货数量、合格数量、批号、</w:t>
            </w:r>
            <w:r w:rsidR="00482C95">
              <w:rPr>
                <w:rFonts w:hint="eastAsia"/>
              </w:rPr>
              <w:t>SN</w:t>
            </w:r>
            <w:r w:rsidR="00482C95">
              <w:rPr>
                <w:rFonts w:hint="eastAsia"/>
              </w:rPr>
              <w:t>（有查看、维护两个超链接，</w:t>
            </w:r>
            <w:r w:rsidR="00482C95">
              <w:rPr>
                <w:rFonts w:hint="eastAsia"/>
              </w:rPr>
              <w:t>SN</w:t>
            </w:r>
            <w:r w:rsidR="00482C95">
              <w:rPr>
                <w:rFonts w:hint="eastAsia"/>
              </w:rPr>
              <w:t>码用英文</w:t>
            </w:r>
            <w:r w:rsidR="00482C95">
              <w:rPr>
                <w:rFonts w:hint="eastAsia"/>
              </w:rPr>
              <w:t>;</w:t>
            </w:r>
            <w:r w:rsidR="00482C95">
              <w:rPr>
                <w:rFonts w:hint="eastAsia"/>
              </w:rPr>
              <w:t>分隔</w:t>
            </w:r>
            <w:r w:rsidR="00056E27">
              <w:rPr>
                <w:rFonts w:hint="eastAsia"/>
              </w:rPr>
              <w:t>，仅针对</w:t>
            </w:r>
            <w:r w:rsidR="00056E27">
              <w:rPr>
                <w:rFonts w:hint="eastAsia"/>
              </w:rPr>
              <w:t>SN</w:t>
            </w:r>
            <w:r w:rsidR="00056E27">
              <w:rPr>
                <w:rFonts w:hint="eastAsia"/>
              </w:rPr>
              <w:t>管理的商品有效</w:t>
            </w:r>
            <w:r w:rsidR="00482C95">
              <w:rPr>
                <w:rFonts w:hint="eastAsia"/>
              </w:rPr>
              <w:t>）</w:t>
            </w:r>
            <w:r>
              <w:rPr>
                <w:rFonts w:hint="eastAsia"/>
              </w:rPr>
              <w:t>、备注”，其他字段只读。</w:t>
            </w:r>
          </w:p>
          <w:p w:rsidR="00460921" w:rsidRDefault="00460921" w:rsidP="00307970">
            <w:pPr>
              <w:pStyle w:val="af1"/>
              <w:numPr>
                <w:ilvl w:val="0"/>
                <w:numId w:val="108"/>
              </w:numPr>
              <w:ind w:firstLineChars="0"/>
            </w:pPr>
            <w:r>
              <w:rPr>
                <w:rFonts w:hint="eastAsia"/>
              </w:rPr>
              <w:t>采购</w:t>
            </w:r>
            <w:r w:rsidR="004F41EB">
              <w:rPr>
                <w:rFonts w:hint="eastAsia"/>
              </w:rPr>
              <w:t>收货</w:t>
            </w:r>
            <w:r>
              <w:rPr>
                <w:rFonts w:hint="eastAsia"/>
              </w:rPr>
              <w:t>单单身添加明细的开窗展现字段：按照单头的供应商来过滤未结案的采购单单身数据，展现序号、采购单号、单身序号、商品编号、商品名称、品牌、款式、等级、订单数量、已交数量</w:t>
            </w:r>
          </w:p>
          <w:p w:rsidR="001B3967" w:rsidRDefault="001B3967" w:rsidP="00307970">
            <w:pPr>
              <w:pStyle w:val="af1"/>
              <w:numPr>
                <w:ilvl w:val="0"/>
                <w:numId w:val="108"/>
              </w:numPr>
              <w:ind w:firstLineChars="0"/>
            </w:pPr>
            <w:r>
              <w:rPr>
                <w:rFonts w:hint="eastAsia"/>
              </w:rPr>
              <w:t>功能按钮：保存、提交、返回（根据状态来显示对应按钮）</w:t>
            </w:r>
          </w:p>
        </w:tc>
        <w:tc>
          <w:tcPr>
            <w:tcW w:w="3210" w:type="dxa"/>
          </w:tcPr>
          <w:p w:rsidR="001B3967" w:rsidRDefault="001B3967" w:rsidP="00F62F07">
            <w:pPr>
              <w:pStyle w:val="af1"/>
              <w:numPr>
                <w:ilvl w:val="0"/>
                <w:numId w:val="109"/>
              </w:numPr>
              <w:ind w:firstLineChars="0"/>
            </w:pPr>
            <w:r>
              <w:rPr>
                <w:rFonts w:hint="eastAsia"/>
              </w:rPr>
              <w:t>单头版本是预留字段，给下一期实施的变更单使用，</w:t>
            </w:r>
            <w:r w:rsidRPr="009F12EF">
              <w:rPr>
                <w:rFonts w:hint="eastAsia"/>
              </w:rPr>
              <w:t>默认为</w:t>
            </w:r>
            <w:r w:rsidRPr="009F12EF">
              <w:rPr>
                <w:rFonts w:hint="eastAsia"/>
              </w:rPr>
              <w:t>0</w:t>
            </w:r>
            <w:r w:rsidRPr="009F12EF">
              <w:rPr>
                <w:rFonts w:hint="eastAsia"/>
              </w:rPr>
              <w:t>，不能修改，根据变更单，变更一次在原来的基础上加</w:t>
            </w:r>
            <w:r w:rsidRPr="009F12EF">
              <w:rPr>
                <w:rFonts w:hint="eastAsia"/>
              </w:rPr>
              <w:t>1</w:t>
            </w:r>
            <w:r>
              <w:rPr>
                <w:rFonts w:hint="eastAsia"/>
              </w:rPr>
              <w:t>。</w:t>
            </w:r>
          </w:p>
          <w:p w:rsidR="001B3967" w:rsidRDefault="001B3967" w:rsidP="00F62F07">
            <w:pPr>
              <w:pStyle w:val="af1"/>
              <w:numPr>
                <w:ilvl w:val="0"/>
                <w:numId w:val="109"/>
              </w:numPr>
              <w:ind w:firstLineChars="0"/>
            </w:pPr>
            <w:r>
              <w:rPr>
                <w:rFonts w:hint="eastAsia"/>
              </w:rPr>
              <w:t>单头所有的状态流转参考</w:t>
            </w:r>
            <w:r w:rsidR="0044105C">
              <w:rPr>
                <w:rFonts w:hint="eastAsia"/>
              </w:rPr>
              <w:t>商品</w:t>
            </w:r>
            <w:r>
              <w:rPr>
                <w:rFonts w:hint="eastAsia"/>
              </w:rPr>
              <w:t>标准的状态流转图</w:t>
            </w:r>
          </w:p>
          <w:p w:rsidR="001B3967" w:rsidRDefault="001B3967" w:rsidP="00F62F07">
            <w:pPr>
              <w:pStyle w:val="af1"/>
              <w:numPr>
                <w:ilvl w:val="0"/>
                <w:numId w:val="109"/>
              </w:numPr>
              <w:ind w:firstLineChars="0"/>
            </w:pPr>
            <w:r>
              <w:rPr>
                <w:rFonts w:hint="eastAsia"/>
              </w:rPr>
              <w:t>单身可“添加明细、批量删除</w:t>
            </w:r>
            <w:r w:rsidR="00567D61">
              <w:rPr>
                <w:rFonts w:hint="eastAsia"/>
              </w:rPr>
              <w:t>、上传</w:t>
            </w:r>
            <w:r w:rsidR="00567D61">
              <w:rPr>
                <w:rFonts w:hint="eastAsia"/>
              </w:rPr>
              <w:t>SN</w:t>
            </w:r>
            <w:r w:rsidR="00567D61">
              <w:rPr>
                <w:rFonts w:hint="eastAsia"/>
              </w:rPr>
              <w:t>文件</w:t>
            </w:r>
            <w:r>
              <w:rPr>
                <w:rFonts w:hint="eastAsia"/>
              </w:rPr>
              <w:t>”</w:t>
            </w:r>
          </w:p>
          <w:p w:rsidR="001B3967" w:rsidRDefault="001B3967" w:rsidP="00F62F07">
            <w:pPr>
              <w:pStyle w:val="af1"/>
              <w:numPr>
                <w:ilvl w:val="0"/>
                <w:numId w:val="109"/>
              </w:numPr>
              <w:ind w:firstLineChars="0"/>
            </w:pPr>
            <w:r>
              <w:rPr>
                <w:rFonts w:hint="eastAsia"/>
              </w:rPr>
              <w:t>单身金额相关字段逻辑参考</w:t>
            </w:r>
            <w:r>
              <w:rPr>
                <w:rFonts w:hint="eastAsia"/>
              </w:rPr>
              <w:t>7.1</w:t>
            </w:r>
            <w:r>
              <w:rPr>
                <w:rFonts w:hint="eastAsia"/>
              </w:rPr>
              <w:t>单据金额计算</w:t>
            </w:r>
            <w:r w:rsidR="00FD492B">
              <w:rPr>
                <w:rFonts w:hint="eastAsia"/>
              </w:rPr>
              <w:t>逻辑</w:t>
            </w:r>
          </w:p>
          <w:p w:rsidR="00443D03" w:rsidRDefault="00443D03" w:rsidP="00443D03">
            <w:pPr>
              <w:pStyle w:val="af1"/>
              <w:numPr>
                <w:ilvl w:val="0"/>
                <w:numId w:val="109"/>
              </w:numPr>
              <w:ind w:firstLineChars="0"/>
            </w:pPr>
            <w:r>
              <w:rPr>
                <w:rFonts w:hint="eastAsia"/>
              </w:rPr>
              <w:t>单身订单数量：取对应的采购单单身数量</w:t>
            </w:r>
          </w:p>
          <w:p w:rsidR="00443D03" w:rsidRDefault="00443D03" w:rsidP="00443D03">
            <w:pPr>
              <w:pStyle w:val="af1"/>
              <w:numPr>
                <w:ilvl w:val="0"/>
                <w:numId w:val="109"/>
              </w:numPr>
              <w:ind w:firstLineChars="0"/>
            </w:pPr>
            <w:r>
              <w:rPr>
                <w:rFonts w:hint="eastAsia"/>
              </w:rPr>
              <w:t>单身已交数量：指的是采购收货单的已过账数量，回写到采购单中。</w:t>
            </w:r>
          </w:p>
          <w:p w:rsidR="00443D03" w:rsidRDefault="00443D03" w:rsidP="00443D03">
            <w:pPr>
              <w:pStyle w:val="af1"/>
              <w:numPr>
                <w:ilvl w:val="0"/>
                <w:numId w:val="109"/>
              </w:numPr>
              <w:ind w:firstLineChars="0"/>
            </w:pPr>
            <w:r>
              <w:rPr>
                <w:rFonts w:hint="eastAsia"/>
              </w:rPr>
              <w:t>收货数量默认等于订单数量</w:t>
            </w:r>
            <w:r>
              <w:rPr>
                <w:rFonts w:hint="eastAsia"/>
              </w:rPr>
              <w:t>-</w:t>
            </w:r>
            <w:r>
              <w:rPr>
                <w:rFonts w:hint="eastAsia"/>
              </w:rPr>
              <w:t>已交数量，值可以在</w:t>
            </w:r>
            <w:r>
              <w:rPr>
                <w:rFonts w:hint="eastAsia"/>
              </w:rPr>
              <w:t>0~</w:t>
            </w:r>
            <w:r>
              <w:rPr>
                <w:rFonts w:hint="eastAsia"/>
              </w:rPr>
              <w:t>订单数量</w:t>
            </w:r>
            <w:r>
              <w:rPr>
                <w:rFonts w:hint="eastAsia"/>
              </w:rPr>
              <w:t>-</w:t>
            </w:r>
            <w:r>
              <w:rPr>
                <w:rFonts w:hint="eastAsia"/>
              </w:rPr>
              <w:t>已交数量；</w:t>
            </w:r>
          </w:p>
          <w:p w:rsidR="00443D03" w:rsidRDefault="00443D03" w:rsidP="00443D03">
            <w:pPr>
              <w:pStyle w:val="af1"/>
              <w:numPr>
                <w:ilvl w:val="0"/>
                <w:numId w:val="109"/>
              </w:numPr>
              <w:ind w:firstLineChars="0"/>
            </w:pPr>
            <w:r>
              <w:rPr>
                <w:rFonts w:hint="eastAsia"/>
              </w:rPr>
              <w:t>合格数量</w:t>
            </w:r>
            <w:r w:rsidR="00C308B7">
              <w:rPr>
                <w:rFonts w:hint="eastAsia"/>
              </w:rPr>
              <w:t>：</w:t>
            </w:r>
            <w:r>
              <w:rPr>
                <w:rFonts w:hint="eastAsia"/>
              </w:rPr>
              <w:t>默认等于收货数量，随着收货数量变化，可以修改，只能小于收货数量</w:t>
            </w:r>
          </w:p>
          <w:p w:rsidR="00590224" w:rsidRDefault="00590224" w:rsidP="002939E8">
            <w:pPr>
              <w:pStyle w:val="af1"/>
              <w:numPr>
                <w:ilvl w:val="0"/>
                <w:numId w:val="109"/>
              </w:numPr>
              <w:ind w:firstLineChars="0"/>
            </w:pPr>
            <w:r>
              <w:rPr>
                <w:rFonts w:hint="eastAsia"/>
              </w:rPr>
              <w:t>保存或者提交的时候，判断商品</w:t>
            </w:r>
            <w:r>
              <w:rPr>
                <w:rFonts w:hint="eastAsia"/>
              </w:rPr>
              <w:t>SN</w:t>
            </w:r>
            <w:r>
              <w:rPr>
                <w:rFonts w:hint="eastAsia"/>
              </w:rPr>
              <w:t>、</w:t>
            </w:r>
            <w:r>
              <w:rPr>
                <w:rFonts w:hint="eastAsia"/>
              </w:rPr>
              <w:t>NFC</w:t>
            </w:r>
            <w:r>
              <w:rPr>
                <w:rFonts w:hint="eastAsia"/>
              </w:rPr>
              <w:t>明码、</w:t>
            </w:r>
            <w:r>
              <w:rPr>
                <w:rFonts w:hint="eastAsia"/>
              </w:rPr>
              <w:t>NFC</w:t>
            </w:r>
            <w:r>
              <w:rPr>
                <w:rFonts w:hint="eastAsia"/>
              </w:rPr>
              <w:t>密码是全新的，如果在历史存货表中已经存在，则弹出提示并不能保存或者过账成功</w:t>
            </w:r>
          </w:p>
          <w:p w:rsidR="00590224" w:rsidRDefault="00590224" w:rsidP="002939E8">
            <w:pPr>
              <w:pStyle w:val="af1"/>
              <w:ind w:left="360" w:firstLineChars="0" w:firstLine="0"/>
            </w:pPr>
          </w:p>
          <w:p w:rsidR="001B3967" w:rsidRDefault="001B3967" w:rsidP="00F06562">
            <w:pPr>
              <w:pStyle w:val="af1"/>
              <w:ind w:left="360" w:firstLineChars="0" w:firstLine="0"/>
            </w:pPr>
          </w:p>
          <w:p w:rsidR="001B3967" w:rsidRPr="008C7835" w:rsidRDefault="001B3967" w:rsidP="00F06562"/>
        </w:tc>
      </w:tr>
      <w:tr w:rsidR="001B3967" w:rsidTr="00F06562">
        <w:tc>
          <w:tcPr>
            <w:tcW w:w="1668" w:type="dxa"/>
          </w:tcPr>
          <w:p w:rsidR="001B3967" w:rsidRDefault="001B3967" w:rsidP="00F06562">
            <w:r>
              <w:rPr>
                <w:rFonts w:hint="eastAsia"/>
              </w:rPr>
              <w:lastRenderedPageBreak/>
              <w:t>详情页面</w:t>
            </w:r>
            <w:r>
              <w:rPr>
                <w:rFonts w:hint="eastAsia"/>
              </w:rPr>
              <w:t>-</w:t>
            </w:r>
            <w:r>
              <w:rPr>
                <w:rFonts w:hint="eastAsia"/>
              </w:rPr>
              <w:t>维护</w:t>
            </w:r>
          </w:p>
          <w:p w:rsidR="001B719F" w:rsidRDefault="001B719F" w:rsidP="00F06562">
            <w:r>
              <w:rPr>
                <w:rFonts w:hint="eastAsia"/>
              </w:rPr>
              <w:t>（</w:t>
            </w:r>
            <w:r>
              <w:rPr>
                <w:rFonts w:hint="eastAsia"/>
              </w:rPr>
              <w:t>S004-01-12</w:t>
            </w:r>
            <w:r>
              <w:rPr>
                <w:rFonts w:hint="eastAsia"/>
              </w:rPr>
              <w:t>）</w:t>
            </w:r>
          </w:p>
        </w:tc>
        <w:tc>
          <w:tcPr>
            <w:tcW w:w="4750" w:type="dxa"/>
          </w:tcPr>
          <w:p w:rsidR="001B3967" w:rsidRDefault="001B3967" w:rsidP="00A45336">
            <w:pPr>
              <w:pStyle w:val="af1"/>
              <w:numPr>
                <w:ilvl w:val="0"/>
                <w:numId w:val="110"/>
              </w:numPr>
              <w:ind w:firstLineChars="0"/>
            </w:pPr>
            <w:r>
              <w:rPr>
                <w:rFonts w:hint="eastAsia"/>
              </w:rPr>
              <w:t>单据编号、单据类别只读，其余和新建页面页面元素一致</w:t>
            </w:r>
          </w:p>
          <w:p w:rsidR="001B3967" w:rsidRDefault="001B3967" w:rsidP="00F06562">
            <w:pPr>
              <w:pStyle w:val="af1"/>
              <w:ind w:left="360" w:firstLineChars="0" w:firstLine="0"/>
            </w:pPr>
          </w:p>
        </w:tc>
        <w:tc>
          <w:tcPr>
            <w:tcW w:w="3210" w:type="dxa"/>
          </w:tcPr>
          <w:p w:rsidR="001B3967" w:rsidRDefault="001B3967" w:rsidP="00F06562">
            <w:r>
              <w:rPr>
                <w:rFonts w:hint="eastAsia"/>
              </w:rPr>
              <w:t>与新建页面一致</w:t>
            </w:r>
          </w:p>
        </w:tc>
      </w:tr>
      <w:tr w:rsidR="001B3967" w:rsidTr="00F06562">
        <w:tc>
          <w:tcPr>
            <w:tcW w:w="1668" w:type="dxa"/>
          </w:tcPr>
          <w:p w:rsidR="001B3967" w:rsidRDefault="001B3967" w:rsidP="00F06562">
            <w:r>
              <w:rPr>
                <w:rFonts w:hint="eastAsia"/>
              </w:rPr>
              <w:t>详情页面</w:t>
            </w:r>
            <w:r>
              <w:rPr>
                <w:rFonts w:hint="eastAsia"/>
              </w:rPr>
              <w:t>-</w:t>
            </w:r>
            <w:r>
              <w:rPr>
                <w:rFonts w:hint="eastAsia"/>
              </w:rPr>
              <w:t>审核</w:t>
            </w:r>
          </w:p>
          <w:p w:rsidR="001B719F" w:rsidRDefault="001B719F" w:rsidP="00F06562">
            <w:r>
              <w:rPr>
                <w:rFonts w:hint="eastAsia"/>
              </w:rPr>
              <w:t>（</w:t>
            </w:r>
            <w:r>
              <w:rPr>
                <w:rFonts w:hint="eastAsia"/>
              </w:rPr>
              <w:t>S004-01-12</w:t>
            </w:r>
            <w:r>
              <w:rPr>
                <w:rFonts w:hint="eastAsia"/>
              </w:rPr>
              <w:t>）</w:t>
            </w:r>
          </w:p>
        </w:tc>
        <w:tc>
          <w:tcPr>
            <w:tcW w:w="4750" w:type="dxa"/>
          </w:tcPr>
          <w:p w:rsidR="001B3967" w:rsidRDefault="001B3967" w:rsidP="00F06562">
            <w:pPr>
              <w:pStyle w:val="af1"/>
              <w:numPr>
                <w:ilvl w:val="0"/>
                <w:numId w:val="104"/>
              </w:numPr>
              <w:ind w:firstLineChars="0"/>
            </w:pPr>
            <w:r>
              <w:rPr>
                <w:rFonts w:hint="eastAsia"/>
              </w:rPr>
              <w:t>审核意见可以编辑，其他字段均为只读</w:t>
            </w:r>
          </w:p>
          <w:p w:rsidR="00A26AD7" w:rsidRDefault="00A26AD7" w:rsidP="00F06562">
            <w:pPr>
              <w:pStyle w:val="af1"/>
              <w:numPr>
                <w:ilvl w:val="0"/>
                <w:numId w:val="104"/>
              </w:numPr>
              <w:ind w:firstLineChars="0"/>
            </w:pPr>
            <w:r>
              <w:rPr>
                <w:rFonts w:hint="eastAsia"/>
              </w:rPr>
              <w:t>功能按钮：审核通过、审核拒绝、返回</w:t>
            </w:r>
          </w:p>
        </w:tc>
        <w:tc>
          <w:tcPr>
            <w:tcW w:w="3210" w:type="dxa"/>
          </w:tcPr>
          <w:p w:rsidR="001B3967" w:rsidRDefault="001B3967" w:rsidP="00F06562"/>
        </w:tc>
      </w:tr>
      <w:tr w:rsidR="00B91C91" w:rsidTr="00F06562">
        <w:tc>
          <w:tcPr>
            <w:tcW w:w="1668" w:type="dxa"/>
          </w:tcPr>
          <w:p w:rsidR="00B91C91" w:rsidRDefault="00B91C91" w:rsidP="00F06562">
            <w:r>
              <w:rPr>
                <w:rFonts w:hint="eastAsia"/>
              </w:rPr>
              <w:t>详情页面</w:t>
            </w:r>
            <w:r>
              <w:rPr>
                <w:rFonts w:hint="eastAsia"/>
              </w:rPr>
              <w:t>-</w:t>
            </w:r>
            <w:r>
              <w:rPr>
                <w:rFonts w:hint="eastAsia"/>
              </w:rPr>
              <w:t>过账</w:t>
            </w:r>
          </w:p>
          <w:p w:rsidR="001B719F" w:rsidRDefault="001B719F" w:rsidP="001B719F">
            <w:r>
              <w:rPr>
                <w:rFonts w:hint="eastAsia"/>
              </w:rPr>
              <w:t>（</w:t>
            </w:r>
            <w:r>
              <w:rPr>
                <w:rFonts w:hint="eastAsia"/>
              </w:rPr>
              <w:t>S004-01-15</w:t>
            </w:r>
            <w:r>
              <w:rPr>
                <w:rFonts w:hint="eastAsia"/>
              </w:rPr>
              <w:t>）</w:t>
            </w:r>
          </w:p>
        </w:tc>
        <w:tc>
          <w:tcPr>
            <w:tcW w:w="4750" w:type="dxa"/>
          </w:tcPr>
          <w:p w:rsidR="00B91C91" w:rsidRDefault="00B91C91" w:rsidP="00F06562">
            <w:pPr>
              <w:pStyle w:val="af1"/>
              <w:numPr>
                <w:ilvl w:val="0"/>
                <w:numId w:val="104"/>
              </w:numPr>
              <w:ind w:firstLineChars="0"/>
            </w:pPr>
            <w:r>
              <w:rPr>
                <w:rFonts w:hint="eastAsia"/>
              </w:rPr>
              <w:t>审核意见可以编辑，其他字段均为只读</w:t>
            </w:r>
          </w:p>
        </w:tc>
        <w:tc>
          <w:tcPr>
            <w:tcW w:w="3210" w:type="dxa"/>
          </w:tcPr>
          <w:p w:rsidR="00B91C91" w:rsidRDefault="00B91C91" w:rsidP="00F06562">
            <w:r>
              <w:rPr>
                <w:rFonts w:hint="eastAsia"/>
              </w:rPr>
              <w:t>已经生效的单据点击过账后执行下述操作：</w:t>
            </w:r>
          </w:p>
          <w:p w:rsidR="00C926C9" w:rsidRDefault="00C926C9" w:rsidP="002939E8">
            <w:pPr>
              <w:pStyle w:val="af1"/>
              <w:numPr>
                <w:ilvl w:val="0"/>
                <w:numId w:val="108"/>
              </w:numPr>
              <w:ind w:firstLineChars="0"/>
            </w:pPr>
            <w:r>
              <w:rPr>
                <w:rFonts w:hint="eastAsia"/>
              </w:rPr>
              <w:t>判断商品</w:t>
            </w:r>
            <w:r>
              <w:rPr>
                <w:rFonts w:hint="eastAsia"/>
              </w:rPr>
              <w:t>SN</w:t>
            </w:r>
            <w:r w:rsidR="00297E47">
              <w:rPr>
                <w:rFonts w:hint="eastAsia"/>
              </w:rPr>
              <w:t>、</w:t>
            </w:r>
            <w:r w:rsidR="00297E47">
              <w:rPr>
                <w:rFonts w:hint="eastAsia"/>
              </w:rPr>
              <w:t>NFC</w:t>
            </w:r>
            <w:r w:rsidR="00297E47">
              <w:rPr>
                <w:rFonts w:hint="eastAsia"/>
              </w:rPr>
              <w:t>明码、</w:t>
            </w:r>
            <w:r w:rsidR="00297E47">
              <w:rPr>
                <w:rFonts w:hint="eastAsia"/>
              </w:rPr>
              <w:t>NFC</w:t>
            </w:r>
            <w:r w:rsidR="00297E47">
              <w:rPr>
                <w:rFonts w:hint="eastAsia"/>
              </w:rPr>
              <w:t>密码</w:t>
            </w:r>
            <w:r>
              <w:rPr>
                <w:rFonts w:hint="eastAsia"/>
              </w:rPr>
              <w:t>是全新</w:t>
            </w:r>
            <w:r w:rsidR="002825FB">
              <w:rPr>
                <w:rFonts w:hint="eastAsia"/>
              </w:rPr>
              <w:t>的</w:t>
            </w:r>
            <w:r>
              <w:rPr>
                <w:rFonts w:hint="eastAsia"/>
              </w:rPr>
              <w:t>，如果在历史</w:t>
            </w:r>
            <w:r w:rsidR="002825FB">
              <w:rPr>
                <w:rFonts w:hint="eastAsia"/>
              </w:rPr>
              <w:t>存货</w:t>
            </w:r>
            <w:r>
              <w:rPr>
                <w:rFonts w:hint="eastAsia"/>
              </w:rPr>
              <w:t>表中已经存在，则</w:t>
            </w:r>
            <w:r w:rsidR="00F508F9">
              <w:rPr>
                <w:rFonts w:hint="eastAsia"/>
              </w:rPr>
              <w:t>弹出提示并</w:t>
            </w:r>
            <w:r>
              <w:rPr>
                <w:rFonts w:hint="eastAsia"/>
              </w:rPr>
              <w:t>不能过账成功</w:t>
            </w:r>
          </w:p>
          <w:p w:rsidR="00C926C9" w:rsidRDefault="0038074B" w:rsidP="002939E8">
            <w:pPr>
              <w:pStyle w:val="af1"/>
              <w:numPr>
                <w:ilvl w:val="0"/>
                <w:numId w:val="108"/>
              </w:numPr>
              <w:ind w:firstLineChars="0"/>
            </w:pPr>
            <w:r>
              <w:rPr>
                <w:rFonts w:hint="eastAsia"/>
              </w:rPr>
              <w:t>生成已过账的入库单，库存增加、</w:t>
            </w:r>
            <w:r>
              <w:rPr>
                <w:rFonts w:hint="eastAsia"/>
              </w:rPr>
              <w:t>SN</w:t>
            </w:r>
            <w:r>
              <w:rPr>
                <w:rFonts w:hint="eastAsia"/>
              </w:rPr>
              <w:t>入库</w:t>
            </w:r>
          </w:p>
          <w:p w:rsidR="004621DA" w:rsidRDefault="004621DA" w:rsidP="002939E8">
            <w:pPr>
              <w:pStyle w:val="af1"/>
              <w:numPr>
                <w:ilvl w:val="0"/>
                <w:numId w:val="108"/>
              </w:numPr>
              <w:ind w:firstLineChars="0"/>
            </w:pPr>
            <w:r>
              <w:rPr>
                <w:rFonts w:hint="eastAsia"/>
              </w:rPr>
              <w:t>将实收数量回写对应采购单的已交数量，新已交数量</w:t>
            </w:r>
            <w:r>
              <w:rPr>
                <w:rFonts w:hint="eastAsia"/>
              </w:rPr>
              <w:t>=</w:t>
            </w:r>
            <w:r>
              <w:rPr>
                <w:rFonts w:hint="eastAsia"/>
              </w:rPr>
              <w:t>旧已交数量</w:t>
            </w:r>
            <w:r>
              <w:rPr>
                <w:rFonts w:hint="eastAsia"/>
              </w:rPr>
              <w:t>+</w:t>
            </w:r>
            <w:r>
              <w:rPr>
                <w:rFonts w:hint="eastAsia"/>
              </w:rPr>
              <w:t>实收数量，并判断如果对应的采购单的未结案单身已交数量均</w:t>
            </w:r>
            <w:r>
              <w:rPr>
                <w:rFonts w:hint="eastAsia"/>
              </w:rPr>
              <w:t>=</w:t>
            </w:r>
            <w:r>
              <w:rPr>
                <w:rFonts w:hint="eastAsia"/>
              </w:rPr>
              <w:t>采购数量，则该采购订单的状态变为“已结案”</w:t>
            </w:r>
          </w:p>
        </w:tc>
      </w:tr>
      <w:tr w:rsidR="00B91C91" w:rsidTr="00F06562">
        <w:tc>
          <w:tcPr>
            <w:tcW w:w="1668" w:type="dxa"/>
          </w:tcPr>
          <w:p w:rsidR="00B91C91" w:rsidRDefault="00B91C91" w:rsidP="00F06562">
            <w:r>
              <w:rPr>
                <w:rFonts w:hint="eastAsia"/>
              </w:rPr>
              <w:t>详情页面</w:t>
            </w:r>
            <w:r>
              <w:rPr>
                <w:rFonts w:hint="eastAsia"/>
              </w:rPr>
              <w:t>-</w:t>
            </w:r>
            <w:r>
              <w:rPr>
                <w:rFonts w:hint="eastAsia"/>
              </w:rPr>
              <w:t>冻结</w:t>
            </w:r>
          </w:p>
        </w:tc>
        <w:tc>
          <w:tcPr>
            <w:tcW w:w="4750" w:type="dxa"/>
          </w:tcPr>
          <w:p w:rsidR="00B91C91" w:rsidRDefault="00B91C91" w:rsidP="00F06562">
            <w:pPr>
              <w:pStyle w:val="af1"/>
              <w:numPr>
                <w:ilvl w:val="0"/>
                <w:numId w:val="105"/>
              </w:numPr>
              <w:ind w:firstLineChars="0"/>
            </w:pPr>
            <w:r>
              <w:rPr>
                <w:rFonts w:hint="eastAsia"/>
              </w:rPr>
              <w:t>冻结备注可以编辑，其他字段均为只读</w:t>
            </w:r>
          </w:p>
        </w:tc>
        <w:tc>
          <w:tcPr>
            <w:tcW w:w="3210" w:type="dxa"/>
          </w:tcPr>
          <w:p w:rsidR="00B91C91" w:rsidRDefault="00B91C91" w:rsidP="00F06562"/>
        </w:tc>
      </w:tr>
      <w:tr w:rsidR="00B91C91" w:rsidTr="00F06562">
        <w:tc>
          <w:tcPr>
            <w:tcW w:w="1668" w:type="dxa"/>
          </w:tcPr>
          <w:p w:rsidR="00B91C91" w:rsidRDefault="00B91C91" w:rsidP="00F06562">
            <w:r>
              <w:rPr>
                <w:rFonts w:hint="eastAsia"/>
              </w:rPr>
              <w:t>详情页面</w:t>
            </w:r>
            <w:r>
              <w:rPr>
                <w:rFonts w:hint="eastAsia"/>
              </w:rPr>
              <w:t>-</w:t>
            </w:r>
            <w:r>
              <w:rPr>
                <w:rFonts w:hint="eastAsia"/>
              </w:rPr>
              <w:t>结案</w:t>
            </w:r>
          </w:p>
        </w:tc>
        <w:tc>
          <w:tcPr>
            <w:tcW w:w="4750" w:type="dxa"/>
          </w:tcPr>
          <w:p w:rsidR="00B91C91" w:rsidRDefault="00B91C91" w:rsidP="00F06562">
            <w:pPr>
              <w:pStyle w:val="af1"/>
              <w:numPr>
                <w:ilvl w:val="0"/>
                <w:numId w:val="106"/>
              </w:numPr>
              <w:ind w:firstLineChars="0"/>
            </w:pPr>
            <w:r>
              <w:rPr>
                <w:rFonts w:hint="eastAsia"/>
              </w:rPr>
              <w:t>结案备注可以编辑，其他字段均为只读</w:t>
            </w:r>
          </w:p>
        </w:tc>
        <w:tc>
          <w:tcPr>
            <w:tcW w:w="3210" w:type="dxa"/>
          </w:tcPr>
          <w:p w:rsidR="00B91C91" w:rsidRDefault="00B91C91" w:rsidP="00F06562"/>
        </w:tc>
      </w:tr>
    </w:tbl>
    <w:p w:rsidR="001B3967" w:rsidRPr="001B3967" w:rsidRDefault="001B3967" w:rsidP="001B3967"/>
    <w:p w:rsidR="00393519" w:rsidRPr="00393519" w:rsidRDefault="00393519" w:rsidP="00393519"/>
    <w:p w:rsidR="00393519" w:rsidRPr="00393519" w:rsidRDefault="00393519" w:rsidP="000E1532"/>
    <w:p w:rsidR="008E271E" w:rsidRDefault="00341B8C" w:rsidP="008E271E">
      <w:pPr>
        <w:pStyle w:val="3"/>
      </w:pPr>
      <w:r>
        <w:rPr>
          <w:rFonts w:hint="eastAsia"/>
        </w:rPr>
        <w:t>业务需求</w:t>
      </w:r>
    </w:p>
    <w:p w:rsidR="00563C06" w:rsidRPr="002E2818" w:rsidRDefault="00563C06" w:rsidP="002E2818"/>
    <w:p w:rsidR="00285777" w:rsidRPr="00EA60F4" w:rsidRDefault="00285777" w:rsidP="00A54976">
      <w:pPr>
        <w:pStyle w:val="2"/>
        <w:rPr>
          <w:highlight w:val="yellow"/>
          <w:rPrChange w:id="101" w:author="aibozeng" w:date="2014-07-25T21:39:00Z">
            <w:rPr/>
          </w:rPrChange>
        </w:rPr>
      </w:pPr>
      <w:bookmarkStart w:id="102" w:name="_Toc392169198"/>
      <w:r w:rsidRPr="00EA60F4">
        <w:rPr>
          <w:rFonts w:hint="eastAsia"/>
          <w:highlight w:val="yellow"/>
          <w:rPrChange w:id="103" w:author="aibozeng" w:date="2014-07-25T21:39:00Z">
            <w:rPr>
              <w:rFonts w:hint="eastAsia"/>
            </w:rPr>
          </w:rPrChange>
        </w:rPr>
        <w:t>S004-02</w:t>
      </w:r>
      <w:r w:rsidRPr="00EA60F4">
        <w:rPr>
          <w:rFonts w:hint="eastAsia"/>
          <w:highlight w:val="yellow"/>
          <w:rPrChange w:id="104" w:author="aibozeng" w:date="2014-07-25T21:39:00Z">
            <w:rPr>
              <w:rFonts w:hint="eastAsia"/>
            </w:rPr>
          </w:rPrChange>
        </w:rPr>
        <w:tab/>
      </w:r>
      <w:r w:rsidRPr="00EA60F4">
        <w:rPr>
          <w:rFonts w:hint="eastAsia"/>
          <w:highlight w:val="yellow"/>
          <w:rPrChange w:id="105" w:author="aibozeng" w:date="2014-07-25T21:39:00Z">
            <w:rPr>
              <w:rFonts w:hint="eastAsia"/>
            </w:rPr>
          </w:rPrChange>
        </w:rPr>
        <w:t>采购退货</w:t>
      </w:r>
      <w:bookmarkEnd w:id="102"/>
    </w:p>
    <w:p w:rsidR="007317D1" w:rsidRDefault="007317D1" w:rsidP="007317D1">
      <w:pPr>
        <w:pStyle w:val="3"/>
      </w:pPr>
      <w:r>
        <w:rPr>
          <w:rFonts w:hint="eastAsia"/>
        </w:rPr>
        <w:t>SOP</w:t>
      </w:r>
    </w:p>
    <w:p w:rsidR="007317D1" w:rsidRPr="007317D1" w:rsidRDefault="007317D1" w:rsidP="007317D1"/>
    <w:p w:rsidR="004C6591" w:rsidRDefault="004C6591" w:rsidP="004C6591">
      <w:r>
        <w:rPr>
          <w:noProof/>
        </w:rPr>
        <w:lastRenderedPageBreak/>
        <w:drawing>
          <wp:inline distT="0" distB="0" distL="0" distR="0">
            <wp:extent cx="5976620" cy="8453851"/>
            <wp:effectExtent l="0" t="0" r="0" b="0"/>
            <wp:docPr id="5" name="图片 5" descr="D:\LHT\Bequeen\02需求设计\SOP\SOP定稿文件\SOP-S004-02采购退货.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HT\Bequeen\02需求设计\SOP\SOP定稿文件\SOP-S004-02采购退货.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76620" cy="8453851"/>
                    </a:xfrm>
                    <a:prstGeom prst="rect">
                      <a:avLst/>
                    </a:prstGeom>
                    <a:noFill/>
                    <a:ln>
                      <a:noFill/>
                    </a:ln>
                  </pic:spPr>
                </pic:pic>
              </a:graphicData>
            </a:graphic>
          </wp:inline>
        </w:drawing>
      </w:r>
    </w:p>
    <w:p w:rsidR="00224540" w:rsidRDefault="00224540" w:rsidP="004C6591"/>
    <w:p w:rsidR="00224540" w:rsidRDefault="00224540" w:rsidP="00224540">
      <w:pPr>
        <w:pStyle w:val="3"/>
      </w:pPr>
      <w:r>
        <w:rPr>
          <w:rFonts w:hint="eastAsia"/>
        </w:rPr>
        <w:lastRenderedPageBreak/>
        <w:t>表单</w:t>
      </w:r>
    </w:p>
    <w:p w:rsidR="00393519" w:rsidRDefault="00393519" w:rsidP="00AF6C4E">
      <w:pPr>
        <w:pStyle w:val="4"/>
      </w:pPr>
      <w:r w:rsidRPr="00EA60F4">
        <w:rPr>
          <w:rFonts w:hint="eastAsia"/>
          <w:highlight w:val="yellow"/>
          <w:rPrChange w:id="106" w:author="aibozeng" w:date="2014-07-25T21:39:00Z">
            <w:rPr>
              <w:rFonts w:hint="eastAsia"/>
            </w:rPr>
          </w:rPrChange>
        </w:rPr>
        <w:t>采购退货单</w:t>
      </w:r>
    </w:p>
    <w:p w:rsidR="00393519" w:rsidRDefault="00393519" w:rsidP="00431556">
      <w:pPr>
        <w:pStyle w:val="af1"/>
        <w:numPr>
          <w:ilvl w:val="0"/>
          <w:numId w:val="19"/>
        </w:numPr>
        <w:ind w:firstLineChars="0"/>
      </w:pPr>
      <w:r w:rsidRPr="00E20607">
        <w:rPr>
          <w:rFonts w:hint="eastAsia"/>
        </w:rPr>
        <w:t>单头信息点：</w:t>
      </w:r>
      <w:r>
        <w:rPr>
          <w:rFonts w:hint="eastAsia"/>
        </w:rPr>
        <w:t>单据类别、单据编号、单据日期、所属公司、供应商、</w:t>
      </w:r>
      <w:r w:rsidRPr="00EA60F4">
        <w:rPr>
          <w:rFonts w:hint="eastAsia"/>
          <w:highlight w:val="yellow"/>
          <w:rPrChange w:id="107" w:author="aibozeng" w:date="2014-07-25T21:39:00Z">
            <w:rPr>
              <w:rFonts w:hint="eastAsia"/>
            </w:rPr>
          </w:rPrChange>
        </w:rPr>
        <w:t>会员</w:t>
      </w:r>
      <w:r>
        <w:rPr>
          <w:rFonts w:hint="eastAsia"/>
        </w:rPr>
        <w:t>（向个人退货时有值）、</w:t>
      </w:r>
      <w:r w:rsidR="00470764">
        <w:rPr>
          <w:rFonts w:hint="eastAsia"/>
        </w:rPr>
        <w:t>来源（采购收货、直接退货）、</w:t>
      </w:r>
      <w:r>
        <w:rPr>
          <w:rFonts w:hint="eastAsia"/>
        </w:rPr>
        <w:t>版本、采购员、部门、结案状态、单据状态、流程状态、冻结状态、税种</w:t>
      </w:r>
      <w:r>
        <w:rPr>
          <w:rFonts w:hint="eastAsia"/>
        </w:rPr>
        <w:t>/</w:t>
      </w:r>
      <w:r>
        <w:rPr>
          <w:rFonts w:hint="eastAsia"/>
        </w:rPr>
        <w:t>税率、币种</w:t>
      </w:r>
      <w:r>
        <w:rPr>
          <w:rFonts w:hint="eastAsia"/>
        </w:rPr>
        <w:t>/</w:t>
      </w:r>
      <w:r>
        <w:rPr>
          <w:rFonts w:hint="eastAsia"/>
        </w:rPr>
        <w:t>汇率</w:t>
      </w:r>
      <w:r w:rsidR="00344538">
        <w:rPr>
          <w:rFonts w:hint="eastAsia"/>
        </w:rPr>
        <w:t>、运输方式（</w:t>
      </w:r>
      <w:r w:rsidR="00436AFA">
        <w:rPr>
          <w:rFonts w:hint="eastAsia"/>
        </w:rPr>
        <w:t>供应商</w:t>
      </w:r>
      <w:r w:rsidR="00344538">
        <w:rPr>
          <w:rFonts w:hint="eastAsia"/>
        </w:rPr>
        <w:t>自取、送货、</w:t>
      </w:r>
      <w:r w:rsidR="003329C8">
        <w:rPr>
          <w:rFonts w:hint="eastAsia"/>
        </w:rPr>
        <w:t>第三方</w:t>
      </w:r>
      <w:r w:rsidR="00344538">
        <w:rPr>
          <w:rFonts w:hint="eastAsia"/>
        </w:rPr>
        <w:t>物流快递、其他）</w:t>
      </w:r>
      <w:r w:rsidR="0081732A">
        <w:rPr>
          <w:rFonts w:hint="eastAsia"/>
        </w:rPr>
        <w:t>、物流商、物流单号</w:t>
      </w:r>
      <w:r>
        <w:rPr>
          <w:rFonts w:hint="eastAsia"/>
        </w:rPr>
        <w:t>、收货地址、备注、总数量、未税总计、税额总计、价税合计、结案备注、冻结备注</w:t>
      </w:r>
      <w:r w:rsidR="001C00CA">
        <w:rPr>
          <w:rFonts w:hint="eastAsia"/>
        </w:rPr>
        <w:t>、创建人、创建时间、最后修改人、最后修改时间</w:t>
      </w:r>
      <w:r w:rsidR="003A4E56">
        <w:rPr>
          <w:rFonts w:hint="eastAsia"/>
        </w:rPr>
        <w:t>、审核人、审核时间、审核意见</w:t>
      </w:r>
    </w:p>
    <w:p w:rsidR="00393519" w:rsidRDefault="00393519" w:rsidP="00431556">
      <w:pPr>
        <w:pStyle w:val="af1"/>
        <w:numPr>
          <w:ilvl w:val="0"/>
          <w:numId w:val="19"/>
        </w:numPr>
        <w:ind w:firstLineChars="0"/>
      </w:pPr>
      <w:r>
        <w:rPr>
          <w:rFonts w:hint="eastAsia"/>
        </w:rPr>
        <w:t>单身信息点：序号、商品编码、商品名称、商品规格、等级、商品类别</w:t>
      </w:r>
      <w:r w:rsidR="006002E0">
        <w:rPr>
          <w:rFonts w:hint="eastAsia"/>
        </w:rPr>
        <w:t>、仓库</w:t>
      </w:r>
      <w:r>
        <w:rPr>
          <w:rFonts w:hint="eastAsia"/>
        </w:rPr>
        <w:t>、数量、单位、含税、税率、单价、含税单价、无税金额、税额、价税合计、本币无税金额、本币税额、本币价税合计、赠品</w:t>
      </w:r>
      <w:r w:rsidR="00EB6DF9">
        <w:rPr>
          <w:rFonts w:hint="eastAsia"/>
        </w:rPr>
        <w:t>、批号</w:t>
      </w:r>
      <w:r w:rsidR="00A93A77">
        <w:rPr>
          <w:rFonts w:hint="eastAsia"/>
        </w:rPr>
        <w:t>、</w:t>
      </w:r>
      <w:r w:rsidR="00A93A77">
        <w:rPr>
          <w:rFonts w:hint="eastAsia"/>
        </w:rPr>
        <w:t>SN</w:t>
      </w:r>
      <w:r w:rsidR="00A93A77">
        <w:rPr>
          <w:rFonts w:hint="eastAsia"/>
        </w:rPr>
        <w:t>（仅有功能按钮）</w:t>
      </w:r>
      <w:r>
        <w:rPr>
          <w:rFonts w:hint="eastAsia"/>
        </w:rPr>
        <w:t>、前置单据、结案状态、备注</w:t>
      </w:r>
    </w:p>
    <w:p w:rsidR="00393519" w:rsidRDefault="00393519" w:rsidP="00431556">
      <w:pPr>
        <w:pStyle w:val="af1"/>
        <w:numPr>
          <w:ilvl w:val="0"/>
          <w:numId w:val="19"/>
        </w:numPr>
        <w:ind w:firstLineChars="0"/>
      </w:pPr>
      <w:r>
        <w:rPr>
          <w:rFonts w:hint="eastAsia"/>
        </w:rPr>
        <w:t>子单身信息点：序号、单身序号、商品编码、仓库、库区、库位、</w:t>
      </w:r>
      <w:r>
        <w:rPr>
          <w:rFonts w:hint="eastAsia"/>
        </w:rPr>
        <w:t>SN</w:t>
      </w:r>
      <w:r>
        <w:rPr>
          <w:rFonts w:hint="eastAsia"/>
        </w:rPr>
        <w:t>、</w:t>
      </w:r>
      <w:r>
        <w:rPr>
          <w:rFonts w:hint="eastAsia"/>
        </w:rPr>
        <w:t>NFC</w:t>
      </w:r>
      <w:r>
        <w:rPr>
          <w:rFonts w:hint="eastAsia"/>
        </w:rPr>
        <w:t>明码、</w:t>
      </w:r>
      <w:r>
        <w:rPr>
          <w:rFonts w:hint="eastAsia"/>
        </w:rPr>
        <w:t>NFC</w:t>
      </w:r>
      <w:r>
        <w:rPr>
          <w:rFonts w:hint="eastAsia"/>
        </w:rPr>
        <w:t>密码</w:t>
      </w:r>
    </w:p>
    <w:p w:rsidR="00B91C91" w:rsidRDefault="00BD5D7A" w:rsidP="00431556">
      <w:pPr>
        <w:pStyle w:val="af1"/>
        <w:numPr>
          <w:ilvl w:val="0"/>
          <w:numId w:val="19"/>
        </w:numPr>
        <w:ind w:firstLineChars="0"/>
      </w:pPr>
      <w:r>
        <w:rPr>
          <w:rFonts w:hint="eastAsia"/>
        </w:rPr>
        <w:t>业务逻辑说明：</w:t>
      </w:r>
    </w:p>
    <w:p w:rsidR="00BD5D7A" w:rsidRDefault="00BD5D7A" w:rsidP="00BD5D7A"/>
    <w:tbl>
      <w:tblPr>
        <w:tblStyle w:val="af"/>
        <w:tblW w:w="0" w:type="auto"/>
        <w:tblLook w:val="04A0"/>
      </w:tblPr>
      <w:tblGrid>
        <w:gridCol w:w="1668"/>
        <w:gridCol w:w="4750"/>
        <w:gridCol w:w="3210"/>
      </w:tblGrid>
      <w:tr w:rsidR="00BD5D7A" w:rsidTr="00F06562">
        <w:tc>
          <w:tcPr>
            <w:tcW w:w="1668" w:type="dxa"/>
          </w:tcPr>
          <w:p w:rsidR="00BD5D7A" w:rsidRDefault="00BD5D7A" w:rsidP="00F06562">
            <w:r>
              <w:rPr>
                <w:rFonts w:hint="eastAsia"/>
              </w:rPr>
              <w:t>作业编号</w:t>
            </w:r>
          </w:p>
        </w:tc>
        <w:tc>
          <w:tcPr>
            <w:tcW w:w="4750" w:type="dxa"/>
          </w:tcPr>
          <w:p w:rsidR="00BD5D7A" w:rsidRDefault="00BD5D7A" w:rsidP="00F06562">
            <w:r>
              <w:rPr>
                <w:rFonts w:hint="eastAsia"/>
              </w:rPr>
              <w:t>页面元素描述</w:t>
            </w:r>
          </w:p>
        </w:tc>
        <w:tc>
          <w:tcPr>
            <w:tcW w:w="3210" w:type="dxa"/>
          </w:tcPr>
          <w:p w:rsidR="00BD5D7A" w:rsidRDefault="00BD5D7A" w:rsidP="00F06562">
            <w:r>
              <w:rPr>
                <w:rFonts w:hint="eastAsia"/>
              </w:rPr>
              <w:t>业务逻辑</w:t>
            </w:r>
          </w:p>
        </w:tc>
      </w:tr>
      <w:tr w:rsidR="00BD5D7A" w:rsidTr="00F06562">
        <w:tc>
          <w:tcPr>
            <w:tcW w:w="1668" w:type="dxa"/>
          </w:tcPr>
          <w:p w:rsidR="00BD5D7A" w:rsidRDefault="00BD5D7A" w:rsidP="00F06562">
            <w:r>
              <w:rPr>
                <w:rFonts w:hint="eastAsia"/>
              </w:rPr>
              <w:t>查询列表页面</w:t>
            </w:r>
          </w:p>
        </w:tc>
        <w:tc>
          <w:tcPr>
            <w:tcW w:w="4750" w:type="dxa"/>
          </w:tcPr>
          <w:p w:rsidR="00BD5D7A" w:rsidRDefault="00BD5D7A" w:rsidP="002271D5">
            <w:pPr>
              <w:pStyle w:val="af1"/>
              <w:numPr>
                <w:ilvl w:val="0"/>
                <w:numId w:val="111"/>
              </w:numPr>
              <w:ind w:firstLineChars="0"/>
            </w:pPr>
            <w:r>
              <w:rPr>
                <w:rFonts w:hint="eastAsia"/>
              </w:rPr>
              <w:t>查询条件：单据类别、单据编号、单据日期（区间）、所属公司、供应商、会员、结案状态、单据状态、流程状态、冻结状态、采购员、排序方式</w:t>
            </w:r>
          </w:p>
          <w:p w:rsidR="00BD5D7A" w:rsidRDefault="00BD5D7A" w:rsidP="002271D5">
            <w:pPr>
              <w:pStyle w:val="af1"/>
              <w:numPr>
                <w:ilvl w:val="0"/>
                <w:numId w:val="111"/>
              </w:numPr>
              <w:ind w:firstLineChars="0"/>
            </w:pPr>
            <w:r>
              <w:rPr>
                <w:rFonts w:hint="eastAsia"/>
              </w:rPr>
              <w:t>列表字段：单据编号、单据类别、单据日期、所属公司、供应商、会员、采购员、单据状态、流程状态、结案状态、冻结状态、总数量、未税金额、含税金额</w:t>
            </w:r>
          </w:p>
          <w:p w:rsidR="00BD5D7A" w:rsidRDefault="00BD5D7A" w:rsidP="002271D5">
            <w:pPr>
              <w:pStyle w:val="af1"/>
              <w:numPr>
                <w:ilvl w:val="0"/>
                <w:numId w:val="111"/>
              </w:numPr>
              <w:ind w:firstLineChars="0"/>
            </w:pPr>
            <w:r>
              <w:rPr>
                <w:rFonts w:hint="eastAsia"/>
              </w:rPr>
              <w:t>页头功能按钮：新建、提交、审核、编辑、结案</w:t>
            </w:r>
          </w:p>
          <w:p w:rsidR="00BD5D7A" w:rsidRDefault="00BD5D7A" w:rsidP="002271D5">
            <w:pPr>
              <w:pStyle w:val="af1"/>
              <w:numPr>
                <w:ilvl w:val="0"/>
                <w:numId w:val="111"/>
              </w:numPr>
              <w:ind w:firstLineChars="0"/>
            </w:pPr>
            <w:r>
              <w:rPr>
                <w:rFonts w:hint="eastAsia"/>
              </w:rPr>
              <w:t>列表功能按钮：修改、提交、审核、结案</w:t>
            </w:r>
          </w:p>
        </w:tc>
        <w:tc>
          <w:tcPr>
            <w:tcW w:w="3210" w:type="dxa"/>
          </w:tcPr>
          <w:p w:rsidR="00BD5D7A" w:rsidRDefault="00BD5D7A" w:rsidP="00F06562">
            <w:r>
              <w:rPr>
                <w:rFonts w:hint="eastAsia"/>
              </w:rPr>
              <w:t>无</w:t>
            </w:r>
          </w:p>
        </w:tc>
      </w:tr>
      <w:tr w:rsidR="00BD5D7A" w:rsidTr="00F06562">
        <w:tc>
          <w:tcPr>
            <w:tcW w:w="1668" w:type="dxa"/>
          </w:tcPr>
          <w:p w:rsidR="00C34C88" w:rsidRDefault="00BD5D7A" w:rsidP="00F06562">
            <w:r>
              <w:rPr>
                <w:rFonts w:hint="eastAsia"/>
              </w:rPr>
              <w:t>详情页面</w:t>
            </w:r>
            <w:r>
              <w:rPr>
                <w:rFonts w:hint="eastAsia"/>
              </w:rPr>
              <w:t>-</w:t>
            </w:r>
            <w:r>
              <w:rPr>
                <w:rFonts w:hint="eastAsia"/>
              </w:rPr>
              <w:t>新建</w:t>
            </w:r>
          </w:p>
          <w:p w:rsidR="00BD5D7A" w:rsidRDefault="00C34C88" w:rsidP="00F06562">
            <w:bookmarkStart w:id="108" w:name="OLE_LINK3"/>
            <w:bookmarkStart w:id="109" w:name="OLE_LINK4"/>
            <w:r>
              <w:rPr>
                <w:rFonts w:hint="eastAsia"/>
                <w:kern w:val="0"/>
              </w:rPr>
              <w:t>（</w:t>
            </w:r>
            <w:r>
              <w:rPr>
                <w:kern w:val="0"/>
              </w:rPr>
              <w:t>S004-0</w:t>
            </w:r>
            <w:r>
              <w:rPr>
                <w:rFonts w:hint="eastAsia"/>
                <w:kern w:val="0"/>
              </w:rPr>
              <w:t>2</w:t>
            </w:r>
            <w:r>
              <w:rPr>
                <w:kern w:val="0"/>
              </w:rPr>
              <w:t>-6</w:t>
            </w:r>
            <w:r>
              <w:rPr>
                <w:rFonts w:hint="eastAsia"/>
                <w:kern w:val="0"/>
              </w:rPr>
              <w:t>）</w:t>
            </w:r>
            <w:bookmarkEnd w:id="108"/>
            <w:bookmarkEnd w:id="109"/>
          </w:p>
        </w:tc>
        <w:tc>
          <w:tcPr>
            <w:tcW w:w="4750" w:type="dxa"/>
          </w:tcPr>
          <w:p w:rsidR="00BD5D7A" w:rsidRDefault="00BD5D7A" w:rsidP="002271D5">
            <w:pPr>
              <w:pStyle w:val="af1"/>
              <w:numPr>
                <w:ilvl w:val="0"/>
                <w:numId w:val="113"/>
              </w:numPr>
              <w:ind w:firstLineChars="0"/>
            </w:pPr>
            <w:r>
              <w:rPr>
                <w:rFonts w:hint="eastAsia"/>
              </w:rPr>
              <w:t>采购</w:t>
            </w:r>
            <w:r w:rsidR="002635BA">
              <w:rPr>
                <w:rFonts w:hint="eastAsia"/>
              </w:rPr>
              <w:t>退货</w:t>
            </w:r>
            <w:r>
              <w:rPr>
                <w:rFonts w:hint="eastAsia"/>
              </w:rPr>
              <w:t>单单头信息除了“运输方式、物流商、物流单号、备注”，其他字段均为必填字段；</w:t>
            </w:r>
            <w:r w:rsidR="008D055B">
              <w:rPr>
                <w:rFonts w:hint="eastAsia"/>
              </w:rPr>
              <w:t>单据</w:t>
            </w:r>
            <w:r>
              <w:rPr>
                <w:rFonts w:hint="eastAsia"/>
              </w:rPr>
              <w:t>编号是唯一值；“结案状态、单据状态、流程状态、冻结状态”全部通过功能按钮来改变，在所有详情页面都是只读；“总数量、未税总计、价税总计”默认值</w:t>
            </w:r>
            <w:r>
              <w:rPr>
                <w:rFonts w:hint="eastAsia"/>
              </w:rPr>
              <w:t>=0</w:t>
            </w:r>
            <w:r>
              <w:rPr>
                <w:rFonts w:hint="eastAsia"/>
              </w:rPr>
              <w:t>，全部都是通过单身自动计算，在所有的详情页面均为只读。</w:t>
            </w:r>
          </w:p>
          <w:p w:rsidR="00BD5D7A" w:rsidRDefault="00BD5D7A" w:rsidP="002271D5">
            <w:pPr>
              <w:pStyle w:val="af1"/>
              <w:numPr>
                <w:ilvl w:val="0"/>
                <w:numId w:val="113"/>
              </w:numPr>
              <w:ind w:firstLineChars="0"/>
            </w:pPr>
            <w:r>
              <w:rPr>
                <w:rFonts w:hint="eastAsia"/>
              </w:rPr>
              <w:t>采购</w:t>
            </w:r>
            <w:r w:rsidR="00625357">
              <w:rPr>
                <w:rFonts w:hint="eastAsia"/>
              </w:rPr>
              <w:t>退货</w:t>
            </w:r>
            <w:r>
              <w:rPr>
                <w:rFonts w:hint="eastAsia"/>
              </w:rPr>
              <w:t>单单身只可修改“</w:t>
            </w:r>
            <w:r w:rsidR="0044105C">
              <w:rPr>
                <w:rFonts w:hint="eastAsia"/>
              </w:rPr>
              <w:t>商品</w:t>
            </w:r>
            <w:r>
              <w:rPr>
                <w:rFonts w:hint="eastAsia"/>
              </w:rPr>
              <w:t>编号、仓库、</w:t>
            </w:r>
            <w:r>
              <w:rPr>
                <w:rFonts w:hint="eastAsia"/>
              </w:rPr>
              <w:lastRenderedPageBreak/>
              <w:t>数量、</w:t>
            </w:r>
            <w:r w:rsidR="00EB6DF9">
              <w:rPr>
                <w:rFonts w:hint="eastAsia"/>
              </w:rPr>
              <w:t>批号（仅针对批号管理的商品有效）、</w:t>
            </w:r>
            <w:r>
              <w:rPr>
                <w:rFonts w:hint="eastAsia"/>
              </w:rPr>
              <w:t>SN</w:t>
            </w:r>
            <w:r>
              <w:rPr>
                <w:rFonts w:hint="eastAsia"/>
              </w:rPr>
              <w:t>（有查看、维护两个超链接，</w:t>
            </w:r>
            <w:r>
              <w:rPr>
                <w:rFonts w:hint="eastAsia"/>
              </w:rPr>
              <w:t>SN</w:t>
            </w:r>
            <w:r>
              <w:rPr>
                <w:rFonts w:hint="eastAsia"/>
              </w:rPr>
              <w:t>码用英文</w:t>
            </w:r>
            <w:r>
              <w:rPr>
                <w:rFonts w:hint="eastAsia"/>
              </w:rPr>
              <w:t>;</w:t>
            </w:r>
            <w:r>
              <w:rPr>
                <w:rFonts w:hint="eastAsia"/>
              </w:rPr>
              <w:t>分隔</w:t>
            </w:r>
            <w:r w:rsidR="007A2FF2">
              <w:rPr>
                <w:rFonts w:hint="eastAsia"/>
              </w:rPr>
              <w:t>。仅针对</w:t>
            </w:r>
            <w:r w:rsidR="007A2FF2">
              <w:rPr>
                <w:rFonts w:hint="eastAsia"/>
              </w:rPr>
              <w:t>SN</w:t>
            </w:r>
            <w:r w:rsidR="007A2FF2">
              <w:rPr>
                <w:rFonts w:hint="eastAsia"/>
              </w:rPr>
              <w:t>管理的商品有效</w:t>
            </w:r>
            <w:r>
              <w:rPr>
                <w:rFonts w:hint="eastAsia"/>
              </w:rPr>
              <w:t>）、备注”，其他字段只读。</w:t>
            </w:r>
          </w:p>
          <w:p w:rsidR="00BD5D7A" w:rsidRDefault="00BD5D7A" w:rsidP="002271D5">
            <w:pPr>
              <w:pStyle w:val="af1"/>
              <w:numPr>
                <w:ilvl w:val="0"/>
                <w:numId w:val="113"/>
              </w:numPr>
              <w:ind w:firstLineChars="0"/>
            </w:pPr>
            <w:r>
              <w:rPr>
                <w:rFonts w:hint="eastAsia"/>
              </w:rPr>
              <w:t>采购</w:t>
            </w:r>
            <w:r w:rsidR="00AA1AEA">
              <w:rPr>
                <w:rFonts w:hint="eastAsia"/>
              </w:rPr>
              <w:t>退货</w:t>
            </w:r>
            <w:r>
              <w:rPr>
                <w:rFonts w:hint="eastAsia"/>
              </w:rPr>
              <w:t>单</w:t>
            </w:r>
            <w:r w:rsidR="005C4218">
              <w:rPr>
                <w:rFonts w:hint="eastAsia"/>
              </w:rPr>
              <w:t>单头“来源”是“采购收货”，则</w:t>
            </w:r>
            <w:r>
              <w:rPr>
                <w:rFonts w:hint="eastAsia"/>
              </w:rPr>
              <w:t>单身添加明细的开窗展现字段：按照单头的供应商来</w:t>
            </w:r>
            <w:r w:rsidR="00B029C8">
              <w:rPr>
                <w:rFonts w:hint="eastAsia"/>
              </w:rPr>
              <w:t>查找</w:t>
            </w:r>
            <w:r>
              <w:rPr>
                <w:rFonts w:hint="eastAsia"/>
              </w:rPr>
              <w:t>采购</w:t>
            </w:r>
            <w:r w:rsidR="00B029C8">
              <w:rPr>
                <w:rFonts w:hint="eastAsia"/>
              </w:rPr>
              <w:t>收货</w:t>
            </w:r>
            <w:r>
              <w:rPr>
                <w:rFonts w:hint="eastAsia"/>
              </w:rPr>
              <w:t>单单身数据，展现序号、</w:t>
            </w:r>
            <w:r w:rsidR="00B029C8">
              <w:rPr>
                <w:rFonts w:hint="eastAsia"/>
              </w:rPr>
              <w:t>采购收货单单号、采购收货单单身序号、</w:t>
            </w:r>
            <w:r>
              <w:rPr>
                <w:rFonts w:hint="eastAsia"/>
              </w:rPr>
              <w:t>采购单号、</w:t>
            </w:r>
            <w:r w:rsidR="00B029C8">
              <w:rPr>
                <w:rFonts w:hint="eastAsia"/>
              </w:rPr>
              <w:t>采购单</w:t>
            </w:r>
            <w:r>
              <w:rPr>
                <w:rFonts w:hint="eastAsia"/>
              </w:rPr>
              <w:t>单身序号、商品编号、商品名称、品牌、款式、等级、</w:t>
            </w:r>
            <w:r w:rsidR="00B029C8">
              <w:rPr>
                <w:rFonts w:hint="eastAsia"/>
              </w:rPr>
              <w:t>实收</w:t>
            </w:r>
            <w:r>
              <w:rPr>
                <w:rFonts w:hint="eastAsia"/>
              </w:rPr>
              <w:t>数量</w:t>
            </w:r>
          </w:p>
          <w:p w:rsidR="003A1424" w:rsidRDefault="003A1424" w:rsidP="002271D5">
            <w:pPr>
              <w:pStyle w:val="af1"/>
              <w:numPr>
                <w:ilvl w:val="0"/>
                <w:numId w:val="113"/>
              </w:numPr>
              <w:ind w:firstLineChars="0"/>
            </w:pPr>
            <w:r>
              <w:rPr>
                <w:rFonts w:hint="eastAsia"/>
              </w:rPr>
              <w:t>采购退货单单头“来源”是“直接退货”，则单身添加明细的开窗展现字段：</w:t>
            </w:r>
            <w:r w:rsidR="004A11C0">
              <w:rPr>
                <w:rFonts w:hint="eastAsia"/>
              </w:rPr>
              <w:t>所有</w:t>
            </w:r>
            <w:r w:rsidR="0044105C">
              <w:rPr>
                <w:rFonts w:hint="eastAsia"/>
              </w:rPr>
              <w:t>商品</w:t>
            </w:r>
            <w:r w:rsidR="004A11C0">
              <w:rPr>
                <w:rFonts w:hint="eastAsia"/>
              </w:rPr>
              <w:t>信息，展现字段为序号、商品编号、商品名称、品牌、款式、等级</w:t>
            </w:r>
          </w:p>
          <w:p w:rsidR="00BD5D7A" w:rsidRDefault="00BD5D7A" w:rsidP="002271D5">
            <w:pPr>
              <w:pStyle w:val="af1"/>
              <w:numPr>
                <w:ilvl w:val="0"/>
                <w:numId w:val="113"/>
              </w:numPr>
              <w:ind w:firstLineChars="0"/>
            </w:pPr>
            <w:r>
              <w:rPr>
                <w:rFonts w:hint="eastAsia"/>
              </w:rPr>
              <w:t>功能按钮：保存、提交、返回（根据状态来显示对应按钮）</w:t>
            </w:r>
          </w:p>
        </w:tc>
        <w:tc>
          <w:tcPr>
            <w:tcW w:w="3210" w:type="dxa"/>
          </w:tcPr>
          <w:p w:rsidR="00BD5D7A" w:rsidRDefault="00BD5D7A" w:rsidP="002271D5">
            <w:pPr>
              <w:pStyle w:val="af1"/>
              <w:numPr>
                <w:ilvl w:val="0"/>
                <w:numId w:val="112"/>
              </w:numPr>
              <w:ind w:firstLineChars="0"/>
            </w:pPr>
            <w:r>
              <w:rPr>
                <w:rFonts w:hint="eastAsia"/>
              </w:rPr>
              <w:lastRenderedPageBreak/>
              <w:t>单头版本是预留字段，给下一期实施的变更单使用，</w:t>
            </w:r>
            <w:r w:rsidRPr="009F12EF">
              <w:rPr>
                <w:rFonts w:hint="eastAsia"/>
              </w:rPr>
              <w:t>默认为</w:t>
            </w:r>
            <w:r w:rsidRPr="009F12EF">
              <w:rPr>
                <w:rFonts w:hint="eastAsia"/>
              </w:rPr>
              <w:t>0</w:t>
            </w:r>
            <w:r w:rsidRPr="009F12EF">
              <w:rPr>
                <w:rFonts w:hint="eastAsia"/>
              </w:rPr>
              <w:t>，不能修改，根据变更单，变更一次在原来的基础上加</w:t>
            </w:r>
            <w:r w:rsidRPr="009F12EF">
              <w:rPr>
                <w:rFonts w:hint="eastAsia"/>
              </w:rPr>
              <w:t>1</w:t>
            </w:r>
            <w:r>
              <w:rPr>
                <w:rFonts w:hint="eastAsia"/>
              </w:rPr>
              <w:t>。</w:t>
            </w:r>
          </w:p>
          <w:p w:rsidR="00BD5D7A" w:rsidRDefault="00BD5D7A" w:rsidP="002271D5">
            <w:pPr>
              <w:pStyle w:val="af1"/>
              <w:numPr>
                <w:ilvl w:val="0"/>
                <w:numId w:val="112"/>
              </w:numPr>
              <w:ind w:firstLineChars="0"/>
            </w:pPr>
            <w:r>
              <w:rPr>
                <w:rFonts w:hint="eastAsia"/>
              </w:rPr>
              <w:t>单头所有的状态流转参考</w:t>
            </w:r>
            <w:r w:rsidR="0044105C">
              <w:rPr>
                <w:rFonts w:hint="eastAsia"/>
              </w:rPr>
              <w:t>商品</w:t>
            </w:r>
            <w:r>
              <w:rPr>
                <w:rFonts w:hint="eastAsia"/>
              </w:rPr>
              <w:t>标准的状态流转图</w:t>
            </w:r>
          </w:p>
          <w:p w:rsidR="00BD5D7A" w:rsidRDefault="00BD5D7A" w:rsidP="002271D5">
            <w:pPr>
              <w:pStyle w:val="af1"/>
              <w:numPr>
                <w:ilvl w:val="0"/>
                <w:numId w:val="112"/>
              </w:numPr>
              <w:ind w:firstLineChars="0"/>
            </w:pPr>
            <w:r>
              <w:rPr>
                <w:rFonts w:hint="eastAsia"/>
              </w:rPr>
              <w:t>单身可“添加明细、批量删除、</w:t>
            </w:r>
            <w:r>
              <w:rPr>
                <w:rFonts w:hint="eastAsia"/>
              </w:rPr>
              <w:lastRenderedPageBreak/>
              <w:t>上传</w:t>
            </w:r>
            <w:r>
              <w:rPr>
                <w:rFonts w:hint="eastAsia"/>
              </w:rPr>
              <w:t>SN</w:t>
            </w:r>
            <w:r>
              <w:rPr>
                <w:rFonts w:hint="eastAsia"/>
              </w:rPr>
              <w:t>文件”</w:t>
            </w:r>
          </w:p>
          <w:p w:rsidR="004E284F" w:rsidRDefault="004E284F" w:rsidP="002271D5">
            <w:pPr>
              <w:pStyle w:val="af1"/>
              <w:numPr>
                <w:ilvl w:val="0"/>
                <w:numId w:val="114"/>
              </w:numPr>
              <w:ind w:firstLineChars="0"/>
            </w:pPr>
            <w:r>
              <w:rPr>
                <w:rFonts w:hint="eastAsia"/>
              </w:rPr>
              <w:t>保存或者提交的时候，需要判断商品</w:t>
            </w:r>
            <w:r>
              <w:rPr>
                <w:rFonts w:hint="eastAsia"/>
              </w:rPr>
              <w:t>SN</w:t>
            </w:r>
            <w:r>
              <w:rPr>
                <w:rFonts w:hint="eastAsia"/>
              </w:rPr>
              <w:t>、仓库、商品编号三者是否与目前在库的存货一致，如果不一致则提示，并且不能保存或者提交成功</w:t>
            </w:r>
          </w:p>
          <w:p w:rsidR="004E284F" w:rsidRDefault="004E284F" w:rsidP="002271D5">
            <w:pPr>
              <w:pStyle w:val="af1"/>
              <w:numPr>
                <w:ilvl w:val="0"/>
                <w:numId w:val="114"/>
              </w:numPr>
              <w:ind w:firstLineChars="0"/>
            </w:pPr>
            <w:r>
              <w:rPr>
                <w:rFonts w:hint="eastAsia"/>
              </w:rPr>
              <w:t>保存或者提交的时候，，如果单头来源选“采购收货”，则对应的</w:t>
            </w:r>
            <w:r>
              <w:rPr>
                <w:rFonts w:hint="eastAsia"/>
              </w:rPr>
              <w:t>SN</w:t>
            </w:r>
            <w:r>
              <w:rPr>
                <w:rFonts w:hint="eastAsia"/>
              </w:rPr>
              <w:t>需要在之前的采购收货单的单身中，否则提示并且不能保存、过账成功</w:t>
            </w:r>
          </w:p>
          <w:p w:rsidR="00BD5D7A" w:rsidRDefault="00BD5D7A" w:rsidP="002271D5">
            <w:pPr>
              <w:pStyle w:val="af1"/>
              <w:numPr>
                <w:ilvl w:val="0"/>
                <w:numId w:val="112"/>
              </w:numPr>
              <w:ind w:firstLineChars="0"/>
            </w:pPr>
          </w:p>
          <w:p w:rsidR="00BD5D7A" w:rsidRDefault="00BD5D7A" w:rsidP="00F06562">
            <w:pPr>
              <w:pStyle w:val="af1"/>
              <w:ind w:left="360" w:firstLineChars="0" w:firstLine="0"/>
            </w:pPr>
          </w:p>
          <w:p w:rsidR="00BD5D7A" w:rsidRPr="008C7835" w:rsidRDefault="00BD5D7A" w:rsidP="00F06562"/>
        </w:tc>
      </w:tr>
      <w:tr w:rsidR="00BD5D7A" w:rsidTr="00F06562">
        <w:tc>
          <w:tcPr>
            <w:tcW w:w="1668" w:type="dxa"/>
          </w:tcPr>
          <w:p w:rsidR="00BD5D7A" w:rsidRDefault="00BD5D7A" w:rsidP="00F06562">
            <w:r>
              <w:rPr>
                <w:rFonts w:hint="eastAsia"/>
              </w:rPr>
              <w:lastRenderedPageBreak/>
              <w:t>详情页面</w:t>
            </w:r>
            <w:r>
              <w:rPr>
                <w:rFonts w:hint="eastAsia"/>
              </w:rPr>
              <w:t>-</w:t>
            </w:r>
            <w:r>
              <w:rPr>
                <w:rFonts w:hint="eastAsia"/>
              </w:rPr>
              <w:t>维护</w:t>
            </w:r>
          </w:p>
          <w:p w:rsidR="00C34C88" w:rsidRDefault="00C34C88" w:rsidP="00F06562">
            <w:r>
              <w:rPr>
                <w:rFonts w:hint="eastAsia"/>
                <w:kern w:val="0"/>
              </w:rPr>
              <w:t>（</w:t>
            </w:r>
            <w:r>
              <w:rPr>
                <w:kern w:val="0"/>
              </w:rPr>
              <w:t>S004-0</w:t>
            </w:r>
            <w:r>
              <w:rPr>
                <w:rFonts w:hint="eastAsia"/>
                <w:kern w:val="0"/>
              </w:rPr>
              <w:t>2</w:t>
            </w:r>
            <w:r>
              <w:rPr>
                <w:kern w:val="0"/>
              </w:rPr>
              <w:t>-6</w:t>
            </w:r>
            <w:r>
              <w:rPr>
                <w:rFonts w:hint="eastAsia"/>
                <w:kern w:val="0"/>
              </w:rPr>
              <w:t>）</w:t>
            </w:r>
          </w:p>
        </w:tc>
        <w:tc>
          <w:tcPr>
            <w:tcW w:w="4750" w:type="dxa"/>
          </w:tcPr>
          <w:p w:rsidR="00BD5D7A" w:rsidRDefault="00BD5D7A" w:rsidP="00F06562">
            <w:pPr>
              <w:pStyle w:val="af1"/>
              <w:numPr>
                <w:ilvl w:val="0"/>
                <w:numId w:val="110"/>
              </w:numPr>
              <w:ind w:firstLineChars="0"/>
            </w:pPr>
            <w:r>
              <w:rPr>
                <w:rFonts w:hint="eastAsia"/>
              </w:rPr>
              <w:t>单据编号、单据类别只读，其余和新建页面页面元素一致</w:t>
            </w:r>
          </w:p>
          <w:p w:rsidR="00BD5D7A" w:rsidRDefault="00BD5D7A" w:rsidP="00F06562">
            <w:pPr>
              <w:pStyle w:val="af1"/>
              <w:ind w:left="360" w:firstLineChars="0" w:firstLine="0"/>
            </w:pPr>
          </w:p>
        </w:tc>
        <w:tc>
          <w:tcPr>
            <w:tcW w:w="3210" w:type="dxa"/>
          </w:tcPr>
          <w:p w:rsidR="00BD5D7A" w:rsidRDefault="00BD5D7A" w:rsidP="00F06562">
            <w:r>
              <w:rPr>
                <w:rFonts w:hint="eastAsia"/>
              </w:rPr>
              <w:t>与新建页面一致</w:t>
            </w:r>
          </w:p>
        </w:tc>
      </w:tr>
      <w:tr w:rsidR="00BD5D7A" w:rsidTr="00F06562">
        <w:tc>
          <w:tcPr>
            <w:tcW w:w="1668" w:type="dxa"/>
          </w:tcPr>
          <w:p w:rsidR="00BD5D7A" w:rsidRDefault="00BD5D7A" w:rsidP="00F06562">
            <w:r>
              <w:rPr>
                <w:rFonts w:hint="eastAsia"/>
              </w:rPr>
              <w:t>详情页面</w:t>
            </w:r>
            <w:r>
              <w:rPr>
                <w:rFonts w:hint="eastAsia"/>
              </w:rPr>
              <w:t>-</w:t>
            </w:r>
            <w:r>
              <w:rPr>
                <w:rFonts w:hint="eastAsia"/>
              </w:rPr>
              <w:t>审核</w:t>
            </w:r>
          </w:p>
          <w:p w:rsidR="00C34C88" w:rsidRDefault="00C34C88" w:rsidP="00F06562">
            <w:r>
              <w:rPr>
                <w:rFonts w:hint="eastAsia"/>
                <w:kern w:val="0"/>
              </w:rPr>
              <w:t>（</w:t>
            </w:r>
            <w:r>
              <w:rPr>
                <w:kern w:val="0"/>
              </w:rPr>
              <w:t>S004-0</w:t>
            </w:r>
            <w:r>
              <w:rPr>
                <w:rFonts w:hint="eastAsia"/>
                <w:kern w:val="0"/>
              </w:rPr>
              <w:t>2</w:t>
            </w:r>
            <w:r>
              <w:rPr>
                <w:kern w:val="0"/>
              </w:rPr>
              <w:t>-</w:t>
            </w:r>
            <w:r>
              <w:rPr>
                <w:rFonts w:hint="eastAsia"/>
                <w:kern w:val="0"/>
              </w:rPr>
              <w:t>7</w:t>
            </w:r>
            <w:r>
              <w:rPr>
                <w:rFonts w:hint="eastAsia"/>
                <w:kern w:val="0"/>
              </w:rPr>
              <w:t>）</w:t>
            </w:r>
          </w:p>
        </w:tc>
        <w:tc>
          <w:tcPr>
            <w:tcW w:w="4750" w:type="dxa"/>
          </w:tcPr>
          <w:p w:rsidR="00BD5D7A" w:rsidRDefault="00BD5D7A" w:rsidP="00F06562">
            <w:pPr>
              <w:pStyle w:val="af1"/>
              <w:numPr>
                <w:ilvl w:val="0"/>
                <w:numId w:val="104"/>
              </w:numPr>
              <w:ind w:firstLineChars="0"/>
            </w:pPr>
            <w:r>
              <w:rPr>
                <w:rFonts w:hint="eastAsia"/>
              </w:rPr>
              <w:t>审核意见可以编辑，其他字段均为只读</w:t>
            </w:r>
          </w:p>
          <w:p w:rsidR="00A26AD7" w:rsidRDefault="00A26AD7" w:rsidP="00F06562">
            <w:pPr>
              <w:pStyle w:val="af1"/>
              <w:numPr>
                <w:ilvl w:val="0"/>
                <w:numId w:val="104"/>
              </w:numPr>
              <w:ind w:firstLineChars="0"/>
            </w:pPr>
            <w:r>
              <w:rPr>
                <w:rFonts w:hint="eastAsia"/>
              </w:rPr>
              <w:t>功能按钮：审核通过、审核拒绝、返回</w:t>
            </w:r>
          </w:p>
        </w:tc>
        <w:tc>
          <w:tcPr>
            <w:tcW w:w="3210" w:type="dxa"/>
          </w:tcPr>
          <w:p w:rsidR="00BD5D7A" w:rsidRDefault="00BD5D7A" w:rsidP="00F06562"/>
        </w:tc>
      </w:tr>
      <w:tr w:rsidR="00BD5D7A" w:rsidTr="00F06562">
        <w:tc>
          <w:tcPr>
            <w:tcW w:w="1668" w:type="dxa"/>
          </w:tcPr>
          <w:p w:rsidR="00BD5D7A" w:rsidRDefault="00BD5D7A" w:rsidP="00F06562">
            <w:r>
              <w:rPr>
                <w:rFonts w:hint="eastAsia"/>
              </w:rPr>
              <w:t>详情页面</w:t>
            </w:r>
            <w:r>
              <w:rPr>
                <w:rFonts w:hint="eastAsia"/>
              </w:rPr>
              <w:t>-</w:t>
            </w:r>
            <w:r>
              <w:rPr>
                <w:rFonts w:hint="eastAsia"/>
              </w:rPr>
              <w:t>过账</w:t>
            </w:r>
          </w:p>
          <w:p w:rsidR="00C34C88" w:rsidRDefault="00C34C88" w:rsidP="00F06562">
            <w:r>
              <w:rPr>
                <w:rFonts w:hint="eastAsia"/>
                <w:kern w:val="0"/>
              </w:rPr>
              <w:t>（</w:t>
            </w:r>
            <w:r>
              <w:rPr>
                <w:kern w:val="0"/>
              </w:rPr>
              <w:t>S004-0</w:t>
            </w:r>
            <w:r>
              <w:rPr>
                <w:rFonts w:hint="eastAsia"/>
                <w:kern w:val="0"/>
              </w:rPr>
              <w:t>2</w:t>
            </w:r>
            <w:r>
              <w:rPr>
                <w:kern w:val="0"/>
              </w:rPr>
              <w:t>-</w:t>
            </w:r>
            <w:r>
              <w:rPr>
                <w:rFonts w:hint="eastAsia"/>
                <w:kern w:val="0"/>
              </w:rPr>
              <w:t>12</w:t>
            </w:r>
            <w:r>
              <w:rPr>
                <w:rFonts w:hint="eastAsia"/>
                <w:kern w:val="0"/>
              </w:rPr>
              <w:t>）</w:t>
            </w:r>
          </w:p>
        </w:tc>
        <w:tc>
          <w:tcPr>
            <w:tcW w:w="4750" w:type="dxa"/>
          </w:tcPr>
          <w:p w:rsidR="00BD5D7A" w:rsidRDefault="00BD5D7A" w:rsidP="00F06562">
            <w:pPr>
              <w:pStyle w:val="af1"/>
              <w:numPr>
                <w:ilvl w:val="0"/>
                <w:numId w:val="104"/>
              </w:numPr>
              <w:ind w:firstLineChars="0"/>
            </w:pPr>
            <w:r>
              <w:rPr>
                <w:rFonts w:hint="eastAsia"/>
              </w:rPr>
              <w:t>审核意见可以编辑，其他字段均为只读</w:t>
            </w:r>
          </w:p>
        </w:tc>
        <w:tc>
          <w:tcPr>
            <w:tcW w:w="3210" w:type="dxa"/>
          </w:tcPr>
          <w:p w:rsidR="00BD5D7A" w:rsidRDefault="00BD5D7A" w:rsidP="00F06562">
            <w:r>
              <w:rPr>
                <w:rFonts w:hint="eastAsia"/>
              </w:rPr>
              <w:t>已经生效的单据点击过账后执行下述操作：</w:t>
            </w:r>
          </w:p>
          <w:p w:rsidR="00BD5D7A" w:rsidRDefault="00BD5D7A" w:rsidP="002271D5">
            <w:pPr>
              <w:pStyle w:val="af1"/>
              <w:numPr>
                <w:ilvl w:val="0"/>
                <w:numId w:val="114"/>
              </w:numPr>
              <w:ind w:firstLineChars="0"/>
            </w:pPr>
            <w:r>
              <w:rPr>
                <w:rFonts w:hint="eastAsia"/>
              </w:rPr>
              <w:t>判断商品</w:t>
            </w:r>
            <w:r>
              <w:rPr>
                <w:rFonts w:hint="eastAsia"/>
              </w:rPr>
              <w:t>SN</w:t>
            </w:r>
            <w:r w:rsidR="00036AA0">
              <w:rPr>
                <w:rFonts w:hint="eastAsia"/>
              </w:rPr>
              <w:t>、仓库、商品编号三者是否与目前在库的存货一致，如果不一致则提示，并且不能过账成功</w:t>
            </w:r>
          </w:p>
          <w:p w:rsidR="003F25A4" w:rsidRDefault="003F25A4" w:rsidP="002271D5">
            <w:pPr>
              <w:pStyle w:val="af1"/>
              <w:numPr>
                <w:ilvl w:val="0"/>
                <w:numId w:val="114"/>
              </w:numPr>
              <w:ind w:firstLineChars="0"/>
            </w:pPr>
            <w:r>
              <w:rPr>
                <w:rFonts w:hint="eastAsia"/>
              </w:rPr>
              <w:t>如果单头来源选“采购收货”，则对应的</w:t>
            </w:r>
            <w:r>
              <w:rPr>
                <w:rFonts w:hint="eastAsia"/>
              </w:rPr>
              <w:t>SN</w:t>
            </w:r>
            <w:r>
              <w:rPr>
                <w:rFonts w:hint="eastAsia"/>
              </w:rPr>
              <w:t>需要在之前的采购收货单的单身中</w:t>
            </w:r>
            <w:r w:rsidR="004F35DC">
              <w:rPr>
                <w:rFonts w:hint="eastAsia"/>
              </w:rPr>
              <w:t>，否则提示并且不能过账成功</w:t>
            </w:r>
          </w:p>
          <w:p w:rsidR="00BD5D7A" w:rsidRDefault="00BD5D7A" w:rsidP="002271D5">
            <w:pPr>
              <w:pStyle w:val="af1"/>
              <w:numPr>
                <w:ilvl w:val="0"/>
                <w:numId w:val="114"/>
              </w:numPr>
              <w:ind w:firstLineChars="0"/>
            </w:pPr>
            <w:r>
              <w:rPr>
                <w:rFonts w:hint="eastAsia"/>
              </w:rPr>
              <w:t>生成已过账的</w:t>
            </w:r>
            <w:r w:rsidR="00717A59">
              <w:rPr>
                <w:rFonts w:hint="eastAsia"/>
              </w:rPr>
              <w:t>出</w:t>
            </w:r>
            <w:r>
              <w:rPr>
                <w:rFonts w:hint="eastAsia"/>
              </w:rPr>
              <w:t>库单，库存</w:t>
            </w:r>
            <w:r w:rsidR="00717A59">
              <w:rPr>
                <w:rFonts w:hint="eastAsia"/>
              </w:rPr>
              <w:t>减少</w:t>
            </w:r>
            <w:r>
              <w:rPr>
                <w:rFonts w:hint="eastAsia"/>
              </w:rPr>
              <w:t>、</w:t>
            </w:r>
            <w:r>
              <w:rPr>
                <w:rFonts w:hint="eastAsia"/>
              </w:rPr>
              <w:t>SN</w:t>
            </w:r>
            <w:r w:rsidR="00717A59">
              <w:rPr>
                <w:rFonts w:hint="eastAsia"/>
              </w:rPr>
              <w:t>出库</w:t>
            </w:r>
          </w:p>
          <w:p w:rsidR="00BD5D7A" w:rsidRDefault="00BD5D7A" w:rsidP="002271D5">
            <w:pPr>
              <w:pStyle w:val="af1"/>
              <w:numPr>
                <w:ilvl w:val="0"/>
                <w:numId w:val="114"/>
              </w:numPr>
              <w:ind w:firstLineChars="0"/>
            </w:pPr>
          </w:p>
        </w:tc>
      </w:tr>
      <w:tr w:rsidR="005E30A5" w:rsidTr="00F06562">
        <w:tc>
          <w:tcPr>
            <w:tcW w:w="1668" w:type="dxa"/>
          </w:tcPr>
          <w:p w:rsidR="005E30A5" w:rsidRDefault="005E30A5" w:rsidP="00F06562">
            <w:r>
              <w:rPr>
                <w:rFonts w:hint="eastAsia"/>
              </w:rPr>
              <w:t>详情页面</w:t>
            </w:r>
            <w:r>
              <w:rPr>
                <w:rFonts w:hint="eastAsia"/>
              </w:rPr>
              <w:t>-</w:t>
            </w:r>
            <w:r>
              <w:rPr>
                <w:rFonts w:hint="eastAsia"/>
              </w:rPr>
              <w:t>冻结</w:t>
            </w:r>
          </w:p>
        </w:tc>
        <w:tc>
          <w:tcPr>
            <w:tcW w:w="4750" w:type="dxa"/>
          </w:tcPr>
          <w:p w:rsidR="005E30A5" w:rsidRDefault="005E30A5" w:rsidP="002271D5">
            <w:pPr>
              <w:pStyle w:val="af1"/>
              <w:numPr>
                <w:ilvl w:val="0"/>
                <w:numId w:val="134"/>
              </w:numPr>
              <w:ind w:firstLineChars="0"/>
            </w:pPr>
            <w:r>
              <w:rPr>
                <w:rFonts w:hint="eastAsia"/>
              </w:rPr>
              <w:t>冻结备注可以编辑，其他字段均为只读</w:t>
            </w:r>
          </w:p>
          <w:p w:rsidR="005E30A5" w:rsidRDefault="005E30A5" w:rsidP="002271D5">
            <w:pPr>
              <w:pStyle w:val="af1"/>
              <w:numPr>
                <w:ilvl w:val="0"/>
                <w:numId w:val="134"/>
              </w:numPr>
              <w:ind w:firstLineChars="0"/>
            </w:pPr>
            <w:r>
              <w:rPr>
                <w:rFonts w:hint="eastAsia"/>
              </w:rPr>
              <w:t>功能按钮：</w:t>
            </w:r>
          </w:p>
          <w:p w:rsidR="005E30A5" w:rsidRDefault="005E30A5" w:rsidP="002271D5">
            <w:pPr>
              <w:pStyle w:val="af1"/>
              <w:numPr>
                <w:ilvl w:val="0"/>
                <w:numId w:val="134"/>
              </w:numPr>
              <w:ind w:firstLineChars="0"/>
            </w:pPr>
            <w:r>
              <w:rPr>
                <w:rFonts w:hint="eastAsia"/>
              </w:rPr>
              <w:lastRenderedPageBreak/>
              <w:t>冻结、返回</w:t>
            </w:r>
          </w:p>
        </w:tc>
        <w:tc>
          <w:tcPr>
            <w:tcW w:w="3210" w:type="dxa"/>
          </w:tcPr>
          <w:p w:rsidR="005E30A5" w:rsidRDefault="005E30A5" w:rsidP="00F06562"/>
        </w:tc>
      </w:tr>
      <w:tr w:rsidR="005E30A5" w:rsidTr="00F06562">
        <w:tc>
          <w:tcPr>
            <w:tcW w:w="1668" w:type="dxa"/>
          </w:tcPr>
          <w:p w:rsidR="005E30A5" w:rsidRDefault="005E30A5" w:rsidP="00F06562">
            <w:r>
              <w:rPr>
                <w:rFonts w:hint="eastAsia"/>
              </w:rPr>
              <w:lastRenderedPageBreak/>
              <w:t>详情页面</w:t>
            </w:r>
            <w:r>
              <w:rPr>
                <w:rFonts w:hint="eastAsia"/>
              </w:rPr>
              <w:t>-</w:t>
            </w:r>
            <w:r>
              <w:rPr>
                <w:rFonts w:hint="eastAsia"/>
              </w:rPr>
              <w:t>结案</w:t>
            </w:r>
          </w:p>
        </w:tc>
        <w:tc>
          <w:tcPr>
            <w:tcW w:w="4750" w:type="dxa"/>
          </w:tcPr>
          <w:p w:rsidR="005E30A5" w:rsidRDefault="005E30A5" w:rsidP="002271D5">
            <w:pPr>
              <w:pStyle w:val="af1"/>
              <w:numPr>
                <w:ilvl w:val="0"/>
                <w:numId w:val="135"/>
              </w:numPr>
              <w:ind w:firstLineChars="0"/>
            </w:pPr>
            <w:r>
              <w:rPr>
                <w:rFonts w:hint="eastAsia"/>
              </w:rPr>
              <w:t>结案备注可以编辑，其他字段均为只读</w:t>
            </w:r>
          </w:p>
          <w:p w:rsidR="005E30A5" w:rsidRDefault="005E30A5" w:rsidP="002271D5">
            <w:pPr>
              <w:pStyle w:val="af1"/>
              <w:numPr>
                <w:ilvl w:val="0"/>
                <w:numId w:val="135"/>
              </w:numPr>
              <w:ind w:firstLineChars="0"/>
            </w:pPr>
            <w:r>
              <w:rPr>
                <w:rFonts w:hint="eastAsia"/>
              </w:rPr>
              <w:t>功能按钮：结案、返回</w:t>
            </w:r>
          </w:p>
        </w:tc>
        <w:tc>
          <w:tcPr>
            <w:tcW w:w="3210" w:type="dxa"/>
          </w:tcPr>
          <w:p w:rsidR="005E30A5" w:rsidRDefault="005E30A5" w:rsidP="00F06562"/>
        </w:tc>
      </w:tr>
    </w:tbl>
    <w:p w:rsidR="00BD5D7A" w:rsidRPr="00BD5D7A" w:rsidRDefault="00BD5D7A" w:rsidP="00BD5D7A"/>
    <w:p w:rsidR="00393519" w:rsidRDefault="00393519" w:rsidP="00393519"/>
    <w:p w:rsidR="00BE2FA1" w:rsidRPr="00393519" w:rsidRDefault="00BE2FA1" w:rsidP="00393519"/>
    <w:p w:rsidR="00224540" w:rsidRDefault="00224540" w:rsidP="00224540">
      <w:pPr>
        <w:pStyle w:val="3"/>
      </w:pPr>
      <w:r>
        <w:rPr>
          <w:rFonts w:hint="eastAsia"/>
        </w:rPr>
        <w:t>业务需求</w:t>
      </w:r>
    </w:p>
    <w:p w:rsidR="00224540" w:rsidRPr="004C6591" w:rsidRDefault="00224540" w:rsidP="004C6591"/>
    <w:p w:rsidR="00285777" w:rsidRDefault="00285777" w:rsidP="00A54976">
      <w:pPr>
        <w:pStyle w:val="2"/>
      </w:pPr>
      <w:bookmarkStart w:id="110" w:name="_Toc392169199"/>
      <w:r>
        <w:rPr>
          <w:rFonts w:hint="eastAsia"/>
        </w:rPr>
        <w:lastRenderedPageBreak/>
        <w:t>S010-01</w:t>
      </w:r>
      <w:r>
        <w:rPr>
          <w:rFonts w:hint="eastAsia"/>
        </w:rPr>
        <w:tab/>
      </w:r>
      <w:r>
        <w:rPr>
          <w:rFonts w:hint="eastAsia"/>
        </w:rPr>
        <w:t>寄租</w:t>
      </w:r>
      <w:bookmarkEnd w:id="110"/>
    </w:p>
    <w:p w:rsidR="007317D1" w:rsidRDefault="007317D1" w:rsidP="007317D1">
      <w:pPr>
        <w:pStyle w:val="3"/>
      </w:pPr>
      <w:r>
        <w:rPr>
          <w:rFonts w:hint="eastAsia"/>
        </w:rPr>
        <w:t>SOP</w:t>
      </w:r>
    </w:p>
    <w:p w:rsidR="004C6591" w:rsidRDefault="004C6591" w:rsidP="004C6591">
      <w:r>
        <w:rPr>
          <w:noProof/>
        </w:rPr>
        <w:lastRenderedPageBreak/>
        <w:drawing>
          <wp:inline distT="0" distB="0" distL="0" distR="0">
            <wp:extent cx="5976620" cy="8502321"/>
            <wp:effectExtent l="0" t="0" r="0" b="0"/>
            <wp:docPr id="16" name="图片 16" descr="D:\LHT\Bequeen\02需求设计\SOP\SOP定稿文件\SOP-S010-01寄租.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LHT\Bequeen\02需求设计\SOP\SOP定稿文件\SOP-S010-01寄租.jp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76620" cy="8502321"/>
                    </a:xfrm>
                    <a:prstGeom prst="rect">
                      <a:avLst/>
                    </a:prstGeom>
                    <a:noFill/>
                    <a:ln>
                      <a:noFill/>
                    </a:ln>
                  </pic:spPr>
                </pic:pic>
              </a:graphicData>
            </a:graphic>
          </wp:inline>
        </w:drawing>
      </w:r>
    </w:p>
    <w:p w:rsidR="00224540" w:rsidRDefault="00224540" w:rsidP="004C6591"/>
    <w:p w:rsidR="00224540" w:rsidRDefault="00224540" w:rsidP="00224540">
      <w:pPr>
        <w:pStyle w:val="3"/>
      </w:pPr>
      <w:r>
        <w:rPr>
          <w:rFonts w:hint="eastAsia"/>
        </w:rPr>
        <w:lastRenderedPageBreak/>
        <w:t>表单</w:t>
      </w:r>
    </w:p>
    <w:p w:rsidR="00DE23DA" w:rsidRDefault="00DE23DA" w:rsidP="00DE23DA"/>
    <w:p w:rsidR="00DE23DA" w:rsidRDefault="00DE23DA" w:rsidP="00DE23DA">
      <w:pPr>
        <w:pStyle w:val="4"/>
      </w:pPr>
      <w:r>
        <w:rPr>
          <w:rFonts w:hint="eastAsia"/>
        </w:rPr>
        <w:t>寄租申请单</w:t>
      </w:r>
    </w:p>
    <w:p w:rsidR="00DE23DA" w:rsidRDefault="00DE23DA" w:rsidP="00431556">
      <w:pPr>
        <w:pStyle w:val="af1"/>
        <w:numPr>
          <w:ilvl w:val="0"/>
          <w:numId w:val="20"/>
        </w:numPr>
        <w:ind w:firstLineChars="0"/>
      </w:pPr>
      <w:r w:rsidRPr="00E20607">
        <w:rPr>
          <w:rFonts w:hint="eastAsia"/>
        </w:rPr>
        <w:t>单头信息点：</w:t>
      </w:r>
      <w:r w:rsidRPr="0009201A">
        <w:rPr>
          <w:rFonts w:hint="eastAsia"/>
          <w:shd w:val="clear" w:color="auto" w:fill="92D050"/>
        </w:rPr>
        <w:t>单据类别、单据编号、单据日期、会员</w:t>
      </w:r>
      <w:r>
        <w:rPr>
          <w:rFonts w:hint="eastAsia"/>
        </w:rPr>
        <w:t>、</w:t>
      </w:r>
      <w:r w:rsidRPr="00E20607">
        <w:rPr>
          <w:rFonts w:hint="eastAsia"/>
        </w:rPr>
        <w:t>采购员</w:t>
      </w:r>
      <w:r>
        <w:rPr>
          <w:rFonts w:hint="eastAsia"/>
        </w:rPr>
        <w:t>、部门</w:t>
      </w:r>
      <w:r w:rsidR="0055614A">
        <w:rPr>
          <w:rFonts w:hint="eastAsia"/>
        </w:rPr>
        <w:t>、</w:t>
      </w:r>
      <w:r w:rsidR="0055614A" w:rsidRPr="004C1A3B">
        <w:rPr>
          <w:rFonts w:hint="eastAsia"/>
          <w:shd w:val="clear" w:color="auto" w:fill="92D050"/>
        </w:rPr>
        <w:t>寄租开始日期</w:t>
      </w:r>
      <w:r>
        <w:rPr>
          <w:rFonts w:hint="eastAsia"/>
        </w:rPr>
        <w:t>、结案状态、单据状态、流程状态、冻结状态、</w:t>
      </w:r>
      <w:r w:rsidRPr="0009201A">
        <w:rPr>
          <w:rFonts w:hint="eastAsia"/>
          <w:shd w:val="clear" w:color="auto" w:fill="92D050"/>
        </w:rPr>
        <w:t>备注、</w:t>
      </w:r>
      <w:r>
        <w:rPr>
          <w:rFonts w:hint="eastAsia"/>
        </w:rPr>
        <w:t>结案备注、冻结备注、</w:t>
      </w:r>
      <w:r w:rsidR="001C00CA">
        <w:rPr>
          <w:rFonts w:hint="eastAsia"/>
        </w:rPr>
        <w:t>创建人、创建时间、最后修改人、最后修改时间</w:t>
      </w:r>
      <w:r w:rsidR="003A4E56">
        <w:rPr>
          <w:rFonts w:hint="eastAsia"/>
        </w:rPr>
        <w:t>、审核人、审核时间、审核意见</w:t>
      </w:r>
      <w:r w:rsidR="004C1A3B">
        <w:rPr>
          <w:rFonts w:hint="eastAsia"/>
        </w:rPr>
        <w:t>、</w:t>
      </w:r>
      <w:r w:rsidR="0052775A" w:rsidRPr="00B5154F">
        <w:rPr>
          <w:rFonts w:hint="eastAsia"/>
          <w:shd w:val="clear" w:color="auto" w:fill="92D050"/>
        </w:rPr>
        <w:t>确认检验意见</w:t>
      </w:r>
    </w:p>
    <w:p w:rsidR="00467E42" w:rsidRPr="00467E42" w:rsidRDefault="00DE23DA" w:rsidP="00431556">
      <w:pPr>
        <w:pStyle w:val="af1"/>
        <w:numPr>
          <w:ilvl w:val="0"/>
          <w:numId w:val="20"/>
        </w:numPr>
        <w:ind w:firstLineChars="0"/>
      </w:pPr>
      <w:r>
        <w:rPr>
          <w:rFonts w:hint="eastAsia"/>
        </w:rPr>
        <w:t>单身信息点：</w:t>
      </w:r>
      <w:r w:rsidRPr="00467E42">
        <w:rPr>
          <w:rFonts w:hint="eastAsia"/>
          <w:shd w:val="clear" w:color="auto" w:fill="92D050"/>
        </w:rPr>
        <w:t>序号、商品描述、品牌、款式、等级、已使用时间、数量、</w:t>
      </w:r>
      <w:r>
        <w:rPr>
          <w:rFonts w:hint="eastAsia"/>
        </w:rPr>
        <w:t>商品编码、商品名称、商品规格、</w:t>
      </w:r>
      <w:r w:rsidR="00A03AEB">
        <w:rPr>
          <w:rFonts w:hint="eastAsia"/>
        </w:rPr>
        <w:t>检验</w:t>
      </w:r>
      <w:r>
        <w:rPr>
          <w:rFonts w:hint="eastAsia"/>
        </w:rPr>
        <w:t>等级、单位、商品类别、预交货日期、结案状态、备注</w:t>
      </w:r>
      <w:r w:rsidR="0052775A">
        <w:rPr>
          <w:rFonts w:hint="eastAsia"/>
        </w:rPr>
        <w:t>、检验备注</w:t>
      </w:r>
      <w:r w:rsidR="00467E42">
        <w:rPr>
          <w:rFonts w:hint="eastAsia"/>
        </w:rPr>
        <w:t>、</w:t>
      </w:r>
      <w:r w:rsidR="002A3092">
        <w:rPr>
          <w:rFonts w:hint="eastAsia"/>
        </w:rPr>
        <w:t>图片（可以上传多张图片）</w:t>
      </w:r>
      <w:r w:rsidR="00E96B68">
        <w:rPr>
          <w:rFonts w:hint="eastAsia"/>
        </w:rPr>
        <w:t>、合格数量、会员收益分成</w:t>
      </w:r>
    </w:p>
    <w:p w:rsidR="00DE23DA" w:rsidRPr="00017A8B" w:rsidRDefault="00DE23DA" w:rsidP="00431556">
      <w:pPr>
        <w:pStyle w:val="af1"/>
        <w:numPr>
          <w:ilvl w:val="0"/>
          <w:numId w:val="20"/>
        </w:numPr>
        <w:ind w:firstLineChars="0"/>
      </w:pPr>
      <w:r>
        <w:rPr>
          <w:rFonts w:hint="eastAsia"/>
        </w:rPr>
        <w:t>子单身信息：</w:t>
      </w:r>
      <w:r w:rsidR="003816A8">
        <w:rPr>
          <w:rFonts w:hint="eastAsia"/>
        </w:rPr>
        <w:t>单身</w:t>
      </w:r>
      <w:r w:rsidRPr="00467E42">
        <w:rPr>
          <w:rFonts w:hint="eastAsia"/>
          <w:shd w:val="clear" w:color="auto" w:fill="92D050"/>
        </w:rPr>
        <w:t>序号、图片</w:t>
      </w:r>
      <w:r w:rsidR="00650875" w:rsidRPr="00467E42">
        <w:rPr>
          <w:rFonts w:hint="eastAsia"/>
          <w:shd w:val="clear" w:color="auto" w:fill="92D050"/>
        </w:rPr>
        <w:t>、类型（外观、发票凭证、其他）</w:t>
      </w:r>
    </w:p>
    <w:p w:rsidR="00DE23DA" w:rsidRPr="00DC5623" w:rsidRDefault="00DE23DA" w:rsidP="00431556">
      <w:pPr>
        <w:pStyle w:val="af1"/>
        <w:numPr>
          <w:ilvl w:val="0"/>
          <w:numId w:val="20"/>
        </w:numPr>
        <w:ind w:firstLineChars="0"/>
      </w:pPr>
      <w:r>
        <w:rPr>
          <w:rFonts w:hint="eastAsia"/>
          <w:shd w:val="clear" w:color="auto" w:fill="92D050"/>
        </w:rPr>
        <w:t>注意：绿色是会员前台提交申请单可以填写的内容</w:t>
      </w:r>
    </w:p>
    <w:p w:rsidR="00DC5623" w:rsidRDefault="00DC5623" w:rsidP="00431556">
      <w:pPr>
        <w:pStyle w:val="af1"/>
        <w:numPr>
          <w:ilvl w:val="0"/>
          <w:numId w:val="20"/>
        </w:numPr>
        <w:ind w:firstLineChars="0"/>
      </w:pPr>
      <w:r w:rsidRPr="00DC5623">
        <w:rPr>
          <w:rFonts w:hint="eastAsia"/>
        </w:rPr>
        <w:t>业务</w:t>
      </w:r>
      <w:r>
        <w:rPr>
          <w:rFonts w:hint="eastAsia"/>
        </w:rPr>
        <w:t>功能说明：</w:t>
      </w:r>
    </w:p>
    <w:tbl>
      <w:tblPr>
        <w:tblStyle w:val="af"/>
        <w:tblW w:w="0" w:type="auto"/>
        <w:tblLook w:val="04A0"/>
      </w:tblPr>
      <w:tblGrid>
        <w:gridCol w:w="1668"/>
        <w:gridCol w:w="4750"/>
        <w:gridCol w:w="3210"/>
      </w:tblGrid>
      <w:tr w:rsidR="00155785" w:rsidTr="00F06562">
        <w:tc>
          <w:tcPr>
            <w:tcW w:w="1668" w:type="dxa"/>
          </w:tcPr>
          <w:p w:rsidR="00155785" w:rsidRDefault="00155785" w:rsidP="00F06562">
            <w:r>
              <w:rPr>
                <w:rFonts w:hint="eastAsia"/>
              </w:rPr>
              <w:t>作业编号</w:t>
            </w:r>
          </w:p>
        </w:tc>
        <w:tc>
          <w:tcPr>
            <w:tcW w:w="4750" w:type="dxa"/>
          </w:tcPr>
          <w:p w:rsidR="00155785" w:rsidRDefault="00155785" w:rsidP="00F06562">
            <w:r>
              <w:rPr>
                <w:rFonts w:hint="eastAsia"/>
              </w:rPr>
              <w:t>页面元素描述</w:t>
            </w:r>
          </w:p>
        </w:tc>
        <w:tc>
          <w:tcPr>
            <w:tcW w:w="3210" w:type="dxa"/>
          </w:tcPr>
          <w:p w:rsidR="00155785" w:rsidRDefault="00155785" w:rsidP="00F06562">
            <w:r>
              <w:rPr>
                <w:rFonts w:hint="eastAsia"/>
              </w:rPr>
              <w:t>业务逻辑</w:t>
            </w:r>
          </w:p>
        </w:tc>
      </w:tr>
      <w:tr w:rsidR="00194EBD" w:rsidTr="00F06562">
        <w:tc>
          <w:tcPr>
            <w:tcW w:w="1668" w:type="dxa"/>
          </w:tcPr>
          <w:p w:rsidR="00194EBD" w:rsidRDefault="00194EBD" w:rsidP="00F06562">
            <w:r>
              <w:rPr>
                <w:rFonts w:hint="eastAsia"/>
              </w:rPr>
              <w:t>前台相关页面</w:t>
            </w:r>
          </w:p>
          <w:p w:rsidR="00595A2A" w:rsidRDefault="00595A2A" w:rsidP="00F06562">
            <w:pPr>
              <w:rPr>
                <w:kern w:val="0"/>
              </w:rPr>
            </w:pPr>
            <w:r>
              <w:rPr>
                <w:rFonts w:hint="eastAsia"/>
                <w:kern w:val="0"/>
              </w:rPr>
              <w:t>（</w:t>
            </w:r>
            <w:r>
              <w:rPr>
                <w:kern w:val="0"/>
              </w:rPr>
              <w:t>S0</w:t>
            </w:r>
            <w:r>
              <w:rPr>
                <w:rFonts w:hint="eastAsia"/>
                <w:kern w:val="0"/>
              </w:rPr>
              <w:t>10</w:t>
            </w:r>
            <w:r>
              <w:rPr>
                <w:kern w:val="0"/>
              </w:rPr>
              <w:t>-0</w:t>
            </w:r>
            <w:r>
              <w:rPr>
                <w:rFonts w:hint="eastAsia"/>
                <w:kern w:val="0"/>
              </w:rPr>
              <w:t>1</w:t>
            </w:r>
            <w:r>
              <w:rPr>
                <w:kern w:val="0"/>
              </w:rPr>
              <w:t>-</w:t>
            </w:r>
            <w:r>
              <w:rPr>
                <w:rFonts w:hint="eastAsia"/>
                <w:kern w:val="0"/>
              </w:rPr>
              <w:t>2</w:t>
            </w:r>
            <w:r>
              <w:rPr>
                <w:rFonts w:hint="eastAsia"/>
                <w:kern w:val="0"/>
              </w:rPr>
              <w:t>）</w:t>
            </w:r>
          </w:p>
          <w:p w:rsidR="00746466" w:rsidRDefault="00746466" w:rsidP="00F06562">
            <w:r>
              <w:rPr>
                <w:rFonts w:hint="eastAsia"/>
                <w:kern w:val="0"/>
              </w:rPr>
              <w:t>（</w:t>
            </w:r>
            <w:r>
              <w:rPr>
                <w:rFonts w:hint="eastAsia"/>
                <w:kern w:val="0"/>
              </w:rPr>
              <w:t>S010-01-8</w:t>
            </w:r>
            <w:r>
              <w:rPr>
                <w:rFonts w:hint="eastAsia"/>
                <w:kern w:val="0"/>
              </w:rPr>
              <w:t>）</w:t>
            </w:r>
          </w:p>
        </w:tc>
        <w:tc>
          <w:tcPr>
            <w:tcW w:w="4750" w:type="dxa"/>
          </w:tcPr>
          <w:p w:rsidR="00194EBD" w:rsidRDefault="00194EBD" w:rsidP="00F06562">
            <w:r>
              <w:rPr>
                <w:rFonts w:hint="eastAsia"/>
              </w:rPr>
              <w:t>参照</w:t>
            </w:r>
            <w:r>
              <w:rPr>
                <w:rFonts w:hint="eastAsia"/>
              </w:rPr>
              <w:t>UI</w:t>
            </w:r>
            <w:r>
              <w:rPr>
                <w:rFonts w:hint="eastAsia"/>
              </w:rPr>
              <w:t>设计图</w:t>
            </w:r>
          </w:p>
        </w:tc>
        <w:tc>
          <w:tcPr>
            <w:tcW w:w="3210" w:type="dxa"/>
          </w:tcPr>
          <w:p w:rsidR="00194EBD" w:rsidRDefault="00194EBD" w:rsidP="00F06562">
            <w:r>
              <w:rPr>
                <w:rFonts w:hint="eastAsia"/>
              </w:rPr>
              <w:t>会员</w:t>
            </w:r>
            <w:r w:rsidR="00955A88">
              <w:rPr>
                <w:rFonts w:hint="eastAsia"/>
              </w:rPr>
              <w:t>均可进行寄租申请，申请提交后可以看到申请的审批、检验结果、最终的分成比例数据；后续可以查询自己寄租商品的成交记录和收益。</w:t>
            </w:r>
          </w:p>
        </w:tc>
      </w:tr>
      <w:tr w:rsidR="00194EBD" w:rsidTr="00F06562">
        <w:tc>
          <w:tcPr>
            <w:tcW w:w="1668" w:type="dxa"/>
          </w:tcPr>
          <w:p w:rsidR="00194EBD" w:rsidRDefault="00194EBD" w:rsidP="00F06562">
            <w:r>
              <w:rPr>
                <w:rFonts w:hint="eastAsia"/>
              </w:rPr>
              <w:t>查询列表页面</w:t>
            </w:r>
          </w:p>
        </w:tc>
        <w:tc>
          <w:tcPr>
            <w:tcW w:w="4750" w:type="dxa"/>
          </w:tcPr>
          <w:p w:rsidR="00194EBD" w:rsidRDefault="00194EBD" w:rsidP="002271D5">
            <w:pPr>
              <w:pStyle w:val="af1"/>
              <w:numPr>
                <w:ilvl w:val="0"/>
                <w:numId w:val="115"/>
              </w:numPr>
              <w:ind w:firstLineChars="0"/>
            </w:pPr>
            <w:r>
              <w:rPr>
                <w:rFonts w:hint="eastAsia"/>
              </w:rPr>
              <w:t>查询条件：单据类别、单据编号、单据日期（区间）、所属公司、会员、结案状态、单据状态、流程状态、冻结状态、采购员、排序方式</w:t>
            </w:r>
          </w:p>
          <w:p w:rsidR="00194EBD" w:rsidRDefault="00194EBD" w:rsidP="002271D5">
            <w:pPr>
              <w:pStyle w:val="af1"/>
              <w:numPr>
                <w:ilvl w:val="0"/>
                <w:numId w:val="115"/>
              </w:numPr>
              <w:ind w:firstLineChars="0"/>
            </w:pPr>
            <w:r>
              <w:rPr>
                <w:rFonts w:hint="eastAsia"/>
              </w:rPr>
              <w:t>列表字段：单据编号、单据类别、单据日期、所属公司、会员、采购员、单据状态、流程状态、结案状态、冻结状态、总数量、未税金额、含税金额</w:t>
            </w:r>
          </w:p>
          <w:p w:rsidR="00194EBD" w:rsidRDefault="00194EBD" w:rsidP="002271D5">
            <w:pPr>
              <w:pStyle w:val="af1"/>
              <w:numPr>
                <w:ilvl w:val="0"/>
                <w:numId w:val="115"/>
              </w:numPr>
              <w:ind w:firstLineChars="0"/>
            </w:pPr>
            <w:r>
              <w:rPr>
                <w:rFonts w:hint="eastAsia"/>
              </w:rPr>
              <w:t>页头功能按钮：新建、提交、审核、编辑、结案</w:t>
            </w:r>
          </w:p>
          <w:p w:rsidR="00194EBD" w:rsidRDefault="00194EBD" w:rsidP="002271D5">
            <w:pPr>
              <w:pStyle w:val="af1"/>
              <w:numPr>
                <w:ilvl w:val="0"/>
                <w:numId w:val="115"/>
              </w:numPr>
              <w:ind w:firstLineChars="0"/>
            </w:pPr>
            <w:r>
              <w:rPr>
                <w:rFonts w:hint="eastAsia"/>
              </w:rPr>
              <w:t>列表功能按钮：修改、提交、审核、结案</w:t>
            </w:r>
          </w:p>
        </w:tc>
        <w:tc>
          <w:tcPr>
            <w:tcW w:w="3210" w:type="dxa"/>
          </w:tcPr>
          <w:p w:rsidR="00194EBD" w:rsidRDefault="00194EBD" w:rsidP="00F06562">
            <w:r>
              <w:rPr>
                <w:rFonts w:hint="eastAsia"/>
              </w:rPr>
              <w:t>无</w:t>
            </w:r>
          </w:p>
        </w:tc>
      </w:tr>
      <w:tr w:rsidR="00194EBD" w:rsidTr="00F06562">
        <w:tc>
          <w:tcPr>
            <w:tcW w:w="1668" w:type="dxa"/>
          </w:tcPr>
          <w:p w:rsidR="00595A2A" w:rsidRDefault="00194EBD" w:rsidP="00F06562">
            <w:r>
              <w:rPr>
                <w:rFonts w:hint="eastAsia"/>
              </w:rPr>
              <w:t>详情页面</w:t>
            </w:r>
            <w:r>
              <w:rPr>
                <w:rFonts w:hint="eastAsia"/>
              </w:rPr>
              <w:t>-</w:t>
            </w:r>
            <w:r>
              <w:rPr>
                <w:rFonts w:hint="eastAsia"/>
              </w:rPr>
              <w:t>新建</w:t>
            </w:r>
          </w:p>
          <w:p w:rsidR="00194EBD" w:rsidRDefault="00595A2A" w:rsidP="00595A2A">
            <w:r>
              <w:rPr>
                <w:rFonts w:hint="eastAsia"/>
                <w:kern w:val="0"/>
              </w:rPr>
              <w:t>（</w:t>
            </w:r>
            <w:r>
              <w:rPr>
                <w:kern w:val="0"/>
              </w:rPr>
              <w:t>S0</w:t>
            </w:r>
            <w:r>
              <w:rPr>
                <w:rFonts w:hint="eastAsia"/>
                <w:kern w:val="0"/>
              </w:rPr>
              <w:t>10</w:t>
            </w:r>
            <w:r>
              <w:rPr>
                <w:kern w:val="0"/>
              </w:rPr>
              <w:t>-0</w:t>
            </w:r>
            <w:r>
              <w:rPr>
                <w:rFonts w:hint="eastAsia"/>
                <w:kern w:val="0"/>
              </w:rPr>
              <w:t>1</w:t>
            </w:r>
            <w:r>
              <w:rPr>
                <w:kern w:val="0"/>
              </w:rPr>
              <w:t>-</w:t>
            </w:r>
            <w:r>
              <w:rPr>
                <w:rFonts w:hint="eastAsia"/>
                <w:kern w:val="0"/>
              </w:rPr>
              <w:t>1</w:t>
            </w:r>
            <w:r>
              <w:rPr>
                <w:rFonts w:hint="eastAsia"/>
                <w:kern w:val="0"/>
              </w:rPr>
              <w:t>）</w:t>
            </w:r>
          </w:p>
        </w:tc>
        <w:tc>
          <w:tcPr>
            <w:tcW w:w="4750" w:type="dxa"/>
          </w:tcPr>
          <w:p w:rsidR="00194EBD" w:rsidRDefault="00194EBD" w:rsidP="002271D5">
            <w:pPr>
              <w:pStyle w:val="af1"/>
              <w:numPr>
                <w:ilvl w:val="0"/>
                <w:numId w:val="116"/>
              </w:numPr>
              <w:ind w:firstLineChars="0"/>
            </w:pPr>
            <w:r>
              <w:rPr>
                <w:rFonts w:hint="eastAsia"/>
              </w:rPr>
              <w:t>单头信息除了“</w:t>
            </w:r>
            <w:r w:rsidR="004C1A3B">
              <w:rPr>
                <w:rFonts w:hint="eastAsia"/>
              </w:rPr>
              <w:t>采购员、部门</w:t>
            </w:r>
            <w:r>
              <w:rPr>
                <w:rFonts w:hint="eastAsia"/>
              </w:rPr>
              <w:t>、备注”，其他字段均为必填字段；单据编号是唯一值；“结案状态、单据状态、流程状态、冻结状态”全部通过功能按钮来改变，在所有详情页面都是只读；</w:t>
            </w:r>
          </w:p>
          <w:p w:rsidR="00194EBD" w:rsidRDefault="00194EBD" w:rsidP="002271D5">
            <w:pPr>
              <w:pStyle w:val="af1"/>
              <w:numPr>
                <w:ilvl w:val="0"/>
                <w:numId w:val="116"/>
              </w:numPr>
              <w:ind w:firstLineChars="0"/>
            </w:pPr>
            <w:r>
              <w:rPr>
                <w:rFonts w:hint="eastAsia"/>
              </w:rPr>
              <w:lastRenderedPageBreak/>
              <w:t>单身“</w:t>
            </w:r>
            <w:r w:rsidR="00202D55">
              <w:rPr>
                <w:rFonts w:hint="eastAsia"/>
              </w:rPr>
              <w:t>序号、</w:t>
            </w:r>
            <w:r w:rsidR="004C1A3B">
              <w:rPr>
                <w:rFonts w:hint="eastAsia"/>
              </w:rPr>
              <w:t>商品名称、商品规格、单位、商品类别、结案状态</w:t>
            </w:r>
            <w:r>
              <w:rPr>
                <w:rFonts w:hint="eastAsia"/>
              </w:rPr>
              <w:t>”</w:t>
            </w:r>
            <w:r w:rsidR="004C1A3B">
              <w:rPr>
                <w:rFonts w:hint="eastAsia"/>
              </w:rPr>
              <w:t>为只读，其他字段均可编辑</w:t>
            </w:r>
            <w:r>
              <w:rPr>
                <w:rFonts w:hint="eastAsia"/>
              </w:rPr>
              <w:t>。</w:t>
            </w:r>
          </w:p>
          <w:p w:rsidR="00194EBD" w:rsidRDefault="00194EBD" w:rsidP="002271D5">
            <w:pPr>
              <w:pStyle w:val="af1"/>
              <w:numPr>
                <w:ilvl w:val="0"/>
                <w:numId w:val="116"/>
              </w:numPr>
              <w:ind w:firstLineChars="0"/>
            </w:pPr>
            <w:r>
              <w:rPr>
                <w:rFonts w:hint="eastAsia"/>
              </w:rPr>
              <w:t>功能按钮：保存、提交、返回（根据状态来显示对应按钮）</w:t>
            </w:r>
          </w:p>
        </w:tc>
        <w:tc>
          <w:tcPr>
            <w:tcW w:w="3210" w:type="dxa"/>
          </w:tcPr>
          <w:p w:rsidR="002B66D7" w:rsidRDefault="002B66D7" w:rsidP="002271D5">
            <w:pPr>
              <w:pStyle w:val="af1"/>
              <w:numPr>
                <w:ilvl w:val="0"/>
                <w:numId w:val="117"/>
              </w:numPr>
              <w:ind w:firstLineChars="0"/>
            </w:pPr>
            <w:r>
              <w:rPr>
                <w:rFonts w:hint="eastAsia"/>
              </w:rPr>
              <w:lastRenderedPageBreak/>
              <w:t>后台也可以直接新建寄租申请单</w:t>
            </w:r>
          </w:p>
          <w:p w:rsidR="00194EBD" w:rsidRDefault="00194EBD" w:rsidP="002271D5">
            <w:pPr>
              <w:pStyle w:val="af1"/>
              <w:numPr>
                <w:ilvl w:val="0"/>
                <w:numId w:val="117"/>
              </w:numPr>
              <w:ind w:firstLineChars="0"/>
            </w:pPr>
            <w:r>
              <w:rPr>
                <w:rFonts w:hint="eastAsia"/>
              </w:rPr>
              <w:t>单头所有的状态流转参考</w:t>
            </w:r>
            <w:r w:rsidR="0044105C">
              <w:rPr>
                <w:rFonts w:hint="eastAsia"/>
              </w:rPr>
              <w:t>商品</w:t>
            </w:r>
            <w:r>
              <w:rPr>
                <w:rFonts w:hint="eastAsia"/>
              </w:rPr>
              <w:t>标准的状态流转图</w:t>
            </w:r>
          </w:p>
          <w:p w:rsidR="00194EBD" w:rsidRDefault="00194EBD" w:rsidP="002271D5">
            <w:pPr>
              <w:pStyle w:val="af1"/>
              <w:numPr>
                <w:ilvl w:val="0"/>
                <w:numId w:val="117"/>
              </w:numPr>
              <w:ind w:firstLineChars="0"/>
            </w:pPr>
            <w:r>
              <w:rPr>
                <w:rFonts w:hint="eastAsia"/>
              </w:rPr>
              <w:t>单身可“添加明细、批量删除”</w:t>
            </w:r>
          </w:p>
          <w:p w:rsidR="00194EBD" w:rsidRDefault="00194EBD" w:rsidP="002271D5">
            <w:pPr>
              <w:pStyle w:val="af1"/>
              <w:numPr>
                <w:ilvl w:val="0"/>
                <w:numId w:val="117"/>
              </w:numPr>
              <w:ind w:firstLineChars="0"/>
            </w:pPr>
          </w:p>
          <w:p w:rsidR="00194EBD" w:rsidRDefault="00194EBD" w:rsidP="00F06562">
            <w:pPr>
              <w:pStyle w:val="af1"/>
              <w:ind w:left="360" w:firstLineChars="0" w:firstLine="0"/>
            </w:pPr>
          </w:p>
          <w:p w:rsidR="00194EBD" w:rsidRPr="008C7835" w:rsidRDefault="00194EBD" w:rsidP="00F06562"/>
        </w:tc>
      </w:tr>
      <w:tr w:rsidR="00194EBD" w:rsidTr="00F06562">
        <w:tc>
          <w:tcPr>
            <w:tcW w:w="1668" w:type="dxa"/>
          </w:tcPr>
          <w:p w:rsidR="00194EBD" w:rsidRDefault="00194EBD" w:rsidP="00F06562">
            <w:r>
              <w:rPr>
                <w:rFonts w:hint="eastAsia"/>
              </w:rPr>
              <w:lastRenderedPageBreak/>
              <w:t>详情页面</w:t>
            </w:r>
            <w:r>
              <w:rPr>
                <w:rFonts w:hint="eastAsia"/>
              </w:rPr>
              <w:t>-</w:t>
            </w:r>
            <w:r>
              <w:rPr>
                <w:rFonts w:hint="eastAsia"/>
              </w:rPr>
              <w:t>维护</w:t>
            </w:r>
          </w:p>
          <w:p w:rsidR="00595A2A" w:rsidRDefault="00595A2A" w:rsidP="00F06562">
            <w:r>
              <w:rPr>
                <w:rFonts w:hint="eastAsia"/>
                <w:kern w:val="0"/>
              </w:rPr>
              <w:t>（</w:t>
            </w:r>
            <w:r>
              <w:rPr>
                <w:kern w:val="0"/>
              </w:rPr>
              <w:t>S0</w:t>
            </w:r>
            <w:r>
              <w:rPr>
                <w:rFonts w:hint="eastAsia"/>
                <w:kern w:val="0"/>
              </w:rPr>
              <w:t>10</w:t>
            </w:r>
            <w:r>
              <w:rPr>
                <w:kern w:val="0"/>
              </w:rPr>
              <w:t>-0</w:t>
            </w:r>
            <w:r>
              <w:rPr>
                <w:rFonts w:hint="eastAsia"/>
                <w:kern w:val="0"/>
              </w:rPr>
              <w:t>1</w:t>
            </w:r>
            <w:r>
              <w:rPr>
                <w:kern w:val="0"/>
              </w:rPr>
              <w:t>-</w:t>
            </w:r>
            <w:r w:rsidR="005D2B6A">
              <w:rPr>
                <w:rFonts w:hint="eastAsia"/>
                <w:kern w:val="0"/>
              </w:rPr>
              <w:t>1</w:t>
            </w:r>
            <w:r>
              <w:rPr>
                <w:rFonts w:hint="eastAsia"/>
                <w:kern w:val="0"/>
              </w:rPr>
              <w:t>）</w:t>
            </w:r>
          </w:p>
        </w:tc>
        <w:tc>
          <w:tcPr>
            <w:tcW w:w="4750" w:type="dxa"/>
          </w:tcPr>
          <w:p w:rsidR="00194EBD" w:rsidRDefault="00194EBD" w:rsidP="002271D5">
            <w:pPr>
              <w:pStyle w:val="af1"/>
              <w:numPr>
                <w:ilvl w:val="0"/>
                <w:numId w:val="118"/>
              </w:numPr>
              <w:ind w:firstLineChars="0"/>
            </w:pPr>
            <w:r>
              <w:rPr>
                <w:rFonts w:hint="eastAsia"/>
              </w:rPr>
              <w:t>单据编号、单据类别只读，其余和新建页面页面元素一致</w:t>
            </w:r>
          </w:p>
          <w:p w:rsidR="00194EBD" w:rsidRDefault="00194EBD" w:rsidP="00F06562">
            <w:pPr>
              <w:pStyle w:val="af1"/>
              <w:ind w:left="360" w:firstLineChars="0" w:firstLine="0"/>
            </w:pPr>
          </w:p>
        </w:tc>
        <w:tc>
          <w:tcPr>
            <w:tcW w:w="3210" w:type="dxa"/>
          </w:tcPr>
          <w:p w:rsidR="00194EBD" w:rsidRDefault="00194EBD" w:rsidP="00F06562">
            <w:r>
              <w:rPr>
                <w:rFonts w:hint="eastAsia"/>
              </w:rPr>
              <w:t>与新建页面一致</w:t>
            </w:r>
          </w:p>
        </w:tc>
      </w:tr>
      <w:tr w:rsidR="00194EBD" w:rsidTr="00F06562">
        <w:tc>
          <w:tcPr>
            <w:tcW w:w="1668" w:type="dxa"/>
          </w:tcPr>
          <w:p w:rsidR="00194EBD" w:rsidRDefault="00194EBD" w:rsidP="00F06562">
            <w:r>
              <w:rPr>
                <w:rFonts w:hint="eastAsia"/>
              </w:rPr>
              <w:t>详情页面</w:t>
            </w:r>
            <w:r>
              <w:rPr>
                <w:rFonts w:hint="eastAsia"/>
              </w:rPr>
              <w:t>-</w:t>
            </w:r>
            <w:r>
              <w:rPr>
                <w:rFonts w:hint="eastAsia"/>
              </w:rPr>
              <w:t>审核</w:t>
            </w:r>
          </w:p>
          <w:p w:rsidR="00595A2A" w:rsidRDefault="00595A2A" w:rsidP="00F06562">
            <w:r>
              <w:rPr>
                <w:rFonts w:hint="eastAsia"/>
                <w:kern w:val="0"/>
              </w:rPr>
              <w:t>（</w:t>
            </w:r>
            <w:r>
              <w:rPr>
                <w:kern w:val="0"/>
              </w:rPr>
              <w:t>S0</w:t>
            </w:r>
            <w:r>
              <w:rPr>
                <w:rFonts w:hint="eastAsia"/>
                <w:kern w:val="0"/>
              </w:rPr>
              <w:t>10</w:t>
            </w:r>
            <w:r>
              <w:rPr>
                <w:kern w:val="0"/>
              </w:rPr>
              <w:t>-0</w:t>
            </w:r>
            <w:r>
              <w:rPr>
                <w:rFonts w:hint="eastAsia"/>
                <w:kern w:val="0"/>
              </w:rPr>
              <w:t>1</w:t>
            </w:r>
            <w:r>
              <w:rPr>
                <w:kern w:val="0"/>
              </w:rPr>
              <w:t>-</w:t>
            </w:r>
            <w:r w:rsidR="0012634A">
              <w:rPr>
                <w:rFonts w:hint="eastAsia"/>
                <w:kern w:val="0"/>
              </w:rPr>
              <w:t>3</w:t>
            </w:r>
            <w:r>
              <w:rPr>
                <w:rFonts w:hint="eastAsia"/>
                <w:kern w:val="0"/>
              </w:rPr>
              <w:t>）</w:t>
            </w:r>
          </w:p>
        </w:tc>
        <w:tc>
          <w:tcPr>
            <w:tcW w:w="4750" w:type="dxa"/>
          </w:tcPr>
          <w:p w:rsidR="00194EBD" w:rsidRDefault="00194EBD" w:rsidP="002271D5">
            <w:pPr>
              <w:pStyle w:val="af1"/>
              <w:numPr>
                <w:ilvl w:val="0"/>
                <w:numId w:val="119"/>
              </w:numPr>
              <w:ind w:firstLineChars="0"/>
            </w:pPr>
            <w:r>
              <w:rPr>
                <w:rFonts w:hint="eastAsia"/>
              </w:rPr>
              <w:t>审核意见</w:t>
            </w:r>
            <w:r w:rsidR="00A518D1">
              <w:rPr>
                <w:rFonts w:hint="eastAsia"/>
              </w:rPr>
              <w:t>、检验等级</w:t>
            </w:r>
            <w:r>
              <w:rPr>
                <w:rFonts w:hint="eastAsia"/>
              </w:rPr>
              <w:t>可以编辑，其他字段均为只读</w:t>
            </w:r>
          </w:p>
          <w:p w:rsidR="00A26AD7" w:rsidRDefault="00A26AD7" w:rsidP="002271D5">
            <w:pPr>
              <w:pStyle w:val="af1"/>
              <w:numPr>
                <w:ilvl w:val="0"/>
                <w:numId w:val="119"/>
              </w:numPr>
              <w:ind w:firstLineChars="0"/>
            </w:pPr>
            <w:r>
              <w:rPr>
                <w:rFonts w:hint="eastAsia"/>
              </w:rPr>
              <w:t>功能按钮：审核通过、审核拒绝、返回</w:t>
            </w:r>
          </w:p>
        </w:tc>
        <w:tc>
          <w:tcPr>
            <w:tcW w:w="3210" w:type="dxa"/>
          </w:tcPr>
          <w:p w:rsidR="00194EBD" w:rsidRDefault="00194EBD" w:rsidP="00F06562"/>
        </w:tc>
      </w:tr>
      <w:tr w:rsidR="00EB6EB0" w:rsidTr="00F06562">
        <w:tc>
          <w:tcPr>
            <w:tcW w:w="1668" w:type="dxa"/>
          </w:tcPr>
          <w:p w:rsidR="00EB6EB0" w:rsidRDefault="00EB6EB0" w:rsidP="00DE6B76">
            <w:r>
              <w:rPr>
                <w:rFonts w:hint="eastAsia"/>
              </w:rPr>
              <w:t>详情页面</w:t>
            </w:r>
            <w:r>
              <w:rPr>
                <w:rFonts w:hint="eastAsia"/>
              </w:rPr>
              <w:t>-</w:t>
            </w:r>
            <w:r w:rsidR="003454C9">
              <w:rPr>
                <w:rFonts w:hint="eastAsia"/>
              </w:rPr>
              <w:t>检验</w:t>
            </w:r>
          </w:p>
          <w:p w:rsidR="00EB6EB0" w:rsidRDefault="00EB6EB0" w:rsidP="00DE6B76">
            <w:r>
              <w:rPr>
                <w:rFonts w:hint="eastAsia"/>
                <w:kern w:val="0"/>
              </w:rPr>
              <w:t>（</w:t>
            </w:r>
            <w:r>
              <w:rPr>
                <w:kern w:val="0"/>
              </w:rPr>
              <w:t>S0</w:t>
            </w:r>
            <w:r>
              <w:rPr>
                <w:rFonts w:hint="eastAsia"/>
                <w:kern w:val="0"/>
              </w:rPr>
              <w:t>10</w:t>
            </w:r>
            <w:r>
              <w:rPr>
                <w:kern w:val="0"/>
              </w:rPr>
              <w:t>-0</w:t>
            </w:r>
            <w:r>
              <w:rPr>
                <w:rFonts w:hint="eastAsia"/>
                <w:kern w:val="0"/>
              </w:rPr>
              <w:t>1</w:t>
            </w:r>
            <w:r>
              <w:rPr>
                <w:kern w:val="0"/>
              </w:rPr>
              <w:t>-</w:t>
            </w:r>
            <w:r w:rsidR="00036B01">
              <w:rPr>
                <w:rFonts w:hint="eastAsia"/>
                <w:kern w:val="0"/>
              </w:rPr>
              <w:t>6</w:t>
            </w:r>
            <w:r>
              <w:rPr>
                <w:rFonts w:hint="eastAsia"/>
                <w:kern w:val="0"/>
              </w:rPr>
              <w:t>）</w:t>
            </w:r>
          </w:p>
        </w:tc>
        <w:tc>
          <w:tcPr>
            <w:tcW w:w="4750" w:type="dxa"/>
          </w:tcPr>
          <w:p w:rsidR="00EB6EB0" w:rsidRDefault="00EB6EB0" w:rsidP="006C0313">
            <w:pPr>
              <w:pStyle w:val="af1"/>
              <w:numPr>
                <w:ilvl w:val="0"/>
                <w:numId w:val="313"/>
              </w:numPr>
              <w:ind w:firstLineChars="0"/>
            </w:pPr>
            <w:r>
              <w:rPr>
                <w:rFonts w:hint="eastAsia"/>
              </w:rPr>
              <w:t>检验等级</w:t>
            </w:r>
            <w:r w:rsidR="006C0313">
              <w:rPr>
                <w:rFonts w:hint="eastAsia"/>
              </w:rPr>
              <w:t>、检验备注</w:t>
            </w:r>
            <w:r>
              <w:rPr>
                <w:rFonts w:hint="eastAsia"/>
              </w:rPr>
              <w:t>可以编辑，其他字段均为只读</w:t>
            </w:r>
          </w:p>
          <w:p w:rsidR="00EB6EB0" w:rsidRDefault="00EB6EB0" w:rsidP="008A72A3">
            <w:pPr>
              <w:pStyle w:val="af1"/>
              <w:numPr>
                <w:ilvl w:val="0"/>
                <w:numId w:val="313"/>
              </w:numPr>
              <w:ind w:firstLineChars="0"/>
            </w:pPr>
            <w:r>
              <w:rPr>
                <w:rFonts w:hint="eastAsia"/>
              </w:rPr>
              <w:t>功能按钮：</w:t>
            </w:r>
            <w:r w:rsidR="00382FB0">
              <w:rPr>
                <w:rFonts w:hint="eastAsia"/>
              </w:rPr>
              <w:t>提交</w:t>
            </w:r>
            <w:r w:rsidR="00FD7E48">
              <w:rPr>
                <w:rFonts w:hint="eastAsia"/>
              </w:rPr>
              <w:t>、</w:t>
            </w:r>
            <w:r>
              <w:rPr>
                <w:rFonts w:hint="eastAsia"/>
              </w:rPr>
              <w:t>返回</w:t>
            </w:r>
          </w:p>
        </w:tc>
        <w:tc>
          <w:tcPr>
            <w:tcW w:w="3210" w:type="dxa"/>
          </w:tcPr>
          <w:p w:rsidR="00EB6EB0" w:rsidRDefault="00EB6EB0" w:rsidP="00DE6B76"/>
        </w:tc>
      </w:tr>
      <w:tr w:rsidR="00C14211" w:rsidTr="00F06562">
        <w:tc>
          <w:tcPr>
            <w:tcW w:w="1668" w:type="dxa"/>
          </w:tcPr>
          <w:p w:rsidR="00C14211" w:rsidRDefault="00C14211" w:rsidP="00DE6B76">
            <w:r>
              <w:rPr>
                <w:rFonts w:hint="eastAsia"/>
              </w:rPr>
              <w:t>详情页面</w:t>
            </w:r>
            <w:r>
              <w:rPr>
                <w:rFonts w:hint="eastAsia"/>
              </w:rPr>
              <w:t>-</w:t>
            </w:r>
            <w:r w:rsidR="00C82D3A">
              <w:rPr>
                <w:rFonts w:hint="eastAsia"/>
              </w:rPr>
              <w:t>确认检验结果</w:t>
            </w:r>
          </w:p>
          <w:p w:rsidR="00C14211" w:rsidRDefault="00C14211" w:rsidP="00DE6B76">
            <w:r>
              <w:rPr>
                <w:rFonts w:hint="eastAsia"/>
                <w:kern w:val="0"/>
              </w:rPr>
              <w:t>（</w:t>
            </w:r>
            <w:r>
              <w:rPr>
                <w:kern w:val="0"/>
              </w:rPr>
              <w:t>S0</w:t>
            </w:r>
            <w:r>
              <w:rPr>
                <w:rFonts w:hint="eastAsia"/>
                <w:kern w:val="0"/>
              </w:rPr>
              <w:t>10</w:t>
            </w:r>
            <w:r>
              <w:rPr>
                <w:kern w:val="0"/>
              </w:rPr>
              <w:t>-0</w:t>
            </w:r>
            <w:r>
              <w:rPr>
                <w:rFonts w:hint="eastAsia"/>
                <w:kern w:val="0"/>
              </w:rPr>
              <w:t>1</w:t>
            </w:r>
            <w:r>
              <w:rPr>
                <w:kern w:val="0"/>
              </w:rPr>
              <w:t>-</w:t>
            </w:r>
            <w:r w:rsidR="00135623">
              <w:rPr>
                <w:rFonts w:hint="eastAsia"/>
                <w:kern w:val="0"/>
              </w:rPr>
              <w:t>8</w:t>
            </w:r>
            <w:r>
              <w:rPr>
                <w:rFonts w:hint="eastAsia"/>
                <w:kern w:val="0"/>
              </w:rPr>
              <w:t>）</w:t>
            </w:r>
          </w:p>
        </w:tc>
        <w:tc>
          <w:tcPr>
            <w:tcW w:w="4750" w:type="dxa"/>
          </w:tcPr>
          <w:p w:rsidR="00C14211" w:rsidRDefault="009B5CD4" w:rsidP="003704C9">
            <w:pPr>
              <w:pStyle w:val="af1"/>
              <w:numPr>
                <w:ilvl w:val="0"/>
                <w:numId w:val="314"/>
              </w:numPr>
              <w:ind w:firstLineChars="0"/>
            </w:pPr>
            <w:r>
              <w:rPr>
                <w:rFonts w:hint="eastAsia"/>
              </w:rPr>
              <w:t>确认</w:t>
            </w:r>
            <w:r w:rsidR="00FF496D">
              <w:rPr>
                <w:rFonts w:hint="eastAsia"/>
              </w:rPr>
              <w:t>检验意见</w:t>
            </w:r>
            <w:r w:rsidR="00C14211">
              <w:rPr>
                <w:rFonts w:hint="eastAsia"/>
              </w:rPr>
              <w:t>可以编辑，其他字段均为只读</w:t>
            </w:r>
          </w:p>
          <w:p w:rsidR="00C14211" w:rsidRDefault="00C14211" w:rsidP="003704C9">
            <w:pPr>
              <w:pStyle w:val="af1"/>
              <w:numPr>
                <w:ilvl w:val="0"/>
                <w:numId w:val="314"/>
              </w:numPr>
              <w:ind w:firstLineChars="0"/>
            </w:pPr>
            <w:r>
              <w:rPr>
                <w:rFonts w:hint="eastAsia"/>
              </w:rPr>
              <w:t>功能按钮：</w:t>
            </w:r>
            <w:r w:rsidR="00C82D3A">
              <w:rPr>
                <w:rFonts w:hint="eastAsia"/>
              </w:rPr>
              <w:t>确认</w:t>
            </w:r>
            <w:r>
              <w:rPr>
                <w:rFonts w:hint="eastAsia"/>
              </w:rPr>
              <w:t>、拒绝、返回</w:t>
            </w:r>
          </w:p>
        </w:tc>
        <w:tc>
          <w:tcPr>
            <w:tcW w:w="3210" w:type="dxa"/>
          </w:tcPr>
          <w:p w:rsidR="00C14211" w:rsidRDefault="00C14211" w:rsidP="00DE6B76"/>
        </w:tc>
      </w:tr>
      <w:tr w:rsidR="00C14211" w:rsidTr="00F06562">
        <w:tc>
          <w:tcPr>
            <w:tcW w:w="1668" w:type="dxa"/>
          </w:tcPr>
          <w:p w:rsidR="00C14211" w:rsidRDefault="00C14211" w:rsidP="00F06562">
            <w:r>
              <w:rPr>
                <w:rFonts w:hint="eastAsia"/>
              </w:rPr>
              <w:t>详情页面</w:t>
            </w:r>
            <w:r>
              <w:rPr>
                <w:rFonts w:hint="eastAsia"/>
              </w:rPr>
              <w:t>-</w:t>
            </w:r>
            <w:r>
              <w:rPr>
                <w:rFonts w:hint="eastAsia"/>
              </w:rPr>
              <w:t>冻结</w:t>
            </w:r>
          </w:p>
        </w:tc>
        <w:tc>
          <w:tcPr>
            <w:tcW w:w="4750" w:type="dxa"/>
          </w:tcPr>
          <w:p w:rsidR="00C14211" w:rsidRDefault="00C14211" w:rsidP="002271D5">
            <w:pPr>
              <w:pStyle w:val="af1"/>
              <w:numPr>
                <w:ilvl w:val="0"/>
                <w:numId w:val="136"/>
              </w:numPr>
              <w:ind w:firstLineChars="0"/>
            </w:pPr>
            <w:r>
              <w:rPr>
                <w:rFonts w:hint="eastAsia"/>
              </w:rPr>
              <w:t>冻结备注可以编辑，其他字段均为只读</w:t>
            </w:r>
          </w:p>
          <w:p w:rsidR="00C14211" w:rsidRDefault="00C14211" w:rsidP="002271D5">
            <w:pPr>
              <w:pStyle w:val="af1"/>
              <w:numPr>
                <w:ilvl w:val="0"/>
                <w:numId w:val="136"/>
              </w:numPr>
              <w:ind w:firstLineChars="0"/>
            </w:pPr>
            <w:r>
              <w:rPr>
                <w:rFonts w:hint="eastAsia"/>
              </w:rPr>
              <w:t>功能按钮：冻结、返回</w:t>
            </w:r>
          </w:p>
        </w:tc>
        <w:tc>
          <w:tcPr>
            <w:tcW w:w="3210" w:type="dxa"/>
          </w:tcPr>
          <w:p w:rsidR="00C14211" w:rsidRDefault="00C14211" w:rsidP="00F06562"/>
        </w:tc>
      </w:tr>
      <w:tr w:rsidR="00C14211" w:rsidTr="00F06562">
        <w:tc>
          <w:tcPr>
            <w:tcW w:w="1668" w:type="dxa"/>
          </w:tcPr>
          <w:p w:rsidR="00C14211" w:rsidRDefault="00C14211" w:rsidP="00F06562">
            <w:r>
              <w:rPr>
                <w:rFonts w:hint="eastAsia"/>
              </w:rPr>
              <w:t>详情页面</w:t>
            </w:r>
            <w:r>
              <w:rPr>
                <w:rFonts w:hint="eastAsia"/>
              </w:rPr>
              <w:t>-</w:t>
            </w:r>
            <w:r>
              <w:rPr>
                <w:rFonts w:hint="eastAsia"/>
              </w:rPr>
              <w:t>结案</w:t>
            </w:r>
          </w:p>
        </w:tc>
        <w:tc>
          <w:tcPr>
            <w:tcW w:w="4750" w:type="dxa"/>
          </w:tcPr>
          <w:p w:rsidR="00C14211" w:rsidRDefault="00C14211" w:rsidP="002271D5">
            <w:pPr>
              <w:pStyle w:val="af1"/>
              <w:numPr>
                <w:ilvl w:val="0"/>
                <w:numId w:val="137"/>
              </w:numPr>
              <w:ind w:firstLineChars="0"/>
            </w:pPr>
            <w:r>
              <w:rPr>
                <w:rFonts w:hint="eastAsia"/>
              </w:rPr>
              <w:t>结案备注可以编辑，其他字段均为只读</w:t>
            </w:r>
          </w:p>
          <w:p w:rsidR="00C14211" w:rsidRDefault="00C14211" w:rsidP="002271D5">
            <w:pPr>
              <w:pStyle w:val="af1"/>
              <w:numPr>
                <w:ilvl w:val="0"/>
                <w:numId w:val="137"/>
              </w:numPr>
              <w:ind w:firstLineChars="0"/>
            </w:pPr>
            <w:r>
              <w:rPr>
                <w:rFonts w:hint="eastAsia"/>
              </w:rPr>
              <w:t>功能按钮：结案、返回</w:t>
            </w:r>
          </w:p>
        </w:tc>
        <w:tc>
          <w:tcPr>
            <w:tcW w:w="3210" w:type="dxa"/>
          </w:tcPr>
          <w:p w:rsidR="00C14211" w:rsidRDefault="00C14211" w:rsidP="00F06562"/>
        </w:tc>
      </w:tr>
    </w:tbl>
    <w:p w:rsidR="00DC5623" w:rsidRPr="00155785" w:rsidRDefault="00DC5623" w:rsidP="00DC5623"/>
    <w:p w:rsidR="00DE23DA" w:rsidRDefault="00DE23DA" w:rsidP="00DE23DA">
      <w:pPr>
        <w:pStyle w:val="4"/>
      </w:pPr>
      <w:r>
        <w:rPr>
          <w:rFonts w:hint="eastAsia"/>
        </w:rPr>
        <w:t>寄租收货单</w:t>
      </w:r>
    </w:p>
    <w:p w:rsidR="00DE23DA" w:rsidRDefault="00DE23DA" w:rsidP="00431556">
      <w:pPr>
        <w:pStyle w:val="af1"/>
        <w:numPr>
          <w:ilvl w:val="0"/>
          <w:numId w:val="21"/>
        </w:numPr>
        <w:ind w:firstLineChars="0"/>
      </w:pPr>
      <w:r w:rsidRPr="00E20607">
        <w:rPr>
          <w:rFonts w:hint="eastAsia"/>
        </w:rPr>
        <w:t>单头信息点：单据类别、单据编号、采购日期、所属公司、供应商</w:t>
      </w:r>
      <w:r>
        <w:rPr>
          <w:rFonts w:hint="eastAsia"/>
        </w:rPr>
        <w:t>、会员</w:t>
      </w:r>
      <w:r w:rsidRPr="00E20607">
        <w:rPr>
          <w:rFonts w:hint="eastAsia"/>
        </w:rPr>
        <w:t>、采购员</w:t>
      </w:r>
      <w:r>
        <w:rPr>
          <w:rFonts w:hint="eastAsia"/>
        </w:rPr>
        <w:t>、部门、结案状态、单据状态、流程状态、冻结状态</w:t>
      </w:r>
      <w:r w:rsidR="00730224">
        <w:rPr>
          <w:rFonts w:hint="eastAsia"/>
        </w:rPr>
        <w:t>、运输方式（自行送货到库、</w:t>
      </w:r>
      <w:r w:rsidR="0024508C">
        <w:rPr>
          <w:rFonts w:hint="eastAsia"/>
        </w:rPr>
        <w:t>上门</w:t>
      </w:r>
      <w:r w:rsidR="00730224">
        <w:rPr>
          <w:rFonts w:hint="eastAsia"/>
        </w:rPr>
        <w:t>取货、</w:t>
      </w:r>
      <w:r w:rsidR="003329C8">
        <w:rPr>
          <w:rFonts w:hint="eastAsia"/>
        </w:rPr>
        <w:t>第三方</w:t>
      </w:r>
      <w:r w:rsidR="00730224">
        <w:rPr>
          <w:rFonts w:hint="eastAsia"/>
        </w:rPr>
        <w:t>物流快递）</w:t>
      </w:r>
      <w:r>
        <w:rPr>
          <w:rFonts w:hint="eastAsia"/>
        </w:rPr>
        <w:t>、物流商、物流单号、收货地址、备注、结案备注、冻结备注、</w:t>
      </w:r>
      <w:r w:rsidR="001C00CA">
        <w:rPr>
          <w:rFonts w:hint="eastAsia"/>
        </w:rPr>
        <w:t>创建人、创建时间、最后修改人、最后修改时间</w:t>
      </w:r>
      <w:r w:rsidR="003A4E56">
        <w:rPr>
          <w:rFonts w:hint="eastAsia"/>
        </w:rPr>
        <w:t>、审核人、审核时间、审核意见</w:t>
      </w:r>
    </w:p>
    <w:p w:rsidR="00DE23DA" w:rsidRDefault="00DE23DA" w:rsidP="00431556">
      <w:pPr>
        <w:pStyle w:val="af1"/>
        <w:numPr>
          <w:ilvl w:val="0"/>
          <w:numId w:val="21"/>
        </w:numPr>
        <w:ind w:firstLineChars="0"/>
      </w:pPr>
      <w:r>
        <w:rPr>
          <w:rFonts w:hint="eastAsia"/>
        </w:rPr>
        <w:t>单身信息点：序号、商品编码、商品名称、商品规格、等级、单位、商品类别</w:t>
      </w:r>
      <w:r w:rsidR="004A3316">
        <w:rPr>
          <w:rFonts w:hint="eastAsia"/>
        </w:rPr>
        <w:t>、仓库、收货数量、合格数量</w:t>
      </w:r>
      <w:r w:rsidR="005D2212">
        <w:rPr>
          <w:rFonts w:hint="eastAsia"/>
        </w:rPr>
        <w:t>、会员分成比例</w:t>
      </w:r>
      <w:r w:rsidR="004A3316">
        <w:rPr>
          <w:rFonts w:hint="eastAsia"/>
        </w:rPr>
        <w:t>、</w:t>
      </w:r>
      <w:r>
        <w:rPr>
          <w:rFonts w:hint="eastAsia"/>
        </w:rPr>
        <w:t>前置单据、结案状态、备注</w:t>
      </w:r>
    </w:p>
    <w:p w:rsidR="00DE23DA" w:rsidRDefault="00DE23DA" w:rsidP="00431556">
      <w:pPr>
        <w:pStyle w:val="af1"/>
        <w:numPr>
          <w:ilvl w:val="0"/>
          <w:numId w:val="21"/>
        </w:numPr>
        <w:ind w:firstLineChars="0"/>
      </w:pPr>
      <w:r>
        <w:rPr>
          <w:rFonts w:hint="eastAsia"/>
        </w:rPr>
        <w:t>子单身信息点：序号、单身序号、商品编码、仓库、库区、库位、</w:t>
      </w:r>
      <w:r>
        <w:rPr>
          <w:rFonts w:hint="eastAsia"/>
        </w:rPr>
        <w:t>SN</w:t>
      </w:r>
      <w:r>
        <w:rPr>
          <w:rFonts w:hint="eastAsia"/>
        </w:rPr>
        <w:t>、</w:t>
      </w:r>
      <w:r>
        <w:rPr>
          <w:rFonts w:hint="eastAsia"/>
        </w:rPr>
        <w:t>NFC</w:t>
      </w:r>
      <w:r>
        <w:rPr>
          <w:rFonts w:hint="eastAsia"/>
        </w:rPr>
        <w:t>明码、</w:t>
      </w:r>
      <w:r>
        <w:rPr>
          <w:rFonts w:hint="eastAsia"/>
        </w:rPr>
        <w:t>NFC</w:t>
      </w:r>
      <w:r>
        <w:rPr>
          <w:rFonts w:hint="eastAsia"/>
        </w:rPr>
        <w:t>密码、入库照片</w:t>
      </w:r>
      <w:r w:rsidR="009745E0">
        <w:rPr>
          <w:rFonts w:hint="eastAsia"/>
        </w:rPr>
        <w:t>（可以多张照片）</w:t>
      </w:r>
    </w:p>
    <w:p w:rsidR="006C655B" w:rsidRDefault="006C655B" w:rsidP="00431556">
      <w:pPr>
        <w:pStyle w:val="af1"/>
        <w:numPr>
          <w:ilvl w:val="0"/>
          <w:numId w:val="21"/>
        </w:numPr>
        <w:ind w:firstLineChars="0"/>
      </w:pPr>
      <w:r>
        <w:rPr>
          <w:rFonts w:hint="eastAsia"/>
        </w:rPr>
        <w:t>业务</w:t>
      </w:r>
      <w:r w:rsidR="00685EC1">
        <w:rPr>
          <w:rFonts w:hint="eastAsia"/>
        </w:rPr>
        <w:t>功能</w:t>
      </w:r>
      <w:r>
        <w:rPr>
          <w:rFonts w:hint="eastAsia"/>
        </w:rPr>
        <w:t>说明：</w:t>
      </w:r>
    </w:p>
    <w:tbl>
      <w:tblPr>
        <w:tblStyle w:val="af"/>
        <w:tblW w:w="0" w:type="auto"/>
        <w:tblLook w:val="04A0"/>
      </w:tblPr>
      <w:tblGrid>
        <w:gridCol w:w="1668"/>
        <w:gridCol w:w="4750"/>
        <w:gridCol w:w="3210"/>
      </w:tblGrid>
      <w:tr w:rsidR="00164456" w:rsidTr="00F06562">
        <w:tc>
          <w:tcPr>
            <w:tcW w:w="1668" w:type="dxa"/>
          </w:tcPr>
          <w:p w:rsidR="00164456" w:rsidRDefault="00164456" w:rsidP="00F06562">
            <w:r>
              <w:rPr>
                <w:rFonts w:hint="eastAsia"/>
              </w:rPr>
              <w:t>作业编号</w:t>
            </w:r>
          </w:p>
        </w:tc>
        <w:tc>
          <w:tcPr>
            <w:tcW w:w="4750" w:type="dxa"/>
          </w:tcPr>
          <w:p w:rsidR="00164456" w:rsidRDefault="00164456" w:rsidP="00F06562">
            <w:r>
              <w:rPr>
                <w:rFonts w:hint="eastAsia"/>
              </w:rPr>
              <w:t>页面元素描述</w:t>
            </w:r>
          </w:p>
        </w:tc>
        <w:tc>
          <w:tcPr>
            <w:tcW w:w="3210" w:type="dxa"/>
          </w:tcPr>
          <w:p w:rsidR="00164456" w:rsidRDefault="00164456" w:rsidP="00F06562">
            <w:r>
              <w:rPr>
                <w:rFonts w:hint="eastAsia"/>
              </w:rPr>
              <w:t>业务逻辑</w:t>
            </w:r>
          </w:p>
        </w:tc>
      </w:tr>
      <w:tr w:rsidR="00164456" w:rsidTr="00F06562">
        <w:tc>
          <w:tcPr>
            <w:tcW w:w="1668" w:type="dxa"/>
          </w:tcPr>
          <w:p w:rsidR="00164456" w:rsidRDefault="00164456" w:rsidP="00F06562">
            <w:r>
              <w:rPr>
                <w:rFonts w:hint="eastAsia"/>
              </w:rPr>
              <w:t>前台相关页面</w:t>
            </w:r>
          </w:p>
        </w:tc>
        <w:tc>
          <w:tcPr>
            <w:tcW w:w="4750" w:type="dxa"/>
          </w:tcPr>
          <w:p w:rsidR="00164456" w:rsidRDefault="00164456" w:rsidP="00F06562">
            <w:r>
              <w:rPr>
                <w:rFonts w:hint="eastAsia"/>
              </w:rPr>
              <w:t>参照</w:t>
            </w:r>
            <w:r>
              <w:rPr>
                <w:rFonts w:hint="eastAsia"/>
              </w:rPr>
              <w:t>UI</w:t>
            </w:r>
            <w:r>
              <w:rPr>
                <w:rFonts w:hint="eastAsia"/>
              </w:rPr>
              <w:t>设计图</w:t>
            </w:r>
          </w:p>
        </w:tc>
        <w:tc>
          <w:tcPr>
            <w:tcW w:w="3210" w:type="dxa"/>
          </w:tcPr>
          <w:p w:rsidR="00164456" w:rsidRDefault="005E009F" w:rsidP="005E009F">
            <w:r>
              <w:rPr>
                <w:rFonts w:hint="eastAsia"/>
              </w:rPr>
              <w:t>后台做寄租收货单后前台的寄租</w:t>
            </w:r>
            <w:r>
              <w:rPr>
                <w:rFonts w:hint="eastAsia"/>
              </w:rPr>
              <w:lastRenderedPageBreak/>
              <w:t>申请单可以看到收货情况</w:t>
            </w:r>
          </w:p>
        </w:tc>
      </w:tr>
      <w:tr w:rsidR="00164456" w:rsidTr="00F06562">
        <w:tc>
          <w:tcPr>
            <w:tcW w:w="1668" w:type="dxa"/>
          </w:tcPr>
          <w:p w:rsidR="00164456" w:rsidRDefault="00164456" w:rsidP="00F06562">
            <w:r>
              <w:rPr>
                <w:rFonts w:hint="eastAsia"/>
              </w:rPr>
              <w:lastRenderedPageBreak/>
              <w:t>查询列表页面</w:t>
            </w:r>
          </w:p>
        </w:tc>
        <w:tc>
          <w:tcPr>
            <w:tcW w:w="4750" w:type="dxa"/>
          </w:tcPr>
          <w:p w:rsidR="00164456" w:rsidRDefault="00164456" w:rsidP="002271D5">
            <w:pPr>
              <w:pStyle w:val="af1"/>
              <w:numPr>
                <w:ilvl w:val="0"/>
                <w:numId w:val="120"/>
              </w:numPr>
              <w:ind w:firstLineChars="0"/>
            </w:pPr>
            <w:r>
              <w:rPr>
                <w:rFonts w:hint="eastAsia"/>
              </w:rPr>
              <w:t>查询条件：单据类别、单据编号、单据日期（区间）、所属公司、会员、结案状态、单据状态、流程状态、冻结状态、采购员、排序方式</w:t>
            </w:r>
          </w:p>
          <w:p w:rsidR="00164456" w:rsidRDefault="00164456" w:rsidP="002271D5">
            <w:pPr>
              <w:pStyle w:val="af1"/>
              <w:numPr>
                <w:ilvl w:val="0"/>
                <w:numId w:val="120"/>
              </w:numPr>
              <w:ind w:firstLineChars="0"/>
            </w:pPr>
            <w:r>
              <w:rPr>
                <w:rFonts w:hint="eastAsia"/>
              </w:rPr>
              <w:t>列表字段：单据编号、单据类别、单据日期、所属公司、会员、采购员、单据状态、流程状态、结案状态、冻结状态</w:t>
            </w:r>
          </w:p>
          <w:p w:rsidR="00164456" w:rsidRDefault="00164456" w:rsidP="002271D5">
            <w:pPr>
              <w:pStyle w:val="af1"/>
              <w:numPr>
                <w:ilvl w:val="0"/>
                <w:numId w:val="120"/>
              </w:numPr>
              <w:ind w:firstLineChars="0"/>
            </w:pPr>
            <w:r>
              <w:rPr>
                <w:rFonts w:hint="eastAsia"/>
              </w:rPr>
              <w:t>页头功能按钮：新建、提交、审核、编辑、结案</w:t>
            </w:r>
          </w:p>
          <w:p w:rsidR="00164456" w:rsidRDefault="00164456" w:rsidP="002271D5">
            <w:pPr>
              <w:pStyle w:val="af1"/>
              <w:numPr>
                <w:ilvl w:val="0"/>
                <w:numId w:val="120"/>
              </w:numPr>
              <w:ind w:firstLineChars="0"/>
            </w:pPr>
            <w:r>
              <w:rPr>
                <w:rFonts w:hint="eastAsia"/>
              </w:rPr>
              <w:t>列表功能按钮：修改、提交、审核、结案</w:t>
            </w:r>
          </w:p>
        </w:tc>
        <w:tc>
          <w:tcPr>
            <w:tcW w:w="3210" w:type="dxa"/>
          </w:tcPr>
          <w:p w:rsidR="00164456" w:rsidRDefault="00164456" w:rsidP="00F06562">
            <w:r>
              <w:rPr>
                <w:rFonts w:hint="eastAsia"/>
              </w:rPr>
              <w:t>无</w:t>
            </w:r>
          </w:p>
        </w:tc>
      </w:tr>
      <w:tr w:rsidR="00164456" w:rsidTr="00F06562">
        <w:tc>
          <w:tcPr>
            <w:tcW w:w="1668" w:type="dxa"/>
          </w:tcPr>
          <w:p w:rsidR="00100C3B" w:rsidRDefault="00164456" w:rsidP="00F06562">
            <w:r>
              <w:rPr>
                <w:rFonts w:hint="eastAsia"/>
              </w:rPr>
              <w:t>详情页面</w:t>
            </w:r>
            <w:r>
              <w:rPr>
                <w:rFonts w:hint="eastAsia"/>
              </w:rPr>
              <w:t>-</w:t>
            </w:r>
            <w:r>
              <w:rPr>
                <w:rFonts w:hint="eastAsia"/>
              </w:rPr>
              <w:t>新建</w:t>
            </w:r>
          </w:p>
          <w:p w:rsidR="00164456" w:rsidRDefault="00100C3B" w:rsidP="00F06562">
            <w:bookmarkStart w:id="111" w:name="OLE_LINK5"/>
            <w:bookmarkStart w:id="112" w:name="OLE_LINK6"/>
            <w:r>
              <w:rPr>
                <w:rFonts w:hint="eastAsia"/>
                <w:kern w:val="0"/>
              </w:rPr>
              <w:t>（</w:t>
            </w:r>
            <w:r>
              <w:rPr>
                <w:kern w:val="0"/>
              </w:rPr>
              <w:t>S0</w:t>
            </w:r>
            <w:r>
              <w:rPr>
                <w:rFonts w:hint="eastAsia"/>
                <w:kern w:val="0"/>
              </w:rPr>
              <w:t>10</w:t>
            </w:r>
            <w:r>
              <w:rPr>
                <w:kern w:val="0"/>
              </w:rPr>
              <w:t>-0</w:t>
            </w:r>
            <w:r>
              <w:rPr>
                <w:rFonts w:hint="eastAsia"/>
                <w:kern w:val="0"/>
              </w:rPr>
              <w:t>1</w:t>
            </w:r>
            <w:r>
              <w:rPr>
                <w:kern w:val="0"/>
              </w:rPr>
              <w:t>-</w:t>
            </w:r>
            <w:r>
              <w:rPr>
                <w:rFonts w:hint="eastAsia"/>
                <w:kern w:val="0"/>
              </w:rPr>
              <w:t>15</w:t>
            </w:r>
            <w:r>
              <w:rPr>
                <w:rFonts w:hint="eastAsia"/>
                <w:kern w:val="0"/>
              </w:rPr>
              <w:t>）</w:t>
            </w:r>
            <w:bookmarkEnd w:id="111"/>
            <w:bookmarkEnd w:id="112"/>
          </w:p>
        </w:tc>
        <w:tc>
          <w:tcPr>
            <w:tcW w:w="4750" w:type="dxa"/>
          </w:tcPr>
          <w:p w:rsidR="00164456" w:rsidRDefault="00164456" w:rsidP="002271D5">
            <w:pPr>
              <w:pStyle w:val="af1"/>
              <w:numPr>
                <w:ilvl w:val="0"/>
                <w:numId w:val="121"/>
              </w:numPr>
              <w:ind w:firstLineChars="0"/>
            </w:pPr>
            <w:r>
              <w:rPr>
                <w:rFonts w:hint="eastAsia"/>
              </w:rPr>
              <w:t>单头信息除了“采购员、部门、备注</w:t>
            </w:r>
            <w:r w:rsidR="00071E40">
              <w:rPr>
                <w:rFonts w:hint="eastAsia"/>
              </w:rPr>
              <w:t>、物流商、物流单号</w:t>
            </w:r>
            <w:r>
              <w:rPr>
                <w:rFonts w:hint="eastAsia"/>
              </w:rPr>
              <w:t>”，其他字段均为必填字段；单据编号是唯一值；“结案状态、单据状态、流程状态、冻结状态”全部通过功能按钮来改变，在所有详情页面都是只读；</w:t>
            </w:r>
          </w:p>
          <w:p w:rsidR="001D75F2" w:rsidRDefault="001D75F2" w:rsidP="002271D5">
            <w:pPr>
              <w:pStyle w:val="af1"/>
              <w:numPr>
                <w:ilvl w:val="0"/>
                <w:numId w:val="121"/>
              </w:numPr>
              <w:ind w:firstLineChars="0"/>
            </w:pPr>
            <w:r>
              <w:rPr>
                <w:rFonts w:hint="eastAsia"/>
              </w:rPr>
              <w:t>单身“会员分成比例”根据当前检验的等级、商品编号、来去“寄租商品收益分成体系”中获取会员分成比例</w:t>
            </w:r>
            <w:ins w:id="113" w:author="aibozeng" w:date="2014-07-25T21:49:00Z">
              <w:r w:rsidR="00183030">
                <w:rPr>
                  <w:rFonts w:hint="eastAsia"/>
                </w:rPr>
                <w:t>，只读</w:t>
              </w:r>
            </w:ins>
            <w:r>
              <w:rPr>
                <w:rFonts w:hint="eastAsia"/>
              </w:rPr>
              <w:t>。</w:t>
            </w:r>
          </w:p>
          <w:p w:rsidR="00164456" w:rsidRDefault="00164456" w:rsidP="002271D5">
            <w:pPr>
              <w:pStyle w:val="af1"/>
              <w:numPr>
                <w:ilvl w:val="0"/>
                <w:numId w:val="121"/>
              </w:numPr>
              <w:ind w:firstLineChars="0"/>
            </w:pPr>
            <w:r>
              <w:rPr>
                <w:rFonts w:hint="eastAsia"/>
              </w:rPr>
              <w:t>单身</w:t>
            </w:r>
            <w:r w:rsidR="005B3508">
              <w:rPr>
                <w:rFonts w:hint="eastAsia"/>
              </w:rPr>
              <w:t>通过“添加明细”开窗选择之前的申请单数据得到</w:t>
            </w:r>
            <w:r>
              <w:rPr>
                <w:rFonts w:hint="eastAsia"/>
              </w:rPr>
              <w:t>“</w:t>
            </w:r>
            <w:r w:rsidR="005B3508">
              <w:rPr>
                <w:rFonts w:hint="eastAsia"/>
              </w:rPr>
              <w:t>序号、商品编码、商品名称、商品规格、等级、单位、商品类别、仓库</w:t>
            </w:r>
            <w:r w:rsidR="00D06687">
              <w:rPr>
                <w:rFonts w:hint="eastAsia"/>
              </w:rPr>
              <w:t>、寄租申请数量</w:t>
            </w:r>
            <w:r w:rsidR="005B3508">
              <w:rPr>
                <w:rFonts w:hint="eastAsia"/>
              </w:rPr>
              <w:t>、</w:t>
            </w:r>
            <w:r w:rsidR="005B4D49">
              <w:rPr>
                <w:rFonts w:hint="eastAsia"/>
              </w:rPr>
              <w:t>前置单据</w:t>
            </w:r>
            <w:r>
              <w:rPr>
                <w:rFonts w:hint="eastAsia"/>
              </w:rPr>
              <w:t>”</w:t>
            </w:r>
            <w:r w:rsidR="005B3508">
              <w:rPr>
                <w:rFonts w:hint="eastAsia"/>
              </w:rPr>
              <w:t>信息，他们为</w:t>
            </w:r>
            <w:r>
              <w:rPr>
                <w:rFonts w:hint="eastAsia"/>
              </w:rPr>
              <w:t>只读，其他字段均可编辑</w:t>
            </w:r>
            <w:r w:rsidR="00B81BAF">
              <w:rPr>
                <w:rFonts w:hint="eastAsia"/>
              </w:rPr>
              <w:t>，收货数量和合格数量为必填字段</w:t>
            </w:r>
            <w:r>
              <w:rPr>
                <w:rFonts w:hint="eastAsia"/>
              </w:rPr>
              <w:t>。</w:t>
            </w:r>
          </w:p>
          <w:p w:rsidR="006078AF" w:rsidRDefault="006078AF" w:rsidP="002271D5">
            <w:pPr>
              <w:pStyle w:val="af1"/>
              <w:numPr>
                <w:ilvl w:val="0"/>
                <w:numId w:val="121"/>
              </w:numPr>
              <w:ind w:firstLineChars="0"/>
            </w:pPr>
            <w:r>
              <w:rPr>
                <w:rFonts w:hint="eastAsia"/>
              </w:rPr>
              <w:t>单身“添加明细”开窗根据单头的会员来过滤已经存在的未结案的寄租申请单单身数据，字段显示序号、申请单号、申请单单身序号、商品编号、商品名称、品牌、商品规格、等级、</w:t>
            </w:r>
            <w:r w:rsidR="00B7048C">
              <w:rPr>
                <w:rFonts w:hint="eastAsia"/>
              </w:rPr>
              <w:t>寄租</w:t>
            </w:r>
            <w:r>
              <w:rPr>
                <w:rFonts w:hint="eastAsia"/>
              </w:rPr>
              <w:t>申请数量</w:t>
            </w:r>
            <w:r w:rsidR="003B72B3">
              <w:rPr>
                <w:rFonts w:hint="eastAsia"/>
              </w:rPr>
              <w:t>、单位</w:t>
            </w:r>
          </w:p>
          <w:p w:rsidR="00164456" w:rsidRDefault="00164456" w:rsidP="002271D5">
            <w:pPr>
              <w:pStyle w:val="af1"/>
              <w:numPr>
                <w:ilvl w:val="0"/>
                <w:numId w:val="121"/>
              </w:numPr>
              <w:ind w:firstLineChars="0"/>
            </w:pPr>
            <w:r>
              <w:rPr>
                <w:rFonts w:hint="eastAsia"/>
              </w:rPr>
              <w:t>功能按钮：保存、提交、返回（根据状态来显示对应按钮）</w:t>
            </w:r>
          </w:p>
        </w:tc>
        <w:tc>
          <w:tcPr>
            <w:tcW w:w="3210" w:type="dxa"/>
          </w:tcPr>
          <w:p w:rsidR="00164456" w:rsidRDefault="00164456" w:rsidP="002271D5">
            <w:pPr>
              <w:pStyle w:val="af1"/>
              <w:numPr>
                <w:ilvl w:val="0"/>
                <w:numId w:val="122"/>
              </w:numPr>
              <w:ind w:firstLineChars="0"/>
            </w:pPr>
            <w:r>
              <w:rPr>
                <w:rFonts w:hint="eastAsia"/>
              </w:rPr>
              <w:t>单头所有的状态流转参考</w:t>
            </w:r>
            <w:r w:rsidR="0044105C">
              <w:rPr>
                <w:rFonts w:hint="eastAsia"/>
              </w:rPr>
              <w:t>商品</w:t>
            </w:r>
            <w:r>
              <w:rPr>
                <w:rFonts w:hint="eastAsia"/>
              </w:rPr>
              <w:t>标准的状态流转图</w:t>
            </w:r>
          </w:p>
          <w:p w:rsidR="00164456" w:rsidRDefault="00164456" w:rsidP="002271D5">
            <w:pPr>
              <w:pStyle w:val="af1"/>
              <w:numPr>
                <w:ilvl w:val="0"/>
                <w:numId w:val="122"/>
              </w:numPr>
              <w:ind w:firstLineChars="0"/>
            </w:pPr>
            <w:r>
              <w:rPr>
                <w:rFonts w:hint="eastAsia"/>
              </w:rPr>
              <w:t>单身可“添加明细、批量删除”</w:t>
            </w:r>
          </w:p>
          <w:p w:rsidR="00164456" w:rsidRDefault="00DD4482" w:rsidP="002271D5">
            <w:pPr>
              <w:pStyle w:val="af1"/>
              <w:numPr>
                <w:ilvl w:val="0"/>
                <w:numId w:val="122"/>
              </w:numPr>
              <w:ind w:firstLineChars="0"/>
            </w:pPr>
            <w:r>
              <w:rPr>
                <w:rFonts w:hint="eastAsia"/>
              </w:rPr>
              <w:t>保存、提交的时候判断商品</w:t>
            </w:r>
            <w:r>
              <w:rPr>
                <w:rFonts w:hint="eastAsia"/>
              </w:rPr>
              <w:t>SN</w:t>
            </w:r>
            <w:r>
              <w:rPr>
                <w:rFonts w:hint="eastAsia"/>
              </w:rPr>
              <w:t>、</w:t>
            </w:r>
            <w:r>
              <w:rPr>
                <w:rFonts w:hint="eastAsia"/>
              </w:rPr>
              <w:t>NFC</w:t>
            </w:r>
            <w:r>
              <w:rPr>
                <w:rFonts w:hint="eastAsia"/>
              </w:rPr>
              <w:t>明码、</w:t>
            </w:r>
            <w:r>
              <w:rPr>
                <w:rFonts w:hint="eastAsia"/>
              </w:rPr>
              <w:t>NFC</w:t>
            </w:r>
            <w:r>
              <w:rPr>
                <w:rFonts w:hint="eastAsia"/>
              </w:rPr>
              <w:t>密码是全新的，如果在历史存货表中已经存在，则弹出提示并不能保存或者过账成功</w:t>
            </w:r>
          </w:p>
          <w:p w:rsidR="00164456" w:rsidRDefault="00164456" w:rsidP="00F06562">
            <w:pPr>
              <w:pStyle w:val="af1"/>
              <w:ind w:left="360" w:firstLineChars="0" w:firstLine="0"/>
            </w:pPr>
          </w:p>
          <w:p w:rsidR="00164456" w:rsidRPr="008C7835" w:rsidRDefault="00164456" w:rsidP="00F06562"/>
        </w:tc>
      </w:tr>
      <w:tr w:rsidR="00164456" w:rsidTr="00F06562">
        <w:tc>
          <w:tcPr>
            <w:tcW w:w="1668" w:type="dxa"/>
          </w:tcPr>
          <w:p w:rsidR="00164456" w:rsidRDefault="00164456" w:rsidP="00F06562">
            <w:r>
              <w:rPr>
                <w:rFonts w:hint="eastAsia"/>
              </w:rPr>
              <w:t>详情页面</w:t>
            </w:r>
            <w:r>
              <w:rPr>
                <w:rFonts w:hint="eastAsia"/>
              </w:rPr>
              <w:t>-</w:t>
            </w:r>
            <w:r>
              <w:rPr>
                <w:rFonts w:hint="eastAsia"/>
              </w:rPr>
              <w:t>维护</w:t>
            </w:r>
          </w:p>
          <w:p w:rsidR="00100C3B" w:rsidRDefault="00100C3B" w:rsidP="00F06562">
            <w:r>
              <w:rPr>
                <w:rFonts w:hint="eastAsia"/>
                <w:kern w:val="0"/>
              </w:rPr>
              <w:t>（</w:t>
            </w:r>
            <w:r>
              <w:rPr>
                <w:kern w:val="0"/>
              </w:rPr>
              <w:t>S0</w:t>
            </w:r>
            <w:r>
              <w:rPr>
                <w:rFonts w:hint="eastAsia"/>
                <w:kern w:val="0"/>
              </w:rPr>
              <w:t>10</w:t>
            </w:r>
            <w:r>
              <w:rPr>
                <w:kern w:val="0"/>
              </w:rPr>
              <w:t>-0</w:t>
            </w:r>
            <w:r>
              <w:rPr>
                <w:rFonts w:hint="eastAsia"/>
                <w:kern w:val="0"/>
              </w:rPr>
              <w:t>1</w:t>
            </w:r>
            <w:r>
              <w:rPr>
                <w:kern w:val="0"/>
              </w:rPr>
              <w:t>-</w:t>
            </w:r>
            <w:r>
              <w:rPr>
                <w:rFonts w:hint="eastAsia"/>
                <w:kern w:val="0"/>
              </w:rPr>
              <w:t>15</w:t>
            </w:r>
            <w:r>
              <w:rPr>
                <w:rFonts w:hint="eastAsia"/>
                <w:kern w:val="0"/>
              </w:rPr>
              <w:t>）</w:t>
            </w:r>
          </w:p>
        </w:tc>
        <w:tc>
          <w:tcPr>
            <w:tcW w:w="4750" w:type="dxa"/>
          </w:tcPr>
          <w:p w:rsidR="00164456" w:rsidRDefault="00164456" w:rsidP="002271D5">
            <w:pPr>
              <w:pStyle w:val="af1"/>
              <w:numPr>
                <w:ilvl w:val="0"/>
                <w:numId w:val="123"/>
              </w:numPr>
              <w:ind w:firstLineChars="0"/>
            </w:pPr>
            <w:r>
              <w:rPr>
                <w:rFonts w:hint="eastAsia"/>
              </w:rPr>
              <w:t>单据编号、单据类别只读，其余和新建页面页面元素一致</w:t>
            </w:r>
          </w:p>
          <w:p w:rsidR="00164456" w:rsidRDefault="00164456" w:rsidP="00F06562">
            <w:pPr>
              <w:pStyle w:val="af1"/>
              <w:ind w:left="360" w:firstLineChars="0" w:firstLine="0"/>
            </w:pPr>
          </w:p>
        </w:tc>
        <w:tc>
          <w:tcPr>
            <w:tcW w:w="3210" w:type="dxa"/>
          </w:tcPr>
          <w:p w:rsidR="00164456" w:rsidRDefault="00164456" w:rsidP="00F06562">
            <w:r>
              <w:rPr>
                <w:rFonts w:hint="eastAsia"/>
              </w:rPr>
              <w:t>与新建页面一致</w:t>
            </w:r>
          </w:p>
        </w:tc>
      </w:tr>
      <w:tr w:rsidR="00164456" w:rsidTr="00F06562">
        <w:tc>
          <w:tcPr>
            <w:tcW w:w="1668" w:type="dxa"/>
          </w:tcPr>
          <w:p w:rsidR="00164456" w:rsidRDefault="00164456" w:rsidP="00F06562">
            <w:r>
              <w:rPr>
                <w:rFonts w:hint="eastAsia"/>
              </w:rPr>
              <w:t>详情页面</w:t>
            </w:r>
            <w:r>
              <w:rPr>
                <w:rFonts w:hint="eastAsia"/>
              </w:rPr>
              <w:t>-</w:t>
            </w:r>
            <w:r>
              <w:rPr>
                <w:rFonts w:hint="eastAsia"/>
              </w:rPr>
              <w:t>审核</w:t>
            </w:r>
          </w:p>
          <w:p w:rsidR="00100C3B" w:rsidRDefault="00100C3B" w:rsidP="00F06562">
            <w:r>
              <w:rPr>
                <w:rFonts w:hint="eastAsia"/>
                <w:kern w:val="0"/>
              </w:rPr>
              <w:t>（</w:t>
            </w:r>
            <w:r>
              <w:rPr>
                <w:kern w:val="0"/>
              </w:rPr>
              <w:t>S0</w:t>
            </w:r>
            <w:r>
              <w:rPr>
                <w:rFonts w:hint="eastAsia"/>
                <w:kern w:val="0"/>
              </w:rPr>
              <w:t>10</w:t>
            </w:r>
            <w:r>
              <w:rPr>
                <w:kern w:val="0"/>
              </w:rPr>
              <w:t>-0</w:t>
            </w:r>
            <w:r>
              <w:rPr>
                <w:rFonts w:hint="eastAsia"/>
                <w:kern w:val="0"/>
              </w:rPr>
              <w:t>1</w:t>
            </w:r>
            <w:r>
              <w:rPr>
                <w:kern w:val="0"/>
              </w:rPr>
              <w:t>-</w:t>
            </w:r>
            <w:r>
              <w:rPr>
                <w:rFonts w:hint="eastAsia"/>
                <w:kern w:val="0"/>
              </w:rPr>
              <w:t>1</w:t>
            </w:r>
            <w:r w:rsidR="00BA18B5">
              <w:rPr>
                <w:rFonts w:hint="eastAsia"/>
                <w:kern w:val="0"/>
              </w:rPr>
              <w:t>5</w:t>
            </w:r>
            <w:r>
              <w:rPr>
                <w:rFonts w:hint="eastAsia"/>
                <w:kern w:val="0"/>
              </w:rPr>
              <w:t>）</w:t>
            </w:r>
          </w:p>
        </w:tc>
        <w:tc>
          <w:tcPr>
            <w:tcW w:w="4750" w:type="dxa"/>
          </w:tcPr>
          <w:p w:rsidR="00164456" w:rsidRDefault="00164456" w:rsidP="002271D5">
            <w:pPr>
              <w:pStyle w:val="af1"/>
              <w:numPr>
                <w:ilvl w:val="0"/>
                <w:numId w:val="124"/>
              </w:numPr>
              <w:ind w:firstLineChars="0"/>
            </w:pPr>
            <w:r>
              <w:rPr>
                <w:rFonts w:hint="eastAsia"/>
              </w:rPr>
              <w:t>审核意见可以编辑</w:t>
            </w:r>
            <w:r w:rsidR="008C143C">
              <w:rPr>
                <w:rFonts w:hint="eastAsia"/>
              </w:rPr>
              <w:t>，其中“会员分成比例”也可以</w:t>
            </w:r>
            <w:r w:rsidR="0041136A">
              <w:rPr>
                <w:rFonts w:hint="eastAsia"/>
              </w:rPr>
              <w:t>手动</w:t>
            </w:r>
            <w:r w:rsidR="008C143C">
              <w:rPr>
                <w:rFonts w:hint="eastAsia"/>
              </w:rPr>
              <w:t>修改</w:t>
            </w:r>
            <w:r>
              <w:rPr>
                <w:rFonts w:hint="eastAsia"/>
              </w:rPr>
              <w:t>，其他字段均为只读</w:t>
            </w:r>
          </w:p>
          <w:p w:rsidR="00A26AD7" w:rsidRDefault="00A26AD7" w:rsidP="002271D5">
            <w:pPr>
              <w:pStyle w:val="af1"/>
              <w:numPr>
                <w:ilvl w:val="0"/>
                <w:numId w:val="124"/>
              </w:numPr>
              <w:ind w:firstLineChars="0"/>
            </w:pPr>
            <w:r>
              <w:rPr>
                <w:rFonts w:hint="eastAsia"/>
              </w:rPr>
              <w:lastRenderedPageBreak/>
              <w:t>功能按钮：审核通过、审核拒绝、返回</w:t>
            </w:r>
          </w:p>
        </w:tc>
        <w:tc>
          <w:tcPr>
            <w:tcW w:w="3210" w:type="dxa"/>
          </w:tcPr>
          <w:p w:rsidR="00164456" w:rsidRDefault="00164456" w:rsidP="00F06562"/>
        </w:tc>
      </w:tr>
      <w:tr w:rsidR="001F360B" w:rsidTr="00F06562">
        <w:tc>
          <w:tcPr>
            <w:tcW w:w="1668" w:type="dxa"/>
          </w:tcPr>
          <w:p w:rsidR="001F360B" w:rsidRDefault="001F360B" w:rsidP="00F06562">
            <w:r>
              <w:rPr>
                <w:rFonts w:hint="eastAsia"/>
              </w:rPr>
              <w:lastRenderedPageBreak/>
              <w:t>详情页面</w:t>
            </w:r>
            <w:r>
              <w:rPr>
                <w:rFonts w:hint="eastAsia"/>
              </w:rPr>
              <w:t>-</w:t>
            </w:r>
            <w:r>
              <w:rPr>
                <w:rFonts w:hint="eastAsia"/>
              </w:rPr>
              <w:t>过账</w:t>
            </w:r>
          </w:p>
          <w:p w:rsidR="00BA18B5" w:rsidRDefault="00BA18B5" w:rsidP="00F06562">
            <w:r>
              <w:rPr>
                <w:rFonts w:hint="eastAsia"/>
                <w:kern w:val="0"/>
              </w:rPr>
              <w:t>（</w:t>
            </w:r>
            <w:r>
              <w:rPr>
                <w:kern w:val="0"/>
              </w:rPr>
              <w:t>S0</w:t>
            </w:r>
            <w:r>
              <w:rPr>
                <w:rFonts w:hint="eastAsia"/>
                <w:kern w:val="0"/>
              </w:rPr>
              <w:t>10</w:t>
            </w:r>
            <w:r>
              <w:rPr>
                <w:kern w:val="0"/>
              </w:rPr>
              <w:t>-0</w:t>
            </w:r>
            <w:r>
              <w:rPr>
                <w:rFonts w:hint="eastAsia"/>
                <w:kern w:val="0"/>
              </w:rPr>
              <w:t>1</w:t>
            </w:r>
            <w:r>
              <w:rPr>
                <w:kern w:val="0"/>
              </w:rPr>
              <w:t>-</w:t>
            </w:r>
            <w:r>
              <w:rPr>
                <w:rFonts w:hint="eastAsia"/>
                <w:kern w:val="0"/>
              </w:rPr>
              <w:t>18</w:t>
            </w:r>
            <w:r>
              <w:rPr>
                <w:rFonts w:hint="eastAsia"/>
                <w:kern w:val="0"/>
              </w:rPr>
              <w:t>）</w:t>
            </w:r>
          </w:p>
        </w:tc>
        <w:tc>
          <w:tcPr>
            <w:tcW w:w="4750" w:type="dxa"/>
          </w:tcPr>
          <w:p w:rsidR="001F360B" w:rsidRDefault="001F360B" w:rsidP="002271D5">
            <w:pPr>
              <w:pStyle w:val="af1"/>
              <w:numPr>
                <w:ilvl w:val="0"/>
                <w:numId w:val="125"/>
              </w:numPr>
              <w:ind w:firstLineChars="0"/>
            </w:pPr>
            <w:r>
              <w:rPr>
                <w:rFonts w:hint="eastAsia"/>
              </w:rPr>
              <w:t>审核意见可以编辑，其他字段均为只读</w:t>
            </w:r>
          </w:p>
        </w:tc>
        <w:tc>
          <w:tcPr>
            <w:tcW w:w="3210" w:type="dxa"/>
          </w:tcPr>
          <w:p w:rsidR="001F360B" w:rsidRDefault="001F360B" w:rsidP="00F06562">
            <w:r>
              <w:rPr>
                <w:rFonts w:hint="eastAsia"/>
              </w:rPr>
              <w:t>已经生效的单据点击过账后执行下述操作：</w:t>
            </w:r>
          </w:p>
          <w:p w:rsidR="00034986" w:rsidRDefault="00034986" w:rsidP="002271D5">
            <w:pPr>
              <w:pStyle w:val="af1"/>
              <w:numPr>
                <w:ilvl w:val="0"/>
                <w:numId w:val="126"/>
              </w:numPr>
              <w:ind w:firstLineChars="0"/>
            </w:pPr>
            <w:r>
              <w:rPr>
                <w:rFonts w:hint="eastAsia"/>
              </w:rPr>
              <w:t>判断商品</w:t>
            </w:r>
            <w:r>
              <w:rPr>
                <w:rFonts w:hint="eastAsia"/>
              </w:rPr>
              <w:t>SN</w:t>
            </w:r>
            <w:r>
              <w:rPr>
                <w:rFonts w:hint="eastAsia"/>
              </w:rPr>
              <w:t>、</w:t>
            </w:r>
            <w:r>
              <w:rPr>
                <w:rFonts w:hint="eastAsia"/>
              </w:rPr>
              <w:t>NFC</w:t>
            </w:r>
            <w:r>
              <w:rPr>
                <w:rFonts w:hint="eastAsia"/>
              </w:rPr>
              <w:t>明码、</w:t>
            </w:r>
            <w:r>
              <w:rPr>
                <w:rFonts w:hint="eastAsia"/>
              </w:rPr>
              <w:t>NFC</w:t>
            </w:r>
            <w:r>
              <w:rPr>
                <w:rFonts w:hint="eastAsia"/>
              </w:rPr>
              <w:t>密码是全新的，如果在历史存货表中已经存在，则弹出提示并不能过账成功</w:t>
            </w:r>
          </w:p>
          <w:p w:rsidR="00034986" w:rsidRDefault="00034986" w:rsidP="002271D5">
            <w:pPr>
              <w:pStyle w:val="af1"/>
              <w:numPr>
                <w:ilvl w:val="0"/>
                <w:numId w:val="126"/>
              </w:numPr>
              <w:ind w:firstLineChars="0"/>
            </w:pPr>
            <w:r>
              <w:rPr>
                <w:rFonts w:hint="eastAsia"/>
              </w:rPr>
              <w:t>生成已过账的入库单，库存增加、</w:t>
            </w:r>
            <w:r>
              <w:rPr>
                <w:rFonts w:hint="eastAsia"/>
              </w:rPr>
              <w:t>SN</w:t>
            </w:r>
            <w:r>
              <w:rPr>
                <w:rFonts w:hint="eastAsia"/>
              </w:rPr>
              <w:t>入库</w:t>
            </w:r>
          </w:p>
          <w:p w:rsidR="001F360B" w:rsidRDefault="00034986" w:rsidP="002271D5">
            <w:pPr>
              <w:pStyle w:val="af1"/>
              <w:numPr>
                <w:ilvl w:val="0"/>
                <w:numId w:val="126"/>
              </w:numPr>
              <w:ind w:firstLineChars="0"/>
            </w:pPr>
            <w:r>
              <w:rPr>
                <w:rFonts w:hint="eastAsia"/>
              </w:rPr>
              <w:t>将</w:t>
            </w:r>
            <w:r w:rsidR="00476275">
              <w:rPr>
                <w:rFonts w:hint="eastAsia"/>
              </w:rPr>
              <w:t>合格</w:t>
            </w:r>
            <w:r>
              <w:rPr>
                <w:rFonts w:hint="eastAsia"/>
              </w:rPr>
              <w:t>数量回写对应</w:t>
            </w:r>
            <w:r w:rsidR="0069359B">
              <w:rPr>
                <w:rFonts w:hint="eastAsia"/>
              </w:rPr>
              <w:t>寄租申请</w:t>
            </w:r>
            <w:r>
              <w:rPr>
                <w:rFonts w:hint="eastAsia"/>
              </w:rPr>
              <w:t>单的</w:t>
            </w:r>
            <w:r w:rsidR="0069359B">
              <w:rPr>
                <w:rFonts w:hint="eastAsia"/>
              </w:rPr>
              <w:t>合格</w:t>
            </w:r>
            <w:r>
              <w:rPr>
                <w:rFonts w:hint="eastAsia"/>
              </w:rPr>
              <w:t>数量，新</w:t>
            </w:r>
            <w:r w:rsidR="0069359B">
              <w:rPr>
                <w:rFonts w:hint="eastAsia"/>
              </w:rPr>
              <w:t>合格</w:t>
            </w:r>
            <w:r>
              <w:rPr>
                <w:rFonts w:hint="eastAsia"/>
              </w:rPr>
              <w:t>数量</w:t>
            </w:r>
            <w:r>
              <w:rPr>
                <w:rFonts w:hint="eastAsia"/>
              </w:rPr>
              <w:t>=</w:t>
            </w:r>
            <w:r>
              <w:rPr>
                <w:rFonts w:hint="eastAsia"/>
              </w:rPr>
              <w:t>旧</w:t>
            </w:r>
            <w:r w:rsidR="0069359B">
              <w:rPr>
                <w:rFonts w:hint="eastAsia"/>
              </w:rPr>
              <w:t>合格</w:t>
            </w:r>
            <w:r>
              <w:rPr>
                <w:rFonts w:hint="eastAsia"/>
              </w:rPr>
              <w:t>数量</w:t>
            </w:r>
            <w:r>
              <w:rPr>
                <w:rFonts w:hint="eastAsia"/>
              </w:rPr>
              <w:t>+</w:t>
            </w:r>
            <w:r w:rsidR="0069359B">
              <w:rPr>
                <w:rFonts w:hint="eastAsia"/>
              </w:rPr>
              <w:t>合格</w:t>
            </w:r>
            <w:r>
              <w:rPr>
                <w:rFonts w:hint="eastAsia"/>
              </w:rPr>
              <w:t>数量，并</w:t>
            </w:r>
            <w:r w:rsidR="0069359B">
              <w:rPr>
                <w:rFonts w:hint="eastAsia"/>
              </w:rPr>
              <w:t>根据“寄租商品收益分成体系”将分成比例回写寄租申请单的“会员分成比例”中</w:t>
            </w:r>
          </w:p>
        </w:tc>
      </w:tr>
      <w:tr w:rsidR="00A243AF" w:rsidTr="00F06562">
        <w:tc>
          <w:tcPr>
            <w:tcW w:w="1668" w:type="dxa"/>
          </w:tcPr>
          <w:p w:rsidR="00A243AF" w:rsidRDefault="00A243AF" w:rsidP="00F06562">
            <w:r>
              <w:rPr>
                <w:rFonts w:hint="eastAsia"/>
              </w:rPr>
              <w:t>详情页面</w:t>
            </w:r>
            <w:r>
              <w:rPr>
                <w:rFonts w:hint="eastAsia"/>
              </w:rPr>
              <w:t>-</w:t>
            </w:r>
            <w:r>
              <w:rPr>
                <w:rFonts w:hint="eastAsia"/>
              </w:rPr>
              <w:t>冻结</w:t>
            </w:r>
          </w:p>
        </w:tc>
        <w:tc>
          <w:tcPr>
            <w:tcW w:w="4750" w:type="dxa"/>
          </w:tcPr>
          <w:p w:rsidR="00A243AF" w:rsidRDefault="00A243AF" w:rsidP="002271D5">
            <w:pPr>
              <w:pStyle w:val="af1"/>
              <w:numPr>
                <w:ilvl w:val="0"/>
                <w:numId w:val="138"/>
              </w:numPr>
              <w:ind w:firstLineChars="0"/>
            </w:pPr>
            <w:r>
              <w:rPr>
                <w:rFonts w:hint="eastAsia"/>
              </w:rPr>
              <w:t>冻结备注可以编辑，其他字段均为只读</w:t>
            </w:r>
          </w:p>
          <w:p w:rsidR="00A243AF" w:rsidRDefault="00A243AF" w:rsidP="002271D5">
            <w:pPr>
              <w:pStyle w:val="af1"/>
              <w:numPr>
                <w:ilvl w:val="0"/>
                <w:numId w:val="138"/>
              </w:numPr>
              <w:ind w:firstLineChars="0"/>
            </w:pPr>
            <w:r>
              <w:rPr>
                <w:rFonts w:hint="eastAsia"/>
              </w:rPr>
              <w:t>功能按钮：冻结、返回</w:t>
            </w:r>
          </w:p>
        </w:tc>
        <w:tc>
          <w:tcPr>
            <w:tcW w:w="3210" w:type="dxa"/>
          </w:tcPr>
          <w:p w:rsidR="00A243AF" w:rsidRDefault="00A243AF" w:rsidP="00F06562"/>
        </w:tc>
      </w:tr>
      <w:tr w:rsidR="00A243AF" w:rsidTr="00F06562">
        <w:tc>
          <w:tcPr>
            <w:tcW w:w="1668" w:type="dxa"/>
          </w:tcPr>
          <w:p w:rsidR="00A243AF" w:rsidRDefault="00A243AF" w:rsidP="00F06562">
            <w:r>
              <w:rPr>
                <w:rFonts w:hint="eastAsia"/>
              </w:rPr>
              <w:t>详情页面</w:t>
            </w:r>
            <w:r>
              <w:rPr>
                <w:rFonts w:hint="eastAsia"/>
              </w:rPr>
              <w:t>-</w:t>
            </w:r>
            <w:r>
              <w:rPr>
                <w:rFonts w:hint="eastAsia"/>
              </w:rPr>
              <w:t>结案</w:t>
            </w:r>
          </w:p>
        </w:tc>
        <w:tc>
          <w:tcPr>
            <w:tcW w:w="4750" w:type="dxa"/>
          </w:tcPr>
          <w:p w:rsidR="00A243AF" w:rsidRDefault="00A243AF" w:rsidP="002271D5">
            <w:pPr>
              <w:pStyle w:val="af1"/>
              <w:numPr>
                <w:ilvl w:val="0"/>
                <w:numId w:val="139"/>
              </w:numPr>
              <w:ind w:firstLineChars="0"/>
            </w:pPr>
            <w:r>
              <w:rPr>
                <w:rFonts w:hint="eastAsia"/>
              </w:rPr>
              <w:t>结案备注可以编辑，其他字段均为只读</w:t>
            </w:r>
          </w:p>
          <w:p w:rsidR="00A243AF" w:rsidRDefault="00A243AF" w:rsidP="002271D5">
            <w:pPr>
              <w:pStyle w:val="af1"/>
              <w:numPr>
                <w:ilvl w:val="0"/>
                <w:numId w:val="139"/>
              </w:numPr>
              <w:ind w:firstLineChars="0"/>
            </w:pPr>
            <w:r>
              <w:rPr>
                <w:rFonts w:hint="eastAsia"/>
              </w:rPr>
              <w:t>功能按钮：结案、返回</w:t>
            </w:r>
          </w:p>
        </w:tc>
        <w:tc>
          <w:tcPr>
            <w:tcW w:w="3210" w:type="dxa"/>
          </w:tcPr>
          <w:p w:rsidR="00A243AF" w:rsidRDefault="00A243AF" w:rsidP="00F06562"/>
        </w:tc>
      </w:tr>
    </w:tbl>
    <w:p w:rsidR="00133DB3" w:rsidRPr="00164456" w:rsidRDefault="00133DB3" w:rsidP="00133DB3"/>
    <w:p w:rsidR="00DE23DA" w:rsidRPr="00DE23DA" w:rsidRDefault="00DE23DA" w:rsidP="00DE23DA"/>
    <w:p w:rsidR="00224540" w:rsidRDefault="00224540" w:rsidP="00224540">
      <w:pPr>
        <w:pStyle w:val="3"/>
      </w:pPr>
      <w:r>
        <w:rPr>
          <w:rFonts w:hint="eastAsia"/>
        </w:rPr>
        <w:t>业务需求</w:t>
      </w:r>
    </w:p>
    <w:p w:rsidR="00224540" w:rsidRPr="004C6591" w:rsidRDefault="00224540" w:rsidP="004C6591"/>
    <w:p w:rsidR="00285777" w:rsidRDefault="00285777" w:rsidP="00A54976">
      <w:pPr>
        <w:pStyle w:val="2"/>
      </w:pPr>
      <w:bookmarkStart w:id="114" w:name="_Toc392169200"/>
      <w:r>
        <w:rPr>
          <w:rFonts w:hint="eastAsia"/>
        </w:rPr>
        <w:lastRenderedPageBreak/>
        <w:t>S010-02</w:t>
      </w:r>
      <w:r>
        <w:rPr>
          <w:rFonts w:hint="eastAsia"/>
        </w:rPr>
        <w:tab/>
      </w:r>
      <w:r>
        <w:rPr>
          <w:rFonts w:hint="eastAsia"/>
        </w:rPr>
        <w:t>寄租返还</w:t>
      </w:r>
      <w:bookmarkEnd w:id="114"/>
    </w:p>
    <w:p w:rsidR="007317D1" w:rsidRPr="007317D1" w:rsidRDefault="007317D1" w:rsidP="007317D1">
      <w:pPr>
        <w:pStyle w:val="3"/>
      </w:pPr>
      <w:r>
        <w:rPr>
          <w:rFonts w:hint="eastAsia"/>
        </w:rPr>
        <w:t>SOP</w:t>
      </w:r>
    </w:p>
    <w:p w:rsidR="004C6591" w:rsidRDefault="004C6591" w:rsidP="004C6591">
      <w:r>
        <w:rPr>
          <w:noProof/>
        </w:rPr>
        <w:lastRenderedPageBreak/>
        <w:drawing>
          <wp:inline distT="0" distB="0" distL="0" distR="0">
            <wp:extent cx="5976620" cy="8473742"/>
            <wp:effectExtent l="0" t="0" r="0" b="0"/>
            <wp:docPr id="17" name="图片 17" descr="D:\LHT\Bequeen\02需求设计\SOP\SOP定稿文件\SOP-S010-02寄租返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LHT\Bequeen\02需求设计\SOP\SOP定稿文件\SOP-S010-02寄租返还.jp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76620" cy="8473742"/>
                    </a:xfrm>
                    <a:prstGeom prst="rect">
                      <a:avLst/>
                    </a:prstGeom>
                    <a:noFill/>
                    <a:ln>
                      <a:noFill/>
                    </a:ln>
                  </pic:spPr>
                </pic:pic>
              </a:graphicData>
            </a:graphic>
          </wp:inline>
        </w:drawing>
      </w:r>
    </w:p>
    <w:p w:rsidR="00224540" w:rsidRDefault="00224540" w:rsidP="004C6591"/>
    <w:p w:rsidR="00224540" w:rsidRDefault="00224540" w:rsidP="00224540">
      <w:pPr>
        <w:pStyle w:val="3"/>
      </w:pPr>
      <w:r>
        <w:rPr>
          <w:rFonts w:hint="eastAsia"/>
        </w:rPr>
        <w:lastRenderedPageBreak/>
        <w:t>表单</w:t>
      </w:r>
    </w:p>
    <w:p w:rsidR="00DE23DA" w:rsidRDefault="00DE23DA" w:rsidP="00DE23DA">
      <w:pPr>
        <w:pStyle w:val="4"/>
      </w:pPr>
      <w:r>
        <w:rPr>
          <w:rFonts w:hint="eastAsia"/>
        </w:rPr>
        <w:t>寄租返还单</w:t>
      </w:r>
    </w:p>
    <w:p w:rsidR="00DE23DA" w:rsidRDefault="00DE23DA" w:rsidP="00431556">
      <w:pPr>
        <w:pStyle w:val="af1"/>
        <w:numPr>
          <w:ilvl w:val="0"/>
          <w:numId w:val="22"/>
        </w:numPr>
        <w:ind w:firstLineChars="0"/>
      </w:pPr>
      <w:r w:rsidRPr="00E20607">
        <w:rPr>
          <w:rFonts w:hint="eastAsia"/>
        </w:rPr>
        <w:t>单头信息点：</w:t>
      </w:r>
      <w:r w:rsidRPr="006842BC">
        <w:rPr>
          <w:rFonts w:hint="eastAsia"/>
          <w:shd w:val="clear" w:color="auto" w:fill="92D050"/>
        </w:rPr>
        <w:t>单据类别、单据编号、单据日期、会员</w:t>
      </w:r>
      <w:r>
        <w:rPr>
          <w:rFonts w:hint="eastAsia"/>
        </w:rPr>
        <w:t>、采购员、部门</w:t>
      </w:r>
      <w:r w:rsidR="009D4584">
        <w:rPr>
          <w:rFonts w:hint="eastAsia"/>
        </w:rPr>
        <w:t>、运输方式</w:t>
      </w:r>
      <w:r w:rsidR="009246E8">
        <w:rPr>
          <w:rFonts w:hint="eastAsia"/>
        </w:rPr>
        <w:t>（自取、送货上门、</w:t>
      </w:r>
      <w:r w:rsidR="003329C8">
        <w:rPr>
          <w:rFonts w:hint="eastAsia"/>
        </w:rPr>
        <w:t>第三方</w:t>
      </w:r>
      <w:r w:rsidR="009246E8">
        <w:rPr>
          <w:rFonts w:hint="eastAsia"/>
        </w:rPr>
        <w:t>物流快递）</w:t>
      </w:r>
      <w:r w:rsidR="009D4584">
        <w:rPr>
          <w:rFonts w:hint="eastAsia"/>
        </w:rPr>
        <w:t>、物流商、物流单号</w:t>
      </w:r>
      <w:r>
        <w:rPr>
          <w:rFonts w:hint="eastAsia"/>
        </w:rPr>
        <w:t>、结案状态、单据状态、流程状态、冻结状态、收货地址、</w:t>
      </w:r>
      <w:r w:rsidRPr="006842BC">
        <w:rPr>
          <w:rFonts w:hint="eastAsia"/>
          <w:shd w:val="clear" w:color="auto" w:fill="92D050"/>
        </w:rPr>
        <w:t>备注、</w:t>
      </w:r>
      <w:r>
        <w:rPr>
          <w:rFonts w:hint="eastAsia"/>
        </w:rPr>
        <w:t>结案备注、冻结备注</w:t>
      </w:r>
      <w:r w:rsidR="003A4E56">
        <w:rPr>
          <w:rFonts w:hint="eastAsia"/>
        </w:rPr>
        <w:t>、</w:t>
      </w:r>
      <w:r w:rsidR="001C00CA">
        <w:rPr>
          <w:rFonts w:hint="eastAsia"/>
        </w:rPr>
        <w:t>创建人、创建时间、最后修改人、最后修改时间</w:t>
      </w:r>
      <w:r w:rsidR="003A4E56">
        <w:rPr>
          <w:rFonts w:hint="eastAsia"/>
        </w:rPr>
        <w:t>、审核人、审核时间、审核意见</w:t>
      </w:r>
    </w:p>
    <w:p w:rsidR="00991B21" w:rsidRDefault="00DE23DA" w:rsidP="00DE23DA">
      <w:pPr>
        <w:pStyle w:val="af1"/>
        <w:numPr>
          <w:ilvl w:val="0"/>
          <w:numId w:val="22"/>
        </w:numPr>
        <w:ind w:firstLineChars="0"/>
      </w:pPr>
      <w:r>
        <w:rPr>
          <w:rFonts w:hint="eastAsia"/>
        </w:rPr>
        <w:t>单身信息点：</w:t>
      </w:r>
      <w:r w:rsidRPr="00991B21">
        <w:rPr>
          <w:rFonts w:hint="eastAsia"/>
          <w:shd w:val="clear" w:color="auto" w:fill="92D050"/>
        </w:rPr>
        <w:t>序号、商品编码、商品名称、商品规格、等级、商品类别、数量、单位</w:t>
      </w:r>
      <w:r>
        <w:rPr>
          <w:rFonts w:hint="eastAsia"/>
        </w:rPr>
        <w:t>、</w:t>
      </w:r>
      <w:r w:rsidRPr="00991B21">
        <w:rPr>
          <w:rFonts w:hint="eastAsia"/>
          <w:shd w:val="clear" w:color="auto" w:fill="92D050"/>
        </w:rPr>
        <w:t>前置单据、期望返还日期</w:t>
      </w:r>
      <w:r>
        <w:rPr>
          <w:rFonts w:hint="eastAsia"/>
        </w:rPr>
        <w:t>、审核返还日期、实际返还日期、结案状态、备注</w:t>
      </w:r>
    </w:p>
    <w:p w:rsidR="00DE23DA" w:rsidRDefault="00DE23DA" w:rsidP="00DE23DA">
      <w:pPr>
        <w:pStyle w:val="af1"/>
        <w:numPr>
          <w:ilvl w:val="0"/>
          <w:numId w:val="22"/>
        </w:numPr>
        <w:ind w:firstLineChars="0"/>
      </w:pPr>
      <w:r>
        <w:rPr>
          <w:rFonts w:hint="eastAsia"/>
        </w:rPr>
        <w:t>子单身信息点：</w:t>
      </w:r>
      <w:r w:rsidRPr="00991B21">
        <w:rPr>
          <w:rFonts w:hint="eastAsia"/>
          <w:shd w:val="clear" w:color="auto" w:fill="92D050"/>
        </w:rPr>
        <w:t>序号、单身序号、商品编码、仓库、库区、库位、</w:t>
      </w:r>
      <w:r w:rsidRPr="00991B21">
        <w:rPr>
          <w:rFonts w:hint="eastAsia"/>
          <w:shd w:val="clear" w:color="auto" w:fill="92D050"/>
        </w:rPr>
        <w:t>SN</w:t>
      </w:r>
      <w:r w:rsidRPr="00991B21">
        <w:rPr>
          <w:rFonts w:hint="eastAsia"/>
          <w:shd w:val="clear" w:color="auto" w:fill="92D050"/>
        </w:rPr>
        <w:t>、</w:t>
      </w:r>
      <w:r w:rsidRPr="00DA62AB">
        <w:rPr>
          <w:rFonts w:hint="eastAsia"/>
        </w:rPr>
        <w:t>NFC</w:t>
      </w:r>
      <w:r w:rsidRPr="00DA62AB">
        <w:rPr>
          <w:rFonts w:hint="eastAsia"/>
        </w:rPr>
        <w:t>明码、</w:t>
      </w:r>
      <w:r w:rsidRPr="00DA62AB">
        <w:rPr>
          <w:rFonts w:hint="eastAsia"/>
        </w:rPr>
        <w:t>NFC</w:t>
      </w:r>
      <w:r w:rsidRPr="00DA62AB">
        <w:rPr>
          <w:rFonts w:hint="eastAsia"/>
        </w:rPr>
        <w:t>密码</w:t>
      </w:r>
    </w:p>
    <w:p w:rsidR="00991B21" w:rsidRDefault="00991B21" w:rsidP="00DE23DA">
      <w:pPr>
        <w:pStyle w:val="af1"/>
        <w:numPr>
          <w:ilvl w:val="0"/>
          <w:numId w:val="22"/>
        </w:numPr>
        <w:ind w:firstLineChars="0"/>
      </w:pPr>
      <w:r>
        <w:rPr>
          <w:rFonts w:hint="eastAsia"/>
        </w:rPr>
        <w:t>业务</w:t>
      </w:r>
      <w:r w:rsidR="00974141">
        <w:rPr>
          <w:rFonts w:hint="eastAsia"/>
        </w:rPr>
        <w:t>功能</w:t>
      </w:r>
      <w:r>
        <w:rPr>
          <w:rFonts w:hint="eastAsia"/>
        </w:rPr>
        <w:t>说明：</w:t>
      </w:r>
    </w:p>
    <w:tbl>
      <w:tblPr>
        <w:tblStyle w:val="af"/>
        <w:tblW w:w="0" w:type="auto"/>
        <w:tblLook w:val="04A0"/>
      </w:tblPr>
      <w:tblGrid>
        <w:gridCol w:w="1668"/>
        <w:gridCol w:w="4750"/>
        <w:gridCol w:w="3210"/>
      </w:tblGrid>
      <w:tr w:rsidR="00991B21" w:rsidTr="00F06562">
        <w:tc>
          <w:tcPr>
            <w:tcW w:w="1668" w:type="dxa"/>
          </w:tcPr>
          <w:p w:rsidR="00991B21" w:rsidRDefault="00991B21" w:rsidP="00F06562">
            <w:r>
              <w:rPr>
                <w:rFonts w:hint="eastAsia"/>
              </w:rPr>
              <w:t>作业编号</w:t>
            </w:r>
          </w:p>
        </w:tc>
        <w:tc>
          <w:tcPr>
            <w:tcW w:w="4750" w:type="dxa"/>
          </w:tcPr>
          <w:p w:rsidR="00991B21" w:rsidRDefault="00991B21" w:rsidP="00F06562">
            <w:r>
              <w:rPr>
                <w:rFonts w:hint="eastAsia"/>
              </w:rPr>
              <w:t>页面元素描述</w:t>
            </w:r>
          </w:p>
        </w:tc>
        <w:tc>
          <w:tcPr>
            <w:tcW w:w="3210" w:type="dxa"/>
          </w:tcPr>
          <w:p w:rsidR="00991B21" w:rsidRDefault="00991B21" w:rsidP="00F06562">
            <w:r>
              <w:rPr>
                <w:rFonts w:hint="eastAsia"/>
              </w:rPr>
              <w:t>业务逻辑</w:t>
            </w:r>
          </w:p>
        </w:tc>
      </w:tr>
      <w:tr w:rsidR="00991B21" w:rsidTr="00F06562">
        <w:tc>
          <w:tcPr>
            <w:tcW w:w="1668" w:type="dxa"/>
          </w:tcPr>
          <w:p w:rsidR="00991B21" w:rsidRDefault="00991B21" w:rsidP="00F06562">
            <w:r>
              <w:rPr>
                <w:rFonts w:hint="eastAsia"/>
              </w:rPr>
              <w:t>前台相关页面</w:t>
            </w:r>
          </w:p>
          <w:p w:rsidR="008B7D07" w:rsidRDefault="008B7D07" w:rsidP="00F06562">
            <w:bookmarkStart w:id="115" w:name="OLE_LINK7"/>
            <w:bookmarkStart w:id="116" w:name="OLE_LINK8"/>
            <w:r>
              <w:rPr>
                <w:rFonts w:hint="eastAsia"/>
                <w:kern w:val="0"/>
              </w:rPr>
              <w:t>（</w:t>
            </w:r>
            <w:r>
              <w:rPr>
                <w:kern w:val="0"/>
              </w:rPr>
              <w:t>S010-0</w:t>
            </w:r>
            <w:r>
              <w:rPr>
                <w:rFonts w:hint="eastAsia"/>
                <w:kern w:val="0"/>
              </w:rPr>
              <w:t>2</w:t>
            </w:r>
            <w:r>
              <w:rPr>
                <w:kern w:val="0"/>
              </w:rPr>
              <w:t>-</w:t>
            </w:r>
            <w:r>
              <w:rPr>
                <w:rFonts w:hint="eastAsia"/>
                <w:kern w:val="0"/>
              </w:rPr>
              <w:t>3</w:t>
            </w:r>
            <w:r>
              <w:rPr>
                <w:rFonts w:hint="eastAsia"/>
                <w:kern w:val="0"/>
              </w:rPr>
              <w:t>）</w:t>
            </w:r>
            <w:bookmarkEnd w:id="115"/>
            <w:bookmarkEnd w:id="116"/>
          </w:p>
        </w:tc>
        <w:tc>
          <w:tcPr>
            <w:tcW w:w="4750" w:type="dxa"/>
          </w:tcPr>
          <w:p w:rsidR="00991B21" w:rsidRDefault="00991B21" w:rsidP="00F06562">
            <w:r>
              <w:rPr>
                <w:rFonts w:hint="eastAsia"/>
              </w:rPr>
              <w:t>参照</w:t>
            </w:r>
            <w:r>
              <w:rPr>
                <w:rFonts w:hint="eastAsia"/>
              </w:rPr>
              <w:t>UI</w:t>
            </w:r>
            <w:r>
              <w:rPr>
                <w:rFonts w:hint="eastAsia"/>
              </w:rPr>
              <w:t>设计图</w:t>
            </w:r>
          </w:p>
        </w:tc>
        <w:tc>
          <w:tcPr>
            <w:tcW w:w="3210" w:type="dxa"/>
          </w:tcPr>
          <w:p w:rsidR="00991B21" w:rsidRDefault="00F708BE" w:rsidP="004A109F">
            <w:r>
              <w:rPr>
                <w:rFonts w:hint="eastAsia"/>
              </w:rPr>
              <w:t>前台可以针对寄租申请单做返还申请，提交返还申请后就生成已提交待审核的寄租返还单。</w:t>
            </w:r>
            <w:r w:rsidR="00991B21">
              <w:rPr>
                <w:rFonts w:hint="eastAsia"/>
              </w:rPr>
              <w:t>前台的寄租</w:t>
            </w:r>
            <w:r w:rsidR="004A109F">
              <w:rPr>
                <w:rFonts w:hint="eastAsia"/>
              </w:rPr>
              <w:t>返还单</w:t>
            </w:r>
            <w:r w:rsidR="00991B21">
              <w:rPr>
                <w:rFonts w:hint="eastAsia"/>
              </w:rPr>
              <w:t>可以看到</w:t>
            </w:r>
            <w:r w:rsidR="004A109F">
              <w:rPr>
                <w:rFonts w:hint="eastAsia"/>
              </w:rPr>
              <w:t>后台做返还单的审核、过账</w:t>
            </w:r>
            <w:r w:rsidR="005517E9">
              <w:rPr>
                <w:rFonts w:hint="eastAsia"/>
              </w:rPr>
              <w:t>的信息。</w:t>
            </w:r>
          </w:p>
        </w:tc>
      </w:tr>
      <w:tr w:rsidR="00991B21" w:rsidTr="00F06562">
        <w:tc>
          <w:tcPr>
            <w:tcW w:w="1668" w:type="dxa"/>
          </w:tcPr>
          <w:p w:rsidR="00991B21" w:rsidRDefault="00991B21" w:rsidP="00F06562">
            <w:r>
              <w:rPr>
                <w:rFonts w:hint="eastAsia"/>
              </w:rPr>
              <w:t>查询列表页面</w:t>
            </w:r>
          </w:p>
        </w:tc>
        <w:tc>
          <w:tcPr>
            <w:tcW w:w="4750" w:type="dxa"/>
          </w:tcPr>
          <w:p w:rsidR="00991B21" w:rsidRDefault="00991B21" w:rsidP="002271D5">
            <w:pPr>
              <w:pStyle w:val="af1"/>
              <w:numPr>
                <w:ilvl w:val="0"/>
                <w:numId w:val="127"/>
              </w:numPr>
              <w:ind w:firstLineChars="0"/>
            </w:pPr>
            <w:r>
              <w:rPr>
                <w:rFonts w:hint="eastAsia"/>
              </w:rPr>
              <w:t>查询条件：单据类别、单据编号、单据日期（区间）、所属公司、会员、结案状态、单据状态、流程状态、冻结状态、采购员、排序方式</w:t>
            </w:r>
          </w:p>
          <w:p w:rsidR="00991B21" w:rsidRDefault="00991B21" w:rsidP="002271D5">
            <w:pPr>
              <w:pStyle w:val="af1"/>
              <w:numPr>
                <w:ilvl w:val="0"/>
                <w:numId w:val="127"/>
              </w:numPr>
              <w:ind w:firstLineChars="0"/>
            </w:pPr>
            <w:r>
              <w:rPr>
                <w:rFonts w:hint="eastAsia"/>
              </w:rPr>
              <w:t>列表字段：单据编号、单据类别、单据日期、所属公司、会员、采购员、单据状态、流程状态、结案状态、冻结状态</w:t>
            </w:r>
          </w:p>
          <w:p w:rsidR="00991B21" w:rsidRDefault="00991B21" w:rsidP="002271D5">
            <w:pPr>
              <w:pStyle w:val="af1"/>
              <w:numPr>
                <w:ilvl w:val="0"/>
                <w:numId w:val="127"/>
              </w:numPr>
              <w:ind w:firstLineChars="0"/>
            </w:pPr>
            <w:r>
              <w:rPr>
                <w:rFonts w:hint="eastAsia"/>
              </w:rPr>
              <w:t>页头功能按钮：新建、提交、审核、编辑、结案</w:t>
            </w:r>
          </w:p>
          <w:p w:rsidR="00991B21" w:rsidRDefault="00991B21" w:rsidP="002271D5">
            <w:pPr>
              <w:pStyle w:val="af1"/>
              <w:numPr>
                <w:ilvl w:val="0"/>
                <w:numId w:val="127"/>
              </w:numPr>
              <w:ind w:firstLineChars="0"/>
            </w:pPr>
            <w:r>
              <w:rPr>
                <w:rFonts w:hint="eastAsia"/>
              </w:rPr>
              <w:t>列表功能按钮：修改、提交、审核、结案</w:t>
            </w:r>
          </w:p>
        </w:tc>
        <w:tc>
          <w:tcPr>
            <w:tcW w:w="3210" w:type="dxa"/>
          </w:tcPr>
          <w:p w:rsidR="00991B21" w:rsidRDefault="00991B21" w:rsidP="00F06562">
            <w:r>
              <w:rPr>
                <w:rFonts w:hint="eastAsia"/>
              </w:rPr>
              <w:t>无</w:t>
            </w:r>
          </w:p>
        </w:tc>
      </w:tr>
      <w:tr w:rsidR="00991B21" w:rsidTr="00F06562">
        <w:tc>
          <w:tcPr>
            <w:tcW w:w="1668" w:type="dxa"/>
          </w:tcPr>
          <w:p w:rsidR="00991B21" w:rsidRDefault="00991B21" w:rsidP="00F06562">
            <w:r>
              <w:rPr>
                <w:rFonts w:hint="eastAsia"/>
              </w:rPr>
              <w:t>详情页面</w:t>
            </w:r>
            <w:r>
              <w:rPr>
                <w:rFonts w:hint="eastAsia"/>
              </w:rPr>
              <w:t>-</w:t>
            </w:r>
            <w:r>
              <w:rPr>
                <w:rFonts w:hint="eastAsia"/>
              </w:rPr>
              <w:t>新建</w:t>
            </w:r>
          </w:p>
          <w:p w:rsidR="008B7D07" w:rsidRDefault="00EE77E9" w:rsidP="00F06562">
            <w:r>
              <w:rPr>
                <w:rFonts w:hint="eastAsia"/>
                <w:kern w:val="0"/>
              </w:rPr>
              <w:t>（</w:t>
            </w:r>
            <w:r>
              <w:rPr>
                <w:kern w:val="0"/>
              </w:rPr>
              <w:t>S010-0</w:t>
            </w:r>
            <w:r>
              <w:rPr>
                <w:rFonts w:hint="eastAsia"/>
                <w:kern w:val="0"/>
              </w:rPr>
              <w:t>2</w:t>
            </w:r>
            <w:r>
              <w:rPr>
                <w:kern w:val="0"/>
              </w:rPr>
              <w:t>-</w:t>
            </w:r>
            <w:r>
              <w:rPr>
                <w:rFonts w:hint="eastAsia"/>
                <w:kern w:val="0"/>
              </w:rPr>
              <w:t>2</w:t>
            </w:r>
            <w:r>
              <w:rPr>
                <w:rFonts w:hint="eastAsia"/>
                <w:kern w:val="0"/>
              </w:rPr>
              <w:t>）</w:t>
            </w:r>
          </w:p>
        </w:tc>
        <w:tc>
          <w:tcPr>
            <w:tcW w:w="4750" w:type="dxa"/>
          </w:tcPr>
          <w:p w:rsidR="00991B21" w:rsidRDefault="00991B21" w:rsidP="002271D5">
            <w:pPr>
              <w:pStyle w:val="af1"/>
              <w:numPr>
                <w:ilvl w:val="0"/>
                <w:numId w:val="129"/>
              </w:numPr>
              <w:ind w:firstLineChars="0"/>
            </w:pPr>
            <w:r>
              <w:rPr>
                <w:rFonts w:hint="eastAsia"/>
              </w:rPr>
              <w:t>单头信息除了“采购员、部门、备注、物流商、物流单号”，其他字段均为必填字段；单据编号是唯一值；“结案状态、单据状态、流程状态、冻结状态”全部通过功能按钮来改变，在所有详情页面都是只读；</w:t>
            </w:r>
          </w:p>
          <w:p w:rsidR="00991B21" w:rsidRDefault="00991B21" w:rsidP="002271D5">
            <w:pPr>
              <w:pStyle w:val="af1"/>
              <w:numPr>
                <w:ilvl w:val="0"/>
                <w:numId w:val="129"/>
              </w:numPr>
              <w:ind w:firstLineChars="0"/>
            </w:pPr>
            <w:r>
              <w:rPr>
                <w:rFonts w:hint="eastAsia"/>
              </w:rPr>
              <w:t>单身通过“添加明细”开窗选择之前的</w:t>
            </w:r>
            <w:r w:rsidR="00F258C5">
              <w:rPr>
                <w:rFonts w:hint="eastAsia"/>
              </w:rPr>
              <w:t>寄租收货单</w:t>
            </w:r>
            <w:r>
              <w:rPr>
                <w:rFonts w:hint="eastAsia"/>
              </w:rPr>
              <w:t>数据得到“</w:t>
            </w:r>
            <w:r w:rsidR="007D01A9" w:rsidRPr="007D01A9">
              <w:rPr>
                <w:rFonts w:hint="eastAsia"/>
              </w:rPr>
              <w:t>序号、商品编码、商品名称、商品规格、等级、商品类别、单位、前置单据</w:t>
            </w:r>
            <w:r>
              <w:rPr>
                <w:rFonts w:hint="eastAsia"/>
              </w:rPr>
              <w:t>”</w:t>
            </w:r>
            <w:r>
              <w:rPr>
                <w:rFonts w:hint="eastAsia"/>
              </w:rPr>
              <w:lastRenderedPageBreak/>
              <w:t>信息，他们为只读，其他字段均可编辑，</w:t>
            </w:r>
            <w:r w:rsidR="00F131F5">
              <w:rPr>
                <w:rFonts w:hint="eastAsia"/>
              </w:rPr>
              <w:t>其中，“数量”字段初始化为对应的寄租收货单的合格数量，可修改</w:t>
            </w:r>
            <w:r>
              <w:rPr>
                <w:rFonts w:hint="eastAsia"/>
              </w:rPr>
              <w:t>。</w:t>
            </w:r>
          </w:p>
          <w:p w:rsidR="00991B21" w:rsidRDefault="00991B21" w:rsidP="002271D5">
            <w:pPr>
              <w:pStyle w:val="af1"/>
              <w:numPr>
                <w:ilvl w:val="0"/>
                <w:numId w:val="129"/>
              </w:numPr>
              <w:ind w:firstLineChars="0"/>
            </w:pPr>
            <w:r>
              <w:rPr>
                <w:rFonts w:hint="eastAsia"/>
              </w:rPr>
              <w:t>单身“添加明细”开窗根据单头的会员来过滤已经存在的</w:t>
            </w:r>
            <w:r w:rsidR="0090565B">
              <w:rPr>
                <w:rFonts w:hint="eastAsia"/>
              </w:rPr>
              <w:t>已过账的</w:t>
            </w:r>
            <w:r>
              <w:rPr>
                <w:rFonts w:hint="eastAsia"/>
              </w:rPr>
              <w:t>寄租</w:t>
            </w:r>
            <w:r w:rsidR="00A95265">
              <w:rPr>
                <w:rFonts w:hint="eastAsia"/>
              </w:rPr>
              <w:t>收货</w:t>
            </w:r>
            <w:r>
              <w:rPr>
                <w:rFonts w:hint="eastAsia"/>
              </w:rPr>
              <w:t>单单身数据，字段显示序号、</w:t>
            </w:r>
            <w:r w:rsidR="00377937">
              <w:rPr>
                <w:rFonts w:hint="eastAsia"/>
              </w:rPr>
              <w:t>寄租收货</w:t>
            </w:r>
            <w:r>
              <w:rPr>
                <w:rFonts w:hint="eastAsia"/>
              </w:rPr>
              <w:t>单号、</w:t>
            </w:r>
            <w:r w:rsidR="00377937">
              <w:rPr>
                <w:rFonts w:hint="eastAsia"/>
              </w:rPr>
              <w:t>收货</w:t>
            </w:r>
            <w:r>
              <w:rPr>
                <w:rFonts w:hint="eastAsia"/>
              </w:rPr>
              <w:t>单单身序号、商品编号、商品名称、品牌、商品规格、等级、</w:t>
            </w:r>
            <w:r w:rsidR="00377937">
              <w:rPr>
                <w:rFonts w:hint="eastAsia"/>
              </w:rPr>
              <w:t>合格</w:t>
            </w:r>
            <w:r>
              <w:rPr>
                <w:rFonts w:hint="eastAsia"/>
              </w:rPr>
              <w:t>数量、单位</w:t>
            </w:r>
          </w:p>
          <w:p w:rsidR="00991B21" w:rsidRDefault="00991B21" w:rsidP="002271D5">
            <w:pPr>
              <w:pStyle w:val="af1"/>
              <w:numPr>
                <w:ilvl w:val="0"/>
                <w:numId w:val="129"/>
              </w:numPr>
              <w:ind w:firstLineChars="0"/>
            </w:pPr>
            <w:r>
              <w:rPr>
                <w:rFonts w:hint="eastAsia"/>
              </w:rPr>
              <w:t>功能按钮：保存、提交、返回（根据状态来显示对应按钮）</w:t>
            </w:r>
          </w:p>
        </w:tc>
        <w:tc>
          <w:tcPr>
            <w:tcW w:w="3210" w:type="dxa"/>
          </w:tcPr>
          <w:p w:rsidR="00B47170" w:rsidRDefault="00B47170" w:rsidP="002271D5">
            <w:pPr>
              <w:pStyle w:val="af1"/>
              <w:numPr>
                <w:ilvl w:val="0"/>
                <w:numId w:val="128"/>
              </w:numPr>
              <w:ind w:firstLineChars="0"/>
            </w:pPr>
            <w:r>
              <w:rPr>
                <w:rFonts w:hint="eastAsia"/>
              </w:rPr>
              <w:lastRenderedPageBreak/>
              <w:t>后台也可以直接新建寄租返还单</w:t>
            </w:r>
          </w:p>
          <w:p w:rsidR="00991B21" w:rsidRDefault="00991B21" w:rsidP="002271D5">
            <w:pPr>
              <w:pStyle w:val="af1"/>
              <w:numPr>
                <w:ilvl w:val="0"/>
                <w:numId w:val="128"/>
              </w:numPr>
              <w:ind w:firstLineChars="0"/>
            </w:pPr>
            <w:r>
              <w:rPr>
                <w:rFonts w:hint="eastAsia"/>
              </w:rPr>
              <w:t>单头所有的状态流转参考</w:t>
            </w:r>
            <w:r w:rsidR="0044105C">
              <w:rPr>
                <w:rFonts w:hint="eastAsia"/>
              </w:rPr>
              <w:t>商品</w:t>
            </w:r>
            <w:r>
              <w:rPr>
                <w:rFonts w:hint="eastAsia"/>
              </w:rPr>
              <w:t>标准的状态流转图</w:t>
            </w:r>
          </w:p>
          <w:p w:rsidR="00991B21" w:rsidRDefault="00991B21" w:rsidP="002271D5">
            <w:pPr>
              <w:pStyle w:val="af1"/>
              <w:numPr>
                <w:ilvl w:val="0"/>
                <w:numId w:val="128"/>
              </w:numPr>
              <w:ind w:firstLineChars="0"/>
            </w:pPr>
            <w:r>
              <w:rPr>
                <w:rFonts w:hint="eastAsia"/>
              </w:rPr>
              <w:t>单身可“添加明细、批量删除”</w:t>
            </w:r>
          </w:p>
          <w:p w:rsidR="00A21D55" w:rsidRDefault="00A21D55" w:rsidP="002271D5">
            <w:pPr>
              <w:pStyle w:val="af1"/>
              <w:numPr>
                <w:ilvl w:val="0"/>
                <w:numId w:val="128"/>
              </w:numPr>
              <w:ind w:firstLineChars="0"/>
            </w:pPr>
            <w:r>
              <w:rPr>
                <w:rFonts w:hint="eastAsia"/>
              </w:rPr>
              <w:t>保存的时候，需要判断商品</w:t>
            </w:r>
            <w:r>
              <w:rPr>
                <w:rFonts w:hint="eastAsia"/>
              </w:rPr>
              <w:t>SN</w:t>
            </w:r>
            <w:r>
              <w:rPr>
                <w:rFonts w:hint="eastAsia"/>
              </w:rPr>
              <w:t>是否与对应的寄租收货单一致，如果不一致则提示，并</w:t>
            </w:r>
            <w:r>
              <w:rPr>
                <w:rFonts w:hint="eastAsia"/>
              </w:rPr>
              <w:lastRenderedPageBreak/>
              <w:t>且不能</w:t>
            </w:r>
            <w:r w:rsidR="001D0BD1">
              <w:rPr>
                <w:rFonts w:hint="eastAsia"/>
              </w:rPr>
              <w:t>保存</w:t>
            </w:r>
            <w:r>
              <w:rPr>
                <w:rFonts w:hint="eastAsia"/>
              </w:rPr>
              <w:t>成功</w:t>
            </w:r>
          </w:p>
          <w:p w:rsidR="00991B21" w:rsidRDefault="00991B21" w:rsidP="002271D5">
            <w:pPr>
              <w:pStyle w:val="af1"/>
              <w:numPr>
                <w:ilvl w:val="0"/>
                <w:numId w:val="128"/>
              </w:numPr>
              <w:ind w:firstLineChars="0"/>
            </w:pPr>
          </w:p>
          <w:p w:rsidR="00991B21" w:rsidRDefault="00991B21" w:rsidP="00F06562">
            <w:pPr>
              <w:pStyle w:val="af1"/>
              <w:ind w:left="360" w:firstLineChars="0" w:firstLine="0"/>
            </w:pPr>
          </w:p>
          <w:p w:rsidR="00991B21" w:rsidRPr="008C7835" w:rsidRDefault="00991B21" w:rsidP="00F06562"/>
        </w:tc>
      </w:tr>
      <w:tr w:rsidR="00991B21" w:rsidTr="00F06562">
        <w:tc>
          <w:tcPr>
            <w:tcW w:w="1668" w:type="dxa"/>
          </w:tcPr>
          <w:p w:rsidR="00991B21" w:rsidRDefault="00991B21" w:rsidP="00F06562">
            <w:r>
              <w:rPr>
                <w:rFonts w:hint="eastAsia"/>
              </w:rPr>
              <w:lastRenderedPageBreak/>
              <w:t>详情页面</w:t>
            </w:r>
            <w:r>
              <w:rPr>
                <w:rFonts w:hint="eastAsia"/>
              </w:rPr>
              <w:t>-</w:t>
            </w:r>
            <w:r>
              <w:rPr>
                <w:rFonts w:hint="eastAsia"/>
              </w:rPr>
              <w:t>维护</w:t>
            </w:r>
          </w:p>
          <w:p w:rsidR="00EE77E9" w:rsidRDefault="00EE77E9" w:rsidP="00F06562">
            <w:r>
              <w:rPr>
                <w:rFonts w:hint="eastAsia"/>
                <w:kern w:val="0"/>
              </w:rPr>
              <w:t>（</w:t>
            </w:r>
            <w:r>
              <w:rPr>
                <w:kern w:val="0"/>
              </w:rPr>
              <w:t>S010-0</w:t>
            </w:r>
            <w:r>
              <w:rPr>
                <w:rFonts w:hint="eastAsia"/>
                <w:kern w:val="0"/>
              </w:rPr>
              <w:t>2</w:t>
            </w:r>
            <w:r>
              <w:rPr>
                <w:kern w:val="0"/>
              </w:rPr>
              <w:t>-</w:t>
            </w:r>
            <w:r>
              <w:rPr>
                <w:rFonts w:hint="eastAsia"/>
                <w:kern w:val="0"/>
              </w:rPr>
              <w:t>2</w:t>
            </w:r>
            <w:r>
              <w:rPr>
                <w:rFonts w:hint="eastAsia"/>
                <w:kern w:val="0"/>
              </w:rPr>
              <w:t>）</w:t>
            </w:r>
          </w:p>
        </w:tc>
        <w:tc>
          <w:tcPr>
            <w:tcW w:w="4750" w:type="dxa"/>
          </w:tcPr>
          <w:p w:rsidR="00991B21" w:rsidRDefault="00991B21" w:rsidP="002271D5">
            <w:pPr>
              <w:pStyle w:val="af1"/>
              <w:numPr>
                <w:ilvl w:val="0"/>
                <w:numId w:val="133"/>
              </w:numPr>
              <w:ind w:firstLineChars="0"/>
            </w:pPr>
            <w:r>
              <w:rPr>
                <w:rFonts w:hint="eastAsia"/>
              </w:rPr>
              <w:t>单据编号、单据类别只读，其余和新建页面页面元素一致</w:t>
            </w:r>
          </w:p>
          <w:p w:rsidR="00991B21" w:rsidRDefault="00991B21" w:rsidP="00F06562">
            <w:pPr>
              <w:pStyle w:val="af1"/>
              <w:ind w:left="360" w:firstLineChars="0" w:firstLine="0"/>
            </w:pPr>
          </w:p>
        </w:tc>
        <w:tc>
          <w:tcPr>
            <w:tcW w:w="3210" w:type="dxa"/>
          </w:tcPr>
          <w:p w:rsidR="00991B21" w:rsidRDefault="00991B21" w:rsidP="00F06562">
            <w:r>
              <w:rPr>
                <w:rFonts w:hint="eastAsia"/>
              </w:rPr>
              <w:t>与新建页面一致</w:t>
            </w:r>
          </w:p>
        </w:tc>
      </w:tr>
      <w:tr w:rsidR="00991B21" w:rsidTr="00F06562">
        <w:tc>
          <w:tcPr>
            <w:tcW w:w="1668" w:type="dxa"/>
          </w:tcPr>
          <w:p w:rsidR="00991B21" w:rsidRDefault="00991B21" w:rsidP="00F06562">
            <w:r>
              <w:rPr>
                <w:rFonts w:hint="eastAsia"/>
              </w:rPr>
              <w:t>详情页面</w:t>
            </w:r>
            <w:r>
              <w:rPr>
                <w:rFonts w:hint="eastAsia"/>
              </w:rPr>
              <w:t>-</w:t>
            </w:r>
            <w:r>
              <w:rPr>
                <w:rFonts w:hint="eastAsia"/>
              </w:rPr>
              <w:t>审核</w:t>
            </w:r>
          </w:p>
          <w:p w:rsidR="00EE77E9" w:rsidRDefault="00EE77E9" w:rsidP="00F06562">
            <w:r>
              <w:rPr>
                <w:rFonts w:hint="eastAsia"/>
                <w:kern w:val="0"/>
              </w:rPr>
              <w:t>（</w:t>
            </w:r>
            <w:r>
              <w:rPr>
                <w:kern w:val="0"/>
              </w:rPr>
              <w:t>S010-0</w:t>
            </w:r>
            <w:r>
              <w:rPr>
                <w:rFonts w:hint="eastAsia"/>
                <w:kern w:val="0"/>
              </w:rPr>
              <w:t>2</w:t>
            </w:r>
            <w:r>
              <w:rPr>
                <w:kern w:val="0"/>
              </w:rPr>
              <w:t>-</w:t>
            </w:r>
            <w:r>
              <w:rPr>
                <w:rFonts w:hint="eastAsia"/>
                <w:kern w:val="0"/>
              </w:rPr>
              <w:t>4</w:t>
            </w:r>
            <w:r>
              <w:rPr>
                <w:rFonts w:hint="eastAsia"/>
                <w:kern w:val="0"/>
              </w:rPr>
              <w:t>）</w:t>
            </w:r>
          </w:p>
        </w:tc>
        <w:tc>
          <w:tcPr>
            <w:tcW w:w="4750" w:type="dxa"/>
          </w:tcPr>
          <w:p w:rsidR="00991B21" w:rsidRDefault="00991B21" w:rsidP="002271D5">
            <w:pPr>
              <w:pStyle w:val="af1"/>
              <w:numPr>
                <w:ilvl w:val="0"/>
                <w:numId w:val="132"/>
              </w:numPr>
              <w:ind w:firstLineChars="0"/>
            </w:pPr>
            <w:r>
              <w:rPr>
                <w:rFonts w:hint="eastAsia"/>
              </w:rPr>
              <w:t>审核意见可以编辑，其中“会员分成比例”也可以手动修改，其他字段均为只读</w:t>
            </w:r>
          </w:p>
          <w:p w:rsidR="00183CD4" w:rsidRDefault="00183CD4" w:rsidP="002271D5">
            <w:pPr>
              <w:pStyle w:val="af1"/>
              <w:numPr>
                <w:ilvl w:val="0"/>
                <w:numId w:val="132"/>
              </w:numPr>
              <w:ind w:firstLineChars="0"/>
            </w:pPr>
            <w:r>
              <w:rPr>
                <w:rFonts w:hint="eastAsia"/>
              </w:rPr>
              <w:t>功能按钮：审核通过、审核拒绝、返回</w:t>
            </w:r>
          </w:p>
        </w:tc>
        <w:tc>
          <w:tcPr>
            <w:tcW w:w="3210" w:type="dxa"/>
          </w:tcPr>
          <w:p w:rsidR="00991B21" w:rsidRDefault="00991B21" w:rsidP="00F06562"/>
        </w:tc>
      </w:tr>
      <w:tr w:rsidR="00991B21" w:rsidTr="00F06562">
        <w:tc>
          <w:tcPr>
            <w:tcW w:w="1668" w:type="dxa"/>
          </w:tcPr>
          <w:p w:rsidR="00991B21" w:rsidRDefault="00991B21" w:rsidP="00F06562">
            <w:r>
              <w:rPr>
                <w:rFonts w:hint="eastAsia"/>
              </w:rPr>
              <w:t>详情页面</w:t>
            </w:r>
            <w:r>
              <w:rPr>
                <w:rFonts w:hint="eastAsia"/>
              </w:rPr>
              <w:t>-</w:t>
            </w:r>
            <w:r>
              <w:rPr>
                <w:rFonts w:hint="eastAsia"/>
              </w:rPr>
              <w:t>过账</w:t>
            </w:r>
          </w:p>
          <w:p w:rsidR="00EE77E9" w:rsidRDefault="00EE77E9" w:rsidP="00F06562">
            <w:r>
              <w:rPr>
                <w:rFonts w:hint="eastAsia"/>
                <w:kern w:val="0"/>
              </w:rPr>
              <w:t>（</w:t>
            </w:r>
            <w:r>
              <w:rPr>
                <w:kern w:val="0"/>
              </w:rPr>
              <w:t>S010-0</w:t>
            </w:r>
            <w:r>
              <w:rPr>
                <w:rFonts w:hint="eastAsia"/>
                <w:kern w:val="0"/>
              </w:rPr>
              <w:t>2</w:t>
            </w:r>
            <w:r>
              <w:rPr>
                <w:kern w:val="0"/>
              </w:rPr>
              <w:t>-</w:t>
            </w:r>
            <w:r>
              <w:rPr>
                <w:rFonts w:hint="eastAsia"/>
                <w:kern w:val="0"/>
              </w:rPr>
              <w:t>7</w:t>
            </w:r>
            <w:r>
              <w:rPr>
                <w:rFonts w:hint="eastAsia"/>
                <w:kern w:val="0"/>
              </w:rPr>
              <w:t>）</w:t>
            </w:r>
          </w:p>
        </w:tc>
        <w:tc>
          <w:tcPr>
            <w:tcW w:w="4750" w:type="dxa"/>
          </w:tcPr>
          <w:p w:rsidR="00991B21" w:rsidRDefault="00FE4662" w:rsidP="002271D5">
            <w:pPr>
              <w:pStyle w:val="af1"/>
              <w:numPr>
                <w:ilvl w:val="0"/>
                <w:numId w:val="130"/>
              </w:numPr>
              <w:ind w:firstLineChars="0"/>
            </w:pPr>
            <w:r>
              <w:rPr>
                <w:rFonts w:hint="eastAsia"/>
              </w:rPr>
              <w:t>过账备注</w:t>
            </w:r>
            <w:r w:rsidR="00991B21">
              <w:rPr>
                <w:rFonts w:hint="eastAsia"/>
              </w:rPr>
              <w:t>可以编辑，其他字段均为只读</w:t>
            </w:r>
          </w:p>
        </w:tc>
        <w:tc>
          <w:tcPr>
            <w:tcW w:w="3210" w:type="dxa"/>
          </w:tcPr>
          <w:p w:rsidR="00991B21" w:rsidRDefault="00991B21" w:rsidP="00F06562">
            <w:r>
              <w:rPr>
                <w:rFonts w:hint="eastAsia"/>
              </w:rPr>
              <w:t>已经生效的单据点击过账后执行下述操作：</w:t>
            </w:r>
          </w:p>
          <w:p w:rsidR="009656E5" w:rsidRDefault="009656E5" w:rsidP="002271D5">
            <w:pPr>
              <w:pStyle w:val="af1"/>
              <w:numPr>
                <w:ilvl w:val="0"/>
                <w:numId w:val="131"/>
              </w:numPr>
              <w:ind w:firstLineChars="0"/>
            </w:pPr>
            <w:r>
              <w:rPr>
                <w:rFonts w:hint="eastAsia"/>
              </w:rPr>
              <w:t>判断商品</w:t>
            </w:r>
            <w:r>
              <w:rPr>
                <w:rFonts w:hint="eastAsia"/>
              </w:rPr>
              <w:t>SN</w:t>
            </w:r>
            <w:r>
              <w:rPr>
                <w:rFonts w:hint="eastAsia"/>
              </w:rPr>
              <w:t>是否与</w:t>
            </w:r>
            <w:r w:rsidR="00967B0A">
              <w:rPr>
                <w:rFonts w:hint="eastAsia"/>
              </w:rPr>
              <w:t>对应的寄租收货单</w:t>
            </w:r>
            <w:r>
              <w:rPr>
                <w:rFonts w:hint="eastAsia"/>
              </w:rPr>
              <w:t>一致，如果不一致则提示，并且不能过账成功</w:t>
            </w:r>
          </w:p>
          <w:p w:rsidR="00967B0A" w:rsidRDefault="00967B0A" w:rsidP="002271D5">
            <w:pPr>
              <w:pStyle w:val="af1"/>
              <w:numPr>
                <w:ilvl w:val="0"/>
                <w:numId w:val="131"/>
              </w:numPr>
              <w:ind w:firstLineChars="0"/>
            </w:pPr>
            <w:r>
              <w:rPr>
                <w:rFonts w:hint="eastAsia"/>
              </w:rPr>
              <w:t>如果对应的</w:t>
            </w:r>
            <w:r>
              <w:rPr>
                <w:rFonts w:hint="eastAsia"/>
              </w:rPr>
              <w:t>SN</w:t>
            </w:r>
            <w:r>
              <w:rPr>
                <w:rFonts w:hint="eastAsia"/>
              </w:rPr>
              <w:t>已经不在库则不能过账成功</w:t>
            </w:r>
          </w:p>
          <w:p w:rsidR="00991B21" w:rsidRDefault="009656E5" w:rsidP="002271D5">
            <w:pPr>
              <w:pStyle w:val="af1"/>
              <w:numPr>
                <w:ilvl w:val="0"/>
                <w:numId w:val="131"/>
              </w:numPr>
              <w:ind w:firstLineChars="0"/>
            </w:pPr>
            <w:r>
              <w:rPr>
                <w:rFonts w:hint="eastAsia"/>
              </w:rPr>
              <w:t>生成已过账的出库单，库存减少、</w:t>
            </w:r>
            <w:r>
              <w:rPr>
                <w:rFonts w:hint="eastAsia"/>
              </w:rPr>
              <w:t>SN</w:t>
            </w:r>
            <w:r>
              <w:rPr>
                <w:rFonts w:hint="eastAsia"/>
              </w:rPr>
              <w:t>出库</w:t>
            </w:r>
          </w:p>
        </w:tc>
      </w:tr>
      <w:tr w:rsidR="00A243AF" w:rsidTr="00F06562">
        <w:tc>
          <w:tcPr>
            <w:tcW w:w="1668" w:type="dxa"/>
          </w:tcPr>
          <w:p w:rsidR="00A243AF" w:rsidRDefault="00A243AF" w:rsidP="00F06562">
            <w:r>
              <w:rPr>
                <w:rFonts w:hint="eastAsia"/>
              </w:rPr>
              <w:t>详情页面</w:t>
            </w:r>
            <w:r>
              <w:rPr>
                <w:rFonts w:hint="eastAsia"/>
              </w:rPr>
              <w:t>-</w:t>
            </w:r>
            <w:r>
              <w:rPr>
                <w:rFonts w:hint="eastAsia"/>
              </w:rPr>
              <w:t>冻结</w:t>
            </w:r>
          </w:p>
        </w:tc>
        <w:tc>
          <w:tcPr>
            <w:tcW w:w="4750" w:type="dxa"/>
          </w:tcPr>
          <w:p w:rsidR="00A243AF" w:rsidRDefault="00A243AF" w:rsidP="002271D5">
            <w:pPr>
              <w:pStyle w:val="af1"/>
              <w:numPr>
                <w:ilvl w:val="0"/>
                <w:numId w:val="140"/>
              </w:numPr>
              <w:ind w:firstLineChars="0"/>
            </w:pPr>
            <w:r>
              <w:rPr>
                <w:rFonts w:hint="eastAsia"/>
              </w:rPr>
              <w:t>冻结备注可以编辑，其他字段均为只读</w:t>
            </w:r>
          </w:p>
          <w:p w:rsidR="00A243AF" w:rsidRDefault="00A243AF" w:rsidP="002271D5">
            <w:pPr>
              <w:pStyle w:val="af1"/>
              <w:numPr>
                <w:ilvl w:val="0"/>
                <w:numId w:val="140"/>
              </w:numPr>
              <w:ind w:firstLineChars="0"/>
            </w:pPr>
            <w:r>
              <w:rPr>
                <w:rFonts w:hint="eastAsia"/>
              </w:rPr>
              <w:t>功能按钮：冻结、返回</w:t>
            </w:r>
          </w:p>
        </w:tc>
        <w:tc>
          <w:tcPr>
            <w:tcW w:w="3210" w:type="dxa"/>
          </w:tcPr>
          <w:p w:rsidR="00A243AF" w:rsidRDefault="00A243AF" w:rsidP="00F06562"/>
        </w:tc>
      </w:tr>
      <w:tr w:rsidR="00A243AF" w:rsidTr="00F06562">
        <w:tc>
          <w:tcPr>
            <w:tcW w:w="1668" w:type="dxa"/>
          </w:tcPr>
          <w:p w:rsidR="00A243AF" w:rsidRDefault="00A243AF" w:rsidP="00F06562">
            <w:r>
              <w:rPr>
                <w:rFonts w:hint="eastAsia"/>
              </w:rPr>
              <w:t>详情页面</w:t>
            </w:r>
            <w:r>
              <w:rPr>
                <w:rFonts w:hint="eastAsia"/>
              </w:rPr>
              <w:t>-</w:t>
            </w:r>
            <w:r>
              <w:rPr>
                <w:rFonts w:hint="eastAsia"/>
              </w:rPr>
              <w:t>结案</w:t>
            </w:r>
          </w:p>
        </w:tc>
        <w:tc>
          <w:tcPr>
            <w:tcW w:w="4750" w:type="dxa"/>
          </w:tcPr>
          <w:p w:rsidR="00A243AF" w:rsidRDefault="00A243AF" w:rsidP="002271D5">
            <w:pPr>
              <w:pStyle w:val="af1"/>
              <w:numPr>
                <w:ilvl w:val="0"/>
                <w:numId w:val="141"/>
              </w:numPr>
              <w:ind w:firstLineChars="0"/>
            </w:pPr>
            <w:r>
              <w:rPr>
                <w:rFonts w:hint="eastAsia"/>
              </w:rPr>
              <w:t>结案备注可以编辑，其他字段均为只读</w:t>
            </w:r>
          </w:p>
          <w:p w:rsidR="00A243AF" w:rsidRDefault="00A243AF" w:rsidP="002271D5">
            <w:pPr>
              <w:pStyle w:val="af1"/>
              <w:numPr>
                <w:ilvl w:val="0"/>
                <w:numId w:val="141"/>
              </w:numPr>
              <w:ind w:firstLineChars="0"/>
            </w:pPr>
            <w:r>
              <w:rPr>
                <w:rFonts w:hint="eastAsia"/>
              </w:rPr>
              <w:t>功能按钮：结案、返回</w:t>
            </w:r>
          </w:p>
        </w:tc>
        <w:tc>
          <w:tcPr>
            <w:tcW w:w="3210" w:type="dxa"/>
          </w:tcPr>
          <w:p w:rsidR="00A243AF" w:rsidRDefault="00A243AF" w:rsidP="00F06562"/>
        </w:tc>
      </w:tr>
    </w:tbl>
    <w:p w:rsidR="00991B21" w:rsidRPr="00991B21" w:rsidRDefault="00991B21" w:rsidP="00991B21"/>
    <w:p w:rsidR="00991B21" w:rsidRDefault="00991B21" w:rsidP="00DE23DA"/>
    <w:p w:rsidR="00DE23DA" w:rsidRPr="00DE23DA" w:rsidRDefault="00DE23DA" w:rsidP="00DE23DA"/>
    <w:p w:rsidR="00224540" w:rsidRDefault="00224540" w:rsidP="00224540">
      <w:pPr>
        <w:pStyle w:val="3"/>
      </w:pPr>
      <w:r>
        <w:rPr>
          <w:rFonts w:hint="eastAsia"/>
        </w:rPr>
        <w:t>业务需求</w:t>
      </w:r>
    </w:p>
    <w:p w:rsidR="00224540" w:rsidRPr="004C6591" w:rsidRDefault="00224540" w:rsidP="004C6591"/>
    <w:p w:rsidR="00285777" w:rsidRDefault="00285777" w:rsidP="00285777">
      <w:pPr>
        <w:pStyle w:val="2"/>
      </w:pPr>
      <w:bookmarkStart w:id="117" w:name="_Toc392169201"/>
      <w:r>
        <w:rPr>
          <w:rFonts w:hint="eastAsia"/>
        </w:rPr>
        <w:lastRenderedPageBreak/>
        <w:t>S010-03</w:t>
      </w:r>
      <w:r>
        <w:rPr>
          <w:rFonts w:hint="eastAsia"/>
        </w:rPr>
        <w:tab/>
      </w:r>
      <w:r>
        <w:rPr>
          <w:rFonts w:hint="eastAsia"/>
        </w:rPr>
        <w:t>租赁销货</w:t>
      </w:r>
      <w:bookmarkEnd w:id="117"/>
    </w:p>
    <w:p w:rsidR="00030149" w:rsidRPr="00030149" w:rsidRDefault="00030149" w:rsidP="00030149">
      <w:pPr>
        <w:pStyle w:val="3"/>
      </w:pPr>
      <w:r>
        <w:rPr>
          <w:rFonts w:hint="eastAsia"/>
        </w:rPr>
        <w:t>SOP</w:t>
      </w:r>
    </w:p>
    <w:p w:rsidR="004C6591" w:rsidRDefault="004C6591" w:rsidP="004C6591">
      <w:r>
        <w:rPr>
          <w:noProof/>
        </w:rPr>
        <w:lastRenderedPageBreak/>
        <w:drawing>
          <wp:inline distT="0" distB="0" distL="0" distR="0">
            <wp:extent cx="5976620" cy="8463785"/>
            <wp:effectExtent l="0" t="0" r="0" b="0"/>
            <wp:docPr id="18" name="图片 18" descr="D:\LHT\Bequeen\02需求设计\SOP\SOP定稿文件\SOP-S010-03租赁销货.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LHT\Bequeen\02需求设计\SOP\SOP定稿文件\SOP-S010-03租赁销货.jp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76620" cy="8463785"/>
                    </a:xfrm>
                    <a:prstGeom prst="rect">
                      <a:avLst/>
                    </a:prstGeom>
                    <a:noFill/>
                    <a:ln>
                      <a:noFill/>
                    </a:ln>
                  </pic:spPr>
                </pic:pic>
              </a:graphicData>
            </a:graphic>
          </wp:inline>
        </w:drawing>
      </w:r>
    </w:p>
    <w:p w:rsidR="00224540" w:rsidRDefault="00224540" w:rsidP="004C6591"/>
    <w:p w:rsidR="00224540" w:rsidRDefault="00224540" w:rsidP="00224540">
      <w:pPr>
        <w:pStyle w:val="3"/>
      </w:pPr>
      <w:r>
        <w:rPr>
          <w:rFonts w:hint="eastAsia"/>
        </w:rPr>
        <w:lastRenderedPageBreak/>
        <w:t>表单</w:t>
      </w:r>
    </w:p>
    <w:p w:rsidR="009C4AFA" w:rsidRDefault="009C4AFA" w:rsidP="009C4AFA">
      <w:pPr>
        <w:pStyle w:val="4"/>
      </w:pPr>
      <w:r>
        <w:rPr>
          <w:rFonts w:hint="eastAsia"/>
        </w:rPr>
        <w:t>收藏夹</w:t>
      </w:r>
    </w:p>
    <w:p w:rsidR="009C4AFA" w:rsidRDefault="009C4AFA" w:rsidP="002271D5">
      <w:pPr>
        <w:pStyle w:val="af1"/>
        <w:numPr>
          <w:ilvl w:val="0"/>
          <w:numId w:val="142"/>
        </w:numPr>
        <w:ind w:firstLineChars="0"/>
      </w:pPr>
      <w:r>
        <w:rPr>
          <w:rFonts w:hint="eastAsia"/>
        </w:rPr>
        <w:t>信息点：会员编号、商品编号、收藏时间</w:t>
      </w:r>
    </w:p>
    <w:p w:rsidR="00C352E5" w:rsidRDefault="006D50C6" w:rsidP="002271D5">
      <w:pPr>
        <w:pStyle w:val="af1"/>
        <w:numPr>
          <w:ilvl w:val="0"/>
          <w:numId w:val="142"/>
        </w:numPr>
        <w:ind w:firstLineChars="0"/>
      </w:pPr>
      <w:r>
        <w:rPr>
          <w:rFonts w:hint="eastAsia"/>
        </w:rPr>
        <w:t>业务</w:t>
      </w:r>
      <w:r w:rsidR="00C352E5">
        <w:rPr>
          <w:rFonts w:hint="eastAsia"/>
        </w:rPr>
        <w:t>功能说明：</w:t>
      </w:r>
    </w:p>
    <w:tbl>
      <w:tblPr>
        <w:tblStyle w:val="af"/>
        <w:tblW w:w="0" w:type="auto"/>
        <w:tblLook w:val="04A0"/>
      </w:tblPr>
      <w:tblGrid>
        <w:gridCol w:w="1668"/>
        <w:gridCol w:w="4750"/>
        <w:gridCol w:w="3210"/>
      </w:tblGrid>
      <w:tr w:rsidR="00C352E5" w:rsidTr="00F06562">
        <w:tc>
          <w:tcPr>
            <w:tcW w:w="1668" w:type="dxa"/>
          </w:tcPr>
          <w:p w:rsidR="00C352E5" w:rsidRDefault="00C352E5" w:rsidP="00F06562">
            <w:r>
              <w:rPr>
                <w:rFonts w:hint="eastAsia"/>
              </w:rPr>
              <w:t>作业编号</w:t>
            </w:r>
          </w:p>
        </w:tc>
        <w:tc>
          <w:tcPr>
            <w:tcW w:w="4750" w:type="dxa"/>
          </w:tcPr>
          <w:p w:rsidR="00C352E5" w:rsidRDefault="00C352E5" w:rsidP="00F06562">
            <w:r>
              <w:rPr>
                <w:rFonts w:hint="eastAsia"/>
              </w:rPr>
              <w:t>页面元素描述</w:t>
            </w:r>
          </w:p>
        </w:tc>
        <w:tc>
          <w:tcPr>
            <w:tcW w:w="3210" w:type="dxa"/>
          </w:tcPr>
          <w:p w:rsidR="00C352E5" w:rsidRDefault="00C352E5" w:rsidP="00F06562">
            <w:r>
              <w:rPr>
                <w:rFonts w:hint="eastAsia"/>
              </w:rPr>
              <w:t>业务逻辑</w:t>
            </w:r>
          </w:p>
        </w:tc>
      </w:tr>
      <w:tr w:rsidR="00C352E5" w:rsidTr="00F06562">
        <w:tc>
          <w:tcPr>
            <w:tcW w:w="1668" w:type="dxa"/>
          </w:tcPr>
          <w:p w:rsidR="00C352E5" w:rsidRDefault="00C352E5" w:rsidP="00F06562">
            <w:r>
              <w:rPr>
                <w:rFonts w:hint="eastAsia"/>
              </w:rPr>
              <w:t>前台相关页面</w:t>
            </w:r>
          </w:p>
        </w:tc>
        <w:tc>
          <w:tcPr>
            <w:tcW w:w="4750" w:type="dxa"/>
          </w:tcPr>
          <w:p w:rsidR="00C352E5" w:rsidRDefault="00C352E5" w:rsidP="00F06562">
            <w:r>
              <w:rPr>
                <w:rFonts w:hint="eastAsia"/>
              </w:rPr>
              <w:t>参照</w:t>
            </w:r>
            <w:r>
              <w:rPr>
                <w:rFonts w:hint="eastAsia"/>
              </w:rPr>
              <w:t>UI</w:t>
            </w:r>
            <w:r>
              <w:rPr>
                <w:rFonts w:hint="eastAsia"/>
              </w:rPr>
              <w:t>设计图</w:t>
            </w:r>
          </w:p>
        </w:tc>
        <w:tc>
          <w:tcPr>
            <w:tcW w:w="3210" w:type="dxa"/>
          </w:tcPr>
          <w:p w:rsidR="00C352E5" w:rsidRDefault="00C352E5" w:rsidP="00F06562">
            <w:r>
              <w:rPr>
                <w:rFonts w:hint="eastAsia"/>
              </w:rPr>
              <w:t>会员可</w:t>
            </w:r>
            <w:r w:rsidR="00E45690">
              <w:rPr>
                <w:rFonts w:hint="eastAsia"/>
              </w:rPr>
              <w:t>收藏商品、删除已经收藏的商品</w:t>
            </w:r>
          </w:p>
        </w:tc>
      </w:tr>
      <w:tr w:rsidR="00C352E5" w:rsidTr="00F06562">
        <w:tc>
          <w:tcPr>
            <w:tcW w:w="1668" w:type="dxa"/>
          </w:tcPr>
          <w:p w:rsidR="00C352E5" w:rsidRDefault="00684B14" w:rsidP="00F06562">
            <w:r>
              <w:rPr>
                <w:rFonts w:hint="eastAsia"/>
              </w:rPr>
              <w:t>后台相关页面</w:t>
            </w:r>
          </w:p>
        </w:tc>
        <w:tc>
          <w:tcPr>
            <w:tcW w:w="4750" w:type="dxa"/>
          </w:tcPr>
          <w:p w:rsidR="00C352E5" w:rsidRDefault="00684B14" w:rsidP="002271D5">
            <w:pPr>
              <w:pStyle w:val="af1"/>
              <w:numPr>
                <w:ilvl w:val="0"/>
                <w:numId w:val="143"/>
              </w:numPr>
              <w:ind w:firstLineChars="0"/>
            </w:pPr>
            <w:r>
              <w:rPr>
                <w:rFonts w:hint="eastAsia"/>
              </w:rPr>
              <w:t>后台不对会员的收藏夹做管理</w:t>
            </w:r>
          </w:p>
        </w:tc>
        <w:tc>
          <w:tcPr>
            <w:tcW w:w="3210" w:type="dxa"/>
          </w:tcPr>
          <w:p w:rsidR="00C352E5" w:rsidRDefault="00C352E5" w:rsidP="00F06562">
            <w:r>
              <w:rPr>
                <w:rFonts w:hint="eastAsia"/>
              </w:rPr>
              <w:t>无</w:t>
            </w:r>
          </w:p>
        </w:tc>
      </w:tr>
    </w:tbl>
    <w:p w:rsidR="00C352E5" w:rsidRPr="00C352E5" w:rsidRDefault="00C352E5" w:rsidP="00C352E5"/>
    <w:p w:rsidR="006C3866" w:rsidRDefault="006C3866" w:rsidP="006C3866">
      <w:pPr>
        <w:pStyle w:val="4"/>
      </w:pPr>
      <w:r w:rsidRPr="00EF380A">
        <w:rPr>
          <w:rFonts w:hint="eastAsia"/>
          <w:highlight w:val="yellow"/>
        </w:rPr>
        <w:t>购物车</w:t>
      </w:r>
    </w:p>
    <w:p w:rsidR="006C3866" w:rsidRPr="006D50C6" w:rsidRDefault="006C3866" w:rsidP="002271D5">
      <w:pPr>
        <w:pStyle w:val="af1"/>
        <w:numPr>
          <w:ilvl w:val="0"/>
          <w:numId w:val="144"/>
        </w:numPr>
        <w:ind w:firstLineChars="0"/>
        <w:rPr>
          <w:shd w:val="clear" w:color="auto" w:fill="92D050"/>
        </w:rPr>
      </w:pPr>
      <w:r>
        <w:rPr>
          <w:rFonts w:hint="eastAsia"/>
        </w:rPr>
        <w:t>信息点：</w:t>
      </w:r>
      <w:r w:rsidR="00EF380A" w:rsidRPr="006D50C6">
        <w:rPr>
          <w:rFonts w:hint="eastAsia"/>
          <w:shd w:val="clear" w:color="auto" w:fill="92D050"/>
        </w:rPr>
        <w:t>会员、序号、商品编号、商品名称、商品数量、计价单位、单位</w:t>
      </w:r>
      <w:r w:rsidRPr="006D50C6">
        <w:rPr>
          <w:rFonts w:hint="eastAsia"/>
          <w:shd w:val="clear" w:color="auto" w:fill="92D050"/>
        </w:rPr>
        <w:t>租金（实时获取）、</w:t>
      </w:r>
      <w:r w:rsidR="00EF380A" w:rsidRPr="006D50C6">
        <w:rPr>
          <w:rFonts w:hint="eastAsia"/>
          <w:shd w:val="clear" w:color="auto" w:fill="92D050"/>
        </w:rPr>
        <w:t>租期、</w:t>
      </w:r>
      <w:r w:rsidRPr="006D50C6">
        <w:rPr>
          <w:rFonts w:hint="eastAsia"/>
          <w:shd w:val="clear" w:color="auto" w:fill="92D050"/>
        </w:rPr>
        <w:t>加入购物车时间</w:t>
      </w:r>
    </w:p>
    <w:p w:rsidR="006D50C6" w:rsidRDefault="006D50C6" w:rsidP="002271D5">
      <w:pPr>
        <w:pStyle w:val="af1"/>
        <w:numPr>
          <w:ilvl w:val="0"/>
          <w:numId w:val="144"/>
        </w:numPr>
        <w:ind w:firstLineChars="0"/>
      </w:pPr>
      <w:r>
        <w:rPr>
          <w:rFonts w:hint="eastAsia"/>
        </w:rPr>
        <w:t>业务功能说明：</w:t>
      </w:r>
    </w:p>
    <w:tbl>
      <w:tblPr>
        <w:tblStyle w:val="af"/>
        <w:tblW w:w="0" w:type="auto"/>
        <w:tblLook w:val="04A0"/>
      </w:tblPr>
      <w:tblGrid>
        <w:gridCol w:w="1668"/>
        <w:gridCol w:w="4750"/>
        <w:gridCol w:w="3210"/>
      </w:tblGrid>
      <w:tr w:rsidR="006D50C6" w:rsidTr="00F06562">
        <w:tc>
          <w:tcPr>
            <w:tcW w:w="1668" w:type="dxa"/>
          </w:tcPr>
          <w:p w:rsidR="006D50C6" w:rsidRDefault="006D50C6" w:rsidP="00F06562">
            <w:r>
              <w:rPr>
                <w:rFonts w:hint="eastAsia"/>
              </w:rPr>
              <w:t>作业编号</w:t>
            </w:r>
          </w:p>
        </w:tc>
        <w:tc>
          <w:tcPr>
            <w:tcW w:w="4750" w:type="dxa"/>
          </w:tcPr>
          <w:p w:rsidR="006D50C6" w:rsidRDefault="006D50C6" w:rsidP="00F06562">
            <w:r>
              <w:rPr>
                <w:rFonts w:hint="eastAsia"/>
              </w:rPr>
              <w:t>页面元素描述</w:t>
            </w:r>
          </w:p>
        </w:tc>
        <w:tc>
          <w:tcPr>
            <w:tcW w:w="3210" w:type="dxa"/>
          </w:tcPr>
          <w:p w:rsidR="006D50C6" w:rsidRDefault="006D50C6" w:rsidP="00F06562">
            <w:r>
              <w:rPr>
                <w:rFonts w:hint="eastAsia"/>
              </w:rPr>
              <w:t>业务逻辑</w:t>
            </w:r>
          </w:p>
        </w:tc>
      </w:tr>
      <w:tr w:rsidR="006D50C6" w:rsidTr="00F06562">
        <w:tc>
          <w:tcPr>
            <w:tcW w:w="1668" w:type="dxa"/>
          </w:tcPr>
          <w:p w:rsidR="006D50C6" w:rsidRDefault="006D50C6" w:rsidP="00F06562">
            <w:r>
              <w:rPr>
                <w:rFonts w:hint="eastAsia"/>
              </w:rPr>
              <w:t>前台相关页面</w:t>
            </w:r>
          </w:p>
        </w:tc>
        <w:tc>
          <w:tcPr>
            <w:tcW w:w="4750" w:type="dxa"/>
          </w:tcPr>
          <w:p w:rsidR="006D50C6" w:rsidRDefault="006D50C6" w:rsidP="00F06562">
            <w:r>
              <w:rPr>
                <w:rFonts w:hint="eastAsia"/>
              </w:rPr>
              <w:t>参照</w:t>
            </w:r>
            <w:r>
              <w:rPr>
                <w:rFonts w:hint="eastAsia"/>
              </w:rPr>
              <w:t>UI</w:t>
            </w:r>
            <w:r>
              <w:rPr>
                <w:rFonts w:hint="eastAsia"/>
              </w:rPr>
              <w:t>设计图</w:t>
            </w:r>
          </w:p>
        </w:tc>
        <w:tc>
          <w:tcPr>
            <w:tcW w:w="3210" w:type="dxa"/>
          </w:tcPr>
          <w:p w:rsidR="006D50C6" w:rsidRDefault="006D50C6" w:rsidP="00E3008E">
            <w:r>
              <w:rPr>
                <w:rFonts w:hint="eastAsia"/>
              </w:rPr>
              <w:t>会员可</w:t>
            </w:r>
            <w:r w:rsidR="00E3008E">
              <w:rPr>
                <w:rFonts w:hint="eastAsia"/>
              </w:rPr>
              <w:t>将商品加入购物车或者从购物车中删除</w:t>
            </w:r>
          </w:p>
        </w:tc>
      </w:tr>
      <w:tr w:rsidR="006D50C6" w:rsidTr="00F06562">
        <w:tc>
          <w:tcPr>
            <w:tcW w:w="1668" w:type="dxa"/>
          </w:tcPr>
          <w:p w:rsidR="006D50C6" w:rsidRDefault="006D50C6" w:rsidP="00F06562">
            <w:r>
              <w:rPr>
                <w:rFonts w:hint="eastAsia"/>
              </w:rPr>
              <w:t>后台相关页面</w:t>
            </w:r>
          </w:p>
        </w:tc>
        <w:tc>
          <w:tcPr>
            <w:tcW w:w="4750" w:type="dxa"/>
          </w:tcPr>
          <w:p w:rsidR="006D50C6" w:rsidRDefault="006D50C6" w:rsidP="002271D5">
            <w:pPr>
              <w:pStyle w:val="af1"/>
              <w:numPr>
                <w:ilvl w:val="0"/>
                <w:numId w:val="145"/>
              </w:numPr>
              <w:ind w:firstLineChars="0"/>
            </w:pPr>
            <w:r>
              <w:rPr>
                <w:rFonts w:hint="eastAsia"/>
              </w:rPr>
              <w:t>后台不对会员的</w:t>
            </w:r>
            <w:r w:rsidR="000D3515">
              <w:rPr>
                <w:rFonts w:hint="eastAsia"/>
              </w:rPr>
              <w:t>购物车</w:t>
            </w:r>
            <w:r>
              <w:rPr>
                <w:rFonts w:hint="eastAsia"/>
              </w:rPr>
              <w:t>做管理</w:t>
            </w:r>
          </w:p>
        </w:tc>
        <w:tc>
          <w:tcPr>
            <w:tcW w:w="3210" w:type="dxa"/>
          </w:tcPr>
          <w:p w:rsidR="006D50C6" w:rsidRDefault="006D50C6" w:rsidP="00F06562">
            <w:r>
              <w:rPr>
                <w:rFonts w:hint="eastAsia"/>
              </w:rPr>
              <w:t>无</w:t>
            </w:r>
          </w:p>
        </w:tc>
      </w:tr>
    </w:tbl>
    <w:p w:rsidR="006D50C6" w:rsidRDefault="006D50C6" w:rsidP="006D50C6">
      <w:pPr>
        <w:rPr>
          <w:ins w:id="118" w:author="aibozeng" w:date="2014-07-25T21:56:00Z"/>
          <w:rFonts w:hint="eastAsia"/>
        </w:rPr>
      </w:pPr>
    </w:p>
    <w:p w:rsidR="00C7178C" w:rsidRPr="00366132" w:rsidRDefault="00C7178C" w:rsidP="006D50C6">
      <w:ins w:id="119" w:author="aibozeng" w:date="2014-07-25T21:56:00Z">
        <w:r>
          <w:rPr>
            <w:rFonts w:hint="eastAsia"/>
          </w:rPr>
          <w:t>是否使用</w:t>
        </w:r>
        <w:r>
          <w:rPr>
            <w:rFonts w:hint="eastAsia"/>
          </w:rPr>
          <w:t>cookie+</w:t>
        </w:r>
        <w:r>
          <w:rPr>
            <w:rFonts w:hint="eastAsia"/>
          </w:rPr>
          <w:t>数据库存储两种形式？</w:t>
        </w:r>
      </w:ins>
    </w:p>
    <w:p w:rsidR="00BF1C8B" w:rsidRDefault="00BF1C8B" w:rsidP="00BF1C8B">
      <w:pPr>
        <w:pStyle w:val="4"/>
      </w:pPr>
      <w:r>
        <w:rPr>
          <w:rFonts w:hint="eastAsia"/>
        </w:rPr>
        <w:t>租赁预约单</w:t>
      </w:r>
    </w:p>
    <w:p w:rsidR="00BF1C8B" w:rsidRDefault="00BF1C8B" w:rsidP="002271D5">
      <w:pPr>
        <w:pStyle w:val="af1"/>
        <w:numPr>
          <w:ilvl w:val="0"/>
          <w:numId w:val="146"/>
        </w:numPr>
        <w:ind w:firstLineChars="0"/>
      </w:pPr>
      <w:r>
        <w:rPr>
          <w:rFonts w:hint="eastAsia"/>
        </w:rPr>
        <w:t>信息点：</w:t>
      </w:r>
      <w:r w:rsidRPr="0054111A">
        <w:rPr>
          <w:rFonts w:hint="eastAsia"/>
          <w:shd w:val="clear" w:color="auto" w:fill="92D050"/>
        </w:rPr>
        <w:t>单据类别、单据编号、单据日期、会员、商品编号、商品名称、</w:t>
      </w:r>
      <w:r w:rsidR="00EF380A" w:rsidRPr="0054111A">
        <w:rPr>
          <w:rFonts w:hint="eastAsia"/>
          <w:shd w:val="clear" w:color="auto" w:fill="92D050"/>
        </w:rPr>
        <w:t>计价单位、单位租金（实时获取）、租期</w:t>
      </w:r>
      <w:r w:rsidR="00DD25A5">
        <w:rPr>
          <w:rFonts w:hint="eastAsia"/>
          <w:shd w:val="clear" w:color="auto" w:fill="92D050"/>
        </w:rPr>
        <w:t>、租金小计</w:t>
      </w:r>
      <w:r w:rsidR="00EF380A" w:rsidRPr="0054111A">
        <w:rPr>
          <w:rFonts w:hint="eastAsia"/>
          <w:shd w:val="clear" w:color="auto" w:fill="92D050"/>
        </w:rPr>
        <w:t>、</w:t>
      </w:r>
      <w:r w:rsidRPr="0054111A">
        <w:rPr>
          <w:rFonts w:hint="eastAsia"/>
          <w:shd w:val="clear" w:color="auto" w:fill="92D050"/>
        </w:rPr>
        <w:t>期望租赁开始时间、备注、</w:t>
      </w:r>
      <w:r>
        <w:rPr>
          <w:rFonts w:hint="eastAsia"/>
        </w:rPr>
        <w:t>结案状态、单据状态、流程状态、冻结状态、结案备注、冻结备注、</w:t>
      </w:r>
      <w:r w:rsidR="001C00CA">
        <w:rPr>
          <w:rFonts w:hint="eastAsia"/>
        </w:rPr>
        <w:t>创建人、创建时间、最后修改人、最后修改时间</w:t>
      </w:r>
      <w:r w:rsidR="003A4E56">
        <w:rPr>
          <w:rFonts w:hint="eastAsia"/>
        </w:rPr>
        <w:t>、审核人、审核时间、审核意见</w:t>
      </w:r>
    </w:p>
    <w:p w:rsidR="0054111A" w:rsidRDefault="0054111A" w:rsidP="002271D5">
      <w:pPr>
        <w:pStyle w:val="af1"/>
        <w:numPr>
          <w:ilvl w:val="0"/>
          <w:numId w:val="146"/>
        </w:numPr>
        <w:ind w:firstLineChars="0"/>
      </w:pPr>
      <w:r>
        <w:rPr>
          <w:rFonts w:hint="eastAsia"/>
        </w:rPr>
        <w:t>业务功能说明：</w:t>
      </w:r>
    </w:p>
    <w:tbl>
      <w:tblPr>
        <w:tblStyle w:val="af"/>
        <w:tblW w:w="0" w:type="auto"/>
        <w:tblLook w:val="04A0"/>
      </w:tblPr>
      <w:tblGrid>
        <w:gridCol w:w="1668"/>
        <w:gridCol w:w="4750"/>
        <w:gridCol w:w="3210"/>
      </w:tblGrid>
      <w:tr w:rsidR="0054111A" w:rsidTr="00F06562">
        <w:tc>
          <w:tcPr>
            <w:tcW w:w="1668" w:type="dxa"/>
          </w:tcPr>
          <w:p w:rsidR="0054111A" w:rsidRDefault="0054111A" w:rsidP="00F06562">
            <w:r>
              <w:rPr>
                <w:rFonts w:hint="eastAsia"/>
              </w:rPr>
              <w:t>作业编号</w:t>
            </w:r>
          </w:p>
        </w:tc>
        <w:tc>
          <w:tcPr>
            <w:tcW w:w="4750" w:type="dxa"/>
          </w:tcPr>
          <w:p w:rsidR="0054111A" w:rsidRDefault="0054111A" w:rsidP="00F06562">
            <w:r>
              <w:rPr>
                <w:rFonts w:hint="eastAsia"/>
              </w:rPr>
              <w:t>页面元素描述</w:t>
            </w:r>
          </w:p>
        </w:tc>
        <w:tc>
          <w:tcPr>
            <w:tcW w:w="3210" w:type="dxa"/>
          </w:tcPr>
          <w:p w:rsidR="0054111A" w:rsidRDefault="0054111A" w:rsidP="00F06562">
            <w:r>
              <w:rPr>
                <w:rFonts w:hint="eastAsia"/>
              </w:rPr>
              <w:t>业务逻辑</w:t>
            </w:r>
          </w:p>
        </w:tc>
      </w:tr>
      <w:tr w:rsidR="0054111A" w:rsidTr="00F06562">
        <w:tc>
          <w:tcPr>
            <w:tcW w:w="1668" w:type="dxa"/>
          </w:tcPr>
          <w:p w:rsidR="0054111A" w:rsidRDefault="0054111A" w:rsidP="00F06562">
            <w:r>
              <w:rPr>
                <w:rFonts w:hint="eastAsia"/>
              </w:rPr>
              <w:t>前台相关页面</w:t>
            </w:r>
          </w:p>
        </w:tc>
        <w:tc>
          <w:tcPr>
            <w:tcW w:w="4750" w:type="dxa"/>
          </w:tcPr>
          <w:p w:rsidR="0054111A" w:rsidRDefault="0054111A" w:rsidP="00F06562">
            <w:r>
              <w:rPr>
                <w:rFonts w:hint="eastAsia"/>
              </w:rPr>
              <w:t>参照</w:t>
            </w:r>
            <w:r>
              <w:rPr>
                <w:rFonts w:hint="eastAsia"/>
              </w:rPr>
              <w:t>UI</w:t>
            </w:r>
            <w:r>
              <w:rPr>
                <w:rFonts w:hint="eastAsia"/>
              </w:rPr>
              <w:t>设计图</w:t>
            </w:r>
          </w:p>
        </w:tc>
        <w:tc>
          <w:tcPr>
            <w:tcW w:w="3210" w:type="dxa"/>
          </w:tcPr>
          <w:p w:rsidR="0054111A" w:rsidRDefault="0054111A" w:rsidP="00C82455">
            <w:r>
              <w:rPr>
                <w:rFonts w:hint="eastAsia"/>
              </w:rPr>
              <w:t>会员</w:t>
            </w:r>
            <w:r w:rsidR="00C82455">
              <w:rPr>
                <w:rFonts w:hint="eastAsia"/>
              </w:rPr>
              <w:t>可针对无货的商品进行租赁预约，后台审批后前台可及时看到</w:t>
            </w:r>
            <w:r w:rsidR="0092798A">
              <w:rPr>
                <w:rFonts w:hint="eastAsia"/>
              </w:rPr>
              <w:t>预约结果</w:t>
            </w:r>
            <w:r w:rsidR="00C82455">
              <w:rPr>
                <w:rFonts w:hint="eastAsia"/>
              </w:rPr>
              <w:t>信息</w:t>
            </w:r>
            <w:r>
              <w:rPr>
                <w:rFonts w:hint="eastAsia"/>
              </w:rPr>
              <w:t>。</w:t>
            </w:r>
          </w:p>
        </w:tc>
      </w:tr>
      <w:tr w:rsidR="0054111A" w:rsidTr="00F06562">
        <w:tc>
          <w:tcPr>
            <w:tcW w:w="1668" w:type="dxa"/>
          </w:tcPr>
          <w:p w:rsidR="0054111A" w:rsidRDefault="0054111A" w:rsidP="00F06562">
            <w:r>
              <w:rPr>
                <w:rFonts w:hint="eastAsia"/>
              </w:rPr>
              <w:lastRenderedPageBreak/>
              <w:t>查询列表页面</w:t>
            </w:r>
          </w:p>
        </w:tc>
        <w:tc>
          <w:tcPr>
            <w:tcW w:w="4750" w:type="dxa"/>
          </w:tcPr>
          <w:p w:rsidR="0054111A" w:rsidRDefault="0054111A" w:rsidP="002271D5">
            <w:pPr>
              <w:pStyle w:val="af1"/>
              <w:numPr>
                <w:ilvl w:val="0"/>
                <w:numId w:val="147"/>
              </w:numPr>
              <w:ind w:firstLineChars="0"/>
            </w:pPr>
            <w:r>
              <w:rPr>
                <w:rFonts w:hint="eastAsia"/>
              </w:rPr>
              <w:t>查询条件：单据类别、单据编号、单据日期（区间）、会员、</w:t>
            </w:r>
            <w:r w:rsidR="00697EA4">
              <w:rPr>
                <w:rFonts w:hint="eastAsia"/>
              </w:rPr>
              <w:t>商品编号、商品名称、</w:t>
            </w:r>
            <w:r>
              <w:rPr>
                <w:rFonts w:hint="eastAsia"/>
              </w:rPr>
              <w:t>结案状态、单据状态、流程状态、冻结状态、排序方式</w:t>
            </w:r>
          </w:p>
          <w:p w:rsidR="0054111A" w:rsidRDefault="0054111A" w:rsidP="002271D5">
            <w:pPr>
              <w:pStyle w:val="af1"/>
              <w:numPr>
                <w:ilvl w:val="0"/>
                <w:numId w:val="147"/>
              </w:numPr>
              <w:ind w:firstLineChars="0"/>
            </w:pPr>
            <w:r>
              <w:rPr>
                <w:rFonts w:hint="eastAsia"/>
              </w:rPr>
              <w:t>列表字段：单据编号、单据类别、单据日期、所属公司、会员、</w:t>
            </w:r>
            <w:r w:rsidR="00EB24A1">
              <w:rPr>
                <w:rFonts w:hint="eastAsia"/>
              </w:rPr>
              <w:t>商品编号、商品名称</w:t>
            </w:r>
            <w:r w:rsidR="00EF61A3">
              <w:rPr>
                <w:rFonts w:hint="eastAsia"/>
              </w:rPr>
              <w:t>、计价单位、单位租金、租期、租金小计</w:t>
            </w:r>
            <w:r>
              <w:rPr>
                <w:rFonts w:hint="eastAsia"/>
              </w:rPr>
              <w:t>、单据状态、流程状态、结案状态、冻结状态</w:t>
            </w:r>
          </w:p>
          <w:p w:rsidR="0054111A" w:rsidRDefault="0054111A" w:rsidP="002271D5">
            <w:pPr>
              <w:pStyle w:val="af1"/>
              <w:numPr>
                <w:ilvl w:val="0"/>
                <w:numId w:val="147"/>
              </w:numPr>
              <w:ind w:firstLineChars="0"/>
            </w:pPr>
            <w:r>
              <w:rPr>
                <w:rFonts w:hint="eastAsia"/>
              </w:rPr>
              <w:t>页头功能按钮：新建、提交、审核、编辑、结案</w:t>
            </w:r>
          </w:p>
          <w:p w:rsidR="0054111A" w:rsidRDefault="0054111A" w:rsidP="002271D5">
            <w:pPr>
              <w:pStyle w:val="af1"/>
              <w:numPr>
                <w:ilvl w:val="0"/>
                <w:numId w:val="147"/>
              </w:numPr>
              <w:ind w:firstLineChars="0"/>
            </w:pPr>
            <w:r>
              <w:rPr>
                <w:rFonts w:hint="eastAsia"/>
              </w:rPr>
              <w:t>列表功能按钮：修改、提交、审核、结案</w:t>
            </w:r>
          </w:p>
        </w:tc>
        <w:tc>
          <w:tcPr>
            <w:tcW w:w="3210" w:type="dxa"/>
          </w:tcPr>
          <w:p w:rsidR="0054111A" w:rsidRDefault="0054111A" w:rsidP="00F06562">
            <w:r>
              <w:rPr>
                <w:rFonts w:hint="eastAsia"/>
              </w:rPr>
              <w:t>无</w:t>
            </w:r>
          </w:p>
        </w:tc>
      </w:tr>
      <w:tr w:rsidR="0054111A" w:rsidTr="00F06562">
        <w:tc>
          <w:tcPr>
            <w:tcW w:w="1668" w:type="dxa"/>
          </w:tcPr>
          <w:p w:rsidR="0054111A" w:rsidRDefault="0054111A" w:rsidP="00F06562">
            <w:r>
              <w:rPr>
                <w:rFonts w:hint="eastAsia"/>
              </w:rPr>
              <w:t>详情页面</w:t>
            </w:r>
            <w:r>
              <w:rPr>
                <w:rFonts w:hint="eastAsia"/>
              </w:rPr>
              <w:t>-</w:t>
            </w:r>
            <w:r>
              <w:rPr>
                <w:rFonts w:hint="eastAsia"/>
              </w:rPr>
              <w:t>新建</w:t>
            </w:r>
          </w:p>
        </w:tc>
        <w:tc>
          <w:tcPr>
            <w:tcW w:w="4750" w:type="dxa"/>
          </w:tcPr>
          <w:p w:rsidR="0054111A" w:rsidRDefault="0054111A" w:rsidP="002271D5">
            <w:pPr>
              <w:pStyle w:val="af1"/>
              <w:numPr>
                <w:ilvl w:val="0"/>
                <w:numId w:val="148"/>
              </w:numPr>
              <w:ind w:firstLineChars="0"/>
            </w:pPr>
            <w:r>
              <w:rPr>
                <w:rFonts w:hint="eastAsia"/>
              </w:rPr>
              <w:t>信息</w:t>
            </w:r>
            <w:r w:rsidR="004563DA">
              <w:rPr>
                <w:rFonts w:hint="eastAsia"/>
              </w:rPr>
              <w:t>点</w:t>
            </w:r>
            <w:r>
              <w:rPr>
                <w:rFonts w:hint="eastAsia"/>
              </w:rPr>
              <w:t>除了“备注”，其他字段均为必填字段；单据编号是唯一值；“结案状态、单据状态、流程状态、冻结状态”全部通过功能按钮来改变，在所有详情页面都是只读；</w:t>
            </w:r>
          </w:p>
          <w:p w:rsidR="0054111A" w:rsidRDefault="0054111A" w:rsidP="002271D5">
            <w:pPr>
              <w:pStyle w:val="af1"/>
              <w:numPr>
                <w:ilvl w:val="0"/>
                <w:numId w:val="148"/>
              </w:numPr>
              <w:ind w:firstLineChars="0"/>
            </w:pPr>
            <w:r>
              <w:rPr>
                <w:rFonts w:hint="eastAsia"/>
              </w:rPr>
              <w:t>功能按钮：保存、提交、返回</w:t>
            </w:r>
            <w:r w:rsidR="007926A9">
              <w:rPr>
                <w:rFonts w:hint="eastAsia"/>
              </w:rPr>
              <w:t>、转租赁订单</w:t>
            </w:r>
            <w:r>
              <w:rPr>
                <w:rFonts w:hint="eastAsia"/>
              </w:rPr>
              <w:t>（根据状态来显示对应按钮）</w:t>
            </w:r>
          </w:p>
        </w:tc>
        <w:tc>
          <w:tcPr>
            <w:tcW w:w="3210" w:type="dxa"/>
          </w:tcPr>
          <w:p w:rsidR="0054111A" w:rsidRDefault="0054111A" w:rsidP="002271D5">
            <w:pPr>
              <w:pStyle w:val="af1"/>
              <w:numPr>
                <w:ilvl w:val="0"/>
                <w:numId w:val="149"/>
              </w:numPr>
              <w:ind w:firstLineChars="0"/>
            </w:pPr>
            <w:r>
              <w:rPr>
                <w:rFonts w:hint="eastAsia"/>
              </w:rPr>
              <w:t>后台也可以直接新建</w:t>
            </w:r>
            <w:r w:rsidR="00FE7A37">
              <w:rPr>
                <w:rFonts w:hint="eastAsia"/>
              </w:rPr>
              <w:t>租赁预约</w:t>
            </w:r>
            <w:r>
              <w:rPr>
                <w:rFonts w:hint="eastAsia"/>
              </w:rPr>
              <w:t>单</w:t>
            </w:r>
          </w:p>
          <w:p w:rsidR="0054111A" w:rsidRDefault="0054111A" w:rsidP="002271D5">
            <w:pPr>
              <w:pStyle w:val="af1"/>
              <w:numPr>
                <w:ilvl w:val="0"/>
                <w:numId w:val="149"/>
              </w:numPr>
              <w:ind w:firstLineChars="0"/>
            </w:pPr>
            <w:r>
              <w:rPr>
                <w:rFonts w:hint="eastAsia"/>
              </w:rPr>
              <w:t>所有的状态流转参考</w:t>
            </w:r>
            <w:r w:rsidR="0044105C">
              <w:rPr>
                <w:rFonts w:hint="eastAsia"/>
              </w:rPr>
              <w:t>商品</w:t>
            </w:r>
            <w:r>
              <w:rPr>
                <w:rFonts w:hint="eastAsia"/>
              </w:rPr>
              <w:t>标准的状态流转图</w:t>
            </w:r>
          </w:p>
          <w:p w:rsidR="0054111A" w:rsidRDefault="00EC69E6" w:rsidP="002271D5">
            <w:pPr>
              <w:pStyle w:val="af1"/>
              <w:numPr>
                <w:ilvl w:val="0"/>
                <w:numId w:val="149"/>
              </w:numPr>
              <w:ind w:firstLineChars="0"/>
            </w:pPr>
            <w:r>
              <w:rPr>
                <w:rFonts w:hint="eastAsia"/>
              </w:rPr>
              <w:t>只有审核通过生效的预约单才可有“转租赁订单”的功能按钮</w:t>
            </w:r>
          </w:p>
          <w:p w:rsidR="0054111A" w:rsidRDefault="0054111A" w:rsidP="00F06562">
            <w:pPr>
              <w:pStyle w:val="af1"/>
              <w:ind w:left="360" w:firstLineChars="0" w:firstLine="0"/>
            </w:pPr>
          </w:p>
          <w:p w:rsidR="0054111A" w:rsidRPr="008C7835" w:rsidRDefault="0054111A" w:rsidP="00F06562"/>
        </w:tc>
      </w:tr>
      <w:tr w:rsidR="0054111A" w:rsidTr="00F06562">
        <w:tc>
          <w:tcPr>
            <w:tcW w:w="1668" w:type="dxa"/>
          </w:tcPr>
          <w:p w:rsidR="0054111A" w:rsidRDefault="0054111A" w:rsidP="00F06562">
            <w:r>
              <w:rPr>
                <w:rFonts w:hint="eastAsia"/>
              </w:rPr>
              <w:t>详情页面</w:t>
            </w:r>
            <w:r>
              <w:rPr>
                <w:rFonts w:hint="eastAsia"/>
              </w:rPr>
              <w:t>-</w:t>
            </w:r>
            <w:r>
              <w:rPr>
                <w:rFonts w:hint="eastAsia"/>
              </w:rPr>
              <w:t>维护</w:t>
            </w:r>
          </w:p>
        </w:tc>
        <w:tc>
          <w:tcPr>
            <w:tcW w:w="4750" w:type="dxa"/>
          </w:tcPr>
          <w:p w:rsidR="0054111A" w:rsidRDefault="0054111A" w:rsidP="002271D5">
            <w:pPr>
              <w:pStyle w:val="af1"/>
              <w:numPr>
                <w:ilvl w:val="0"/>
                <w:numId w:val="118"/>
              </w:numPr>
              <w:ind w:firstLineChars="0"/>
            </w:pPr>
            <w:r>
              <w:rPr>
                <w:rFonts w:hint="eastAsia"/>
              </w:rPr>
              <w:t>单据编号、单据类别只读，其余和新建页面页面元素一致</w:t>
            </w:r>
          </w:p>
          <w:p w:rsidR="0054111A" w:rsidRDefault="0054111A" w:rsidP="00F06562">
            <w:pPr>
              <w:pStyle w:val="af1"/>
              <w:ind w:left="360" w:firstLineChars="0" w:firstLine="0"/>
            </w:pPr>
          </w:p>
        </w:tc>
        <w:tc>
          <w:tcPr>
            <w:tcW w:w="3210" w:type="dxa"/>
          </w:tcPr>
          <w:p w:rsidR="0054111A" w:rsidRDefault="0054111A" w:rsidP="00F06562">
            <w:r>
              <w:rPr>
                <w:rFonts w:hint="eastAsia"/>
              </w:rPr>
              <w:t>与新建页面一致</w:t>
            </w:r>
          </w:p>
        </w:tc>
      </w:tr>
      <w:tr w:rsidR="0054111A" w:rsidTr="00F06562">
        <w:tc>
          <w:tcPr>
            <w:tcW w:w="1668" w:type="dxa"/>
          </w:tcPr>
          <w:p w:rsidR="0054111A" w:rsidRDefault="0054111A" w:rsidP="00F06562">
            <w:r>
              <w:rPr>
                <w:rFonts w:hint="eastAsia"/>
              </w:rPr>
              <w:t>详情页面</w:t>
            </w:r>
            <w:r>
              <w:rPr>
                <w:rFonts w:hint="eastAsia"/>
              </w:rPr>
              <w:t>-</w:t>
            </w:r>
            <w:r>
              <w:rPr>
                <w:rFonts w:hint="eastAsia"/>
              </w:rPr>
              <w:t>审核</w:t>
            </w:r>
          </w:p>
        </w:tc>
        <w:tc>
          <w:tcPr>
            <w:tcW w:w="4750" w:type="dxa"/>
          </w:tcPr>
          <w:p w:rsidR="0054111A" w:rsidRDefault="0054111A" w:rsidP="002271D5">
            <w:pPr>
              <w:pStyle w:val="af1"/>
              <w:numPr>
                <w:ilvl w:val="0"/>
                <w:numId w:val="150"/>
              </w:numPr>
              <w:ind w:firstLineChars="0"/>
            </w:pPr>
            <w:r>
              <w:rPr>
                <w:rFonts w:hint="eastAsia"/>
              </w:rPr>
              <w:t>审核意见可以编辑，其他字段均为只读</w:t>
            </w:r>
          </w:p>
          <w:p w:rsidR="0054111A" w:rsidRDefault="0054111A" w:rsidP="002271D5">
            <w:pPr>
              <w:pStyle w:val="af1"/>
              <w:numPr>
                <w:ilvl w:val="0"/>
                <w:numId w:val="150"/>
              </w:numPr>
              <w:ind w:firstLineChars="0"/>
            </w:pPr>
            <w:r>
              <w:rPr>
                <w:rFonts w:hint="eastAsia"/>
              </w:rPr>
              <w:t>功能按钮：审核通过、审核拒绝、返回</w:t>
            </w:r>
          </w:p>
        </w:tc>
        <w:tc>
          <w:tcPr>
            <w:tcW w:w="3210" w:type="dxa"/>
          </w:tcPr>
          <w:p w:rsidR="0054111A" w:rsidRDefault="00B16620" w:rsidP="002271D5">
            <w:pPr>
              <w:pStyle w:val="af1"/>
              <w:numPr>
                <w:ilvl w:val="0"/>
                <w:numId w:val="154"/>
              </w:numPr>
              <w:ind w:firstLineChars="0"/>
            </w:pPr>
            <w:r>
              <w:rPr>
                <w:rFonts w:hint="eastAsia"/>
              </w:rPr>
              <w:t>审核通过的则占有库存</w:t>
            </w:r>
            <w:r w:rsidR="00F3620F">
              <w:rPr>
                <w:rFonts w:hint="eastAsia"/>
              </w:rPr>
              <w:t>。</w:t>
            </w:r>
          </w:p>
          <w:p w:rsidR="00F3620F" w:rsidRDefault="00F3620F" w:rsidP="002271D5">
            <w:pPr>
              <w:pStyle w:val="af1"/>
              <w:numPr>
                <w:ilvl w:val="0"/>
                <w:numId w:val="154"/>
              </w:numPr>
              <w:ind w:firstLineChars="0"/>
            </w:pPr>
            <w:r>
              <w:rPr>
                <w:rFonts w:hint="eastAsia"/>
              </w:rPr>
              <w:t>审核通过的预约单可以直接转订单。</w:t>
            </w:r>
          </w:p>
        </w:tc>
      </w:tr>
      <w:tr w:rsidR="0054111A" w:rsidTr="00F06562">
        <w:tc>
          <w:tcPr>
            <w:tcW w:w="1668" w:type="dxa"/>
          </w:tcPr>
          <w:p w:rsidR="0054111A" w:rsidRDefault="0054111A" w:rsidP="00F06562">
            <w:r>
              <w:rPr>
                <w:rFonts w:hint="eastAsia"/>
              </w:rPr>
              <w:t>详情页面</w:t>
            </w:r>
            <w:r>
              <w:rPr>
                <w:rFonts w:hint="eastAsia"/>
              </w:rPr>
              <w:t>-</w:t>
            </w:r>
            <w:r>
              <w:rPr>
                <w:rFonts w:hint="eastAsia"/>
              </w:rPr>
              <w:t>冻结</w:t>
            </w:r>
          </w:p>
        </w:tc>
        <w:tc>
          <w:tcPr>
            <w:tcW w:w="4750" w:type="dxa"/>
          </w:tcPr>
          <w:p w:rsidR="0054111A" w:rsidRDefault="0054111A" w:rsidP="002271D5">
            <w:pPr>
              <w:pStyle w:val="af1"/>
              <w:numPr>
                <w:ilvl w:val="0"/>
                <w:numId w:val="136"/>
              </w:numPr>
              <w:ind w:firstLineChars="0"/>
            </w:pPr>
            <w:r>
              <w:rPr>
                <w:rFonts w:hint="eastAsia"/>
              </w:rPr>
              <w:t>冻结备注可以编辑，其他字段均为只读</w:t>
            </w:r>
          </w:p>
          <w:p w:rsidR="0054111A" w:rsidRDefault="0054111A" w:rsidP="002271D5">
            <w:pPr>
              <w:pStyle w:val="af1"/>
              <w:numPr>
                <w:ilvl w:val="0"/>
                <w:numId w:val="136"/>
              </w:numPr>
              <w:ind w:firstLineChars="0"/>
            </w:pPr>
            <w:r>
              <w:rPr>
                <w:rFonts w:hint="eastAsia"/>
              </w:rPr>
              <w:t>功能按钮：冻结、返回</w:t>
            </w:r>
          </w:p>
        </w:tc>
        <w:tc>
          <w:tcPr>
            <w:tcW w:w="3210" w:type="dxa"/>
          </w:tcPr>
          <w:p w:rsidR="0054111A" w:rsidRDefault="0054111A" w:rsidP="00F06562"/>
        </w:tc>
      </w:tr>
      <w:tr w:rsidR="0054111A" w:rsidTr="00F06562">
        <w:tc>
          <w:tcPr>
            <w:tcW w:w="1668" w:type="dxa"/>
          </w:tcPr>
          <w:p w:rsidR="0054111A" w:rsidRDefault="0054111A" w:rsidP="00F06562">
            <w:r>
              <w:rPr>
                <w:rFonts w:hint="eastAsia"/>
              </w:rPr>
              <w:t>详情页面</w:t>
            </w:r>
            <w:r>
              <w:rPr>
                <w:rFonts w:hint="eastAsia"/>
              </w:rPr>
              <w:t>-</w:t>
            </w:r>
            <w:r>
              <w:rPr>
                <w:rFonts w:hint="eastAsia"/>
              </w:rPr>
              <w:t>结案</w:t>
            </w:r>
          </w:p>
        </w:tc>
        <w:tc>
          <w:tcPr>
            <w:tcW w:w="4750" w:type="dxa"/>
          </w:tcPr>
          <w:p w:rsidR="0054111A" w:rsidRDefault="0054111A" w:rsidP="002271D5">
            <w:pPr>
              <w:pStyle w:val="af1"/>
              <w:numPr>
                <w:ilvl w:val="0"/>
                <w:numId w:val="137"/>
              </w:numPr>
              <w:ind w:firstLineChars="0"/>
            </w:pPr>
            <w:r>
              <w:rPr>
                <w:rFonts w:hint="eastAsia"/>
              </w:rPr>
              <w:t>结案备注可以编辑，其他字段均为只读</w:t>
            </w:r>
          </w:p>
          <w:p w:rsidR="0054111A" w:rsidRDefault="0054111A" w:rsidP="002271D5">
            <w:pPr>
              <w:pStyle w:val="af1"/>
              <w:numPr>
                <w:ilvl w:val="0"/>
                <w:numId w:val="137"/>
              </w:numPr>
              <w:ind w:firstLineChars="0"/>
            </w:pPr>
            <w:r>
              <w:rPr>
                <w:rFonts w:hint="eastAsia"/>
              </w:rPr>
              <w:t>功能按钮：结案、返回</w:t>
            </w:r>
          </w:p>
        </w:tc>
        <w:tc>
          <w:tcPr>
            <w:tcW w:w="3210" w:type="dxa"/>
          </w:tcPr>
          <w:p w:rsidR="0054111A" w:rsidRDefault="0054111A" w:rsidP="00F06562"/>
        </w:tc>
      </w:tr>
    </w:tbl>
    <w:p w:rsidR="0054111A" w:rsidRPr="0054111A" w:rsidRDefault="0054111A" w:rsidP="0054111A"/>
    <w:p w:rsidR="00BF1C8B" w:rsidRDefault="00BF1C8B" w:rsidP="00257349">
      <w:pPr>
        <w:pStyle w:val="4"/>
      </w:pPr>
      <w:r>
        <w:rPr>
          <w:rFonts w:hint="eastAsia"/>
        </w:rPr>
        <w:t>租赁订单</w:t>
      </w:r>
    </w:p>
    <w:p w:rsidR="00BF1C8B" w:rsidRDefault="00BF1C8B" w:rsidP="00431556">
      <w:pPr>
        <w:pStyle w:val="af1"/>
        <w:numPr>
          <w:ilvl w:val="0"/>
          <w:numId w:val="23"/>
        </w:numPr>
        <w:ind w:firstLineChars="0"/>
      </w:pPr>
      <w:r w:rsidRPr="00E20607">
        <w:rPr>
          <w:rFonts w:hint="eastAsia"/>
        </w:rPr>
        <w:t>单头信息点：</w:t>
      </w:r>
      <w:r w:rsidRPr="00826F14">
        <w:rPr>
          <w:rFonts w:hint="eastAsia"/>
          <w:shd w:val="clear" w:color="auto" w:fill="92D050"/>
        </w:rPr>
        <w:t>单据类别、单据编号、单据日期、所属公司、会员</w:t>
      </w:r>
      <w:r>
        <w:rPr>
          <w:rFonts w:hint="eastAsia"/>
        </w:rPr>
        <w:t>、版本、业务员（客服）、</w:t>
      </w:r>
      <w:r w:rsidR="000F18F2" w:rsidRPr="000C0DAA">
        <w:rPr>
          <w:rFonts w:hint="eastAsia"/>
          <w:shd w:val="clear" w:color="auto" w:fill="92D050"/>
        </w:rPr>
        <w:t>销售类型（租赁）、销售渠道（</w:t>
      </w:r>
      <w:r w:rsidR="000F18F2" w:rsidRPr="000C0DAA">
        <w:rPr>
          <w:rFonts w:hint="eastAsia"/>
          <w:shd w:val="clear" w:color="auto" w:fill="92D050"/>
        </w:rPr>
        <w:t>2-</w:t>
      </w:r>
      <w:r w:rsidR="000F18F2" w:rsidRPr="000C0DAA">
        <w:rPr>
          <w:rFonts w:hint="eastAsia"/>
          <w:shd w:val="clear" w:color="auto" w:fill="92D050"/>
        </w:rPr>
        <w:t>电商</w:t>
      </w:r>
      <w:r w:rsidR="000F18F2" w:rsidRPr="000C0DAA">
        <w:rPr>
          <w:rFonts w:hint="eastAsia"/>
          <w:shd w:val="clear" w:color="auto" w:fill="92D050"/>
        </w:rPr>
        <w:t xml:space="preserve">  3-</w:t>
      </w:r>
      <w:r w:rsidR="000F18F2">
        <w:rPr>
          <w:rFonts w:hint="eastAsia"/>
          <w:shd w:val="clear" w:color="auto" w:fill="92D050"/>
        </w:rPr>
        <w:t>实体店</w:t>
      </w:r>
      <w:r w:rsidR="000F18F2" w:rsidRPr="000C0DAA">
        <w:rPr>
          <w:rFonts w:hint="eastAsia"/>
          <w:shd w:val="clear" w:color="auto" w:fill="92D050"/>
        </w:rPr>
        <w:t>）</w:t>
      </w:r>
      <w:r w:rsidR="000F18F2">
        <w:rPr>
          <w:rFonts w:hint="eastAsia"/>
          <w:shd w:val="clear" w:color="auto" w:fill="92D050"/>
        </w:rPr>
        <w:t>、</w:t>
      </w:r>
      <w:r w:rsidR="000F18F2" w:rsidRPr="000C0DAA">
        <w:rPr>
          <w:rFonts w:hint="eastAsia"/>
          <w:shd w:val="clear" w:color="auto" w:fill="92D050"/>
        </w:rPr>
        <w:t>总数量、总租金、总押金</w:t>
      </w:r>
      <w:r w:rsidR="000F18F2">
        <w:rPr>
          <w:rFonts w:hint="eastAsia"/>
          <w:shd w:val="clear" w:color="auto" w:fill="92D050"/>
        </w:rPr>
        <w:t>、已支付押金、已支付租金、</w:t>
      </w:r>
      <w:r>
        <w:rPr>
          <w:rFonts w:hint="eastAsia"/>
        </w:rPr>
        <w:t>结案状态、单据状态、流程状态、冻结状态、</w:t>
      </w:r>
      <w:r w:rsidR="000F18F2">
        <w:rPr>
          <w:rFonts w:hint="eastAsia"/>
        </w:rPr>
        <w:t>创建人、创建时间、</w:t>
      </w:r>
      <w:r w:rsidRPr="000C0DAA">
        <w:rPr>
          <w:rFonts w:hint="eastAsia"/>
          <w:shd w:val="clear" w:color="auto" w:fill="92D050"/>
        </w:rPr>
        <w:t>收货地址、备注</w:t>
      </w:r>
      <w:r w:rsidR="001C00CA">
        <w:rPr>
          <w:rFonts w:hint="eastAsia"/>
        </w:rPr>
        <w:t>、最</w:t>
      </w:r>
      <w:r w:rsidR="001C00CA">
        <w:rPr>
          <w:rFonts w:hint="eastAsia"/>
        </w:rPr>
        <w:lastRenderedPageBreak/>
        <w:t>后修改人、最后修改时间</w:t>
      </w:r>
      <w:r w:rsidR="00495FDB">
        <w:rPr>
          <w:rFonts w:hint="eastAsia"/>
        </w:rPr>
        <w:t>、审核人、审核时间</w:t>
      </w:r>
      <w:r w:rsidR="00763583">
        <w:rPr>
          <w:rFonts w:hint="eastAsia"/>
        </w:rPr>
        <w:t>、审核</w:t>
      </w:r>
      <w:r w:rsidR="00F05902">
        <w:rPr>
          <w:rFonts w:hint="eastAsia"/>
        </w:rPr>
        <w:t>意见</w:t>
      </w:r>
    </w:p>
    <w:p w:rsidR="00BF1C8B" w:rsidRDefault="00BF1C8B" w:rsidP="00431556">
      <w:pPr>
        <w:pStyle w:val="af1"/>
        <w:numPr>
          <w:ilvl w:val="0"/>
          <w:numId w:val="23"/>
        </w:numPr>
        <w:ind w:firstLineChars="0"/>
      </w:pPr>
      <w:r>
        <w:rPr>
          <w:rFonts w:hint="eastAsia"/>
        </w:rPr>
        <w:t>单身信息点：</w:t>
      </w:r>
      <w:r w:rsidRPr="000C0DAA">
        <w:rPr>
          <w:rFonts w:hint="eastAsia"/>
          <w:shd w:val="clear" w:color="auto" w:fill="92D050"/>
        </w:rPr>
        <w:t>序号、</w:t>
      </w:r>
      <w:r w:rsidR="00352343">
        <w:rPr>
          <w:rFonts w:hint="eastAsia"/>
          <w:shd w:val="clear" w:color="auto" w:fill="92D050"/>
        </w:rPr>
        <w:t>商品</w:t>
      </w:r>
      <w:r w:rsidRPr="000C0DAA">
        <w:rPr>
          <w:rFonts w:hint="eastAsia"/>
          <w:shd w:val="clear" w:color="auto" w:fill="92D050"/>
        </w:rPr>
        <w:t>编码、</w:t>
      </w:r>
      <w:r w:rsidR="00352343">
        <w:rPr>
          <w:rFonts w:hint="eastAsia"/>
          <w:shd w:val="clear" w:color="auto" w:fill="92D050"/>
        </w:rPr>
        <w:t>商品</w:t>
      </w:r>
      <w:r w:rsidRPr="000C0DAA">
        <w:rPr>
          <w:rFonts w:hint="eastAsia"/>
          <w:shd w:val="clear" w:color="auto" w:fill="92D050"/>
        </w:rPr>
        <w:t>名称、</w:t>
      </w:r>
      <w:r w:rsidR="00352343">
        <w:rPr>
          <w:rFonts w:hint="eastAsia"/>
          <w:shd w:val="clear" w:color="auto" w:fill="92D050"/>
        </w:rPr>
        <w:t>商品</w:t>
      </w:r>
      <w:r w:rsidRPr="000C0DAA">
        <w:rPr>
          <w:rFonts w:hint="eastAsia"/>
          <w:shd w:val="clear" w:color="auto" w:fill="92D050"/>
        </w:rPr>
        <w:t>规格、</w:t>
      </w:r>
      <w:r w:rsidR="00352343">
        <w:rPr>
          <w:rFonts w:hint="eastAsia"/>
          <w:shd w:val="clear" w:color="auto" w:fill="92D050"/>
        </w:rPr>
        <w:t>商品</w:t>
      </w:r>
      <w:r w:rsidRPr="000C0DAA">
        <w:rPr>
          <w:rFonts w:hint="eastAsia"/>
          <w:shd w:val="clear" w:color="auto" w:fill="92D050"/>
        </w:rPr>
        <w:t>类别</w:t>
      </w:r>
      <w:r w:rsidR="00D01832" w:rsidRPr="000C0DAA">
        <w:rPr>
          <w:rFonts w:hint="eastAsia"/>
          <w:shd w:val="clear" w:color="auto" w:fill="92D050"/>
        </w:rPr>
        <w:t>、等级</w:t>
      </w:r>
      <w:r w:rsidRPr="000C0DAA">
        <w:rPr>
          <w:rFonts w:hint="eastAsia"/>
          <w:shd w:val="clear" w:color="auto" w:fill="92D050"/>
        </w:rPr>
        <w:t>、数量</w:t>
      </w:r>
      <w:r w:rsidR="0035256A">
        <w:rPr>
          <w:rFonts w:hint="eastAsia"/>
          <w:shd w:val="clear" w:color="auto" w:fill="92D050"/>
        </w:rPr>
        <w:t>、</w:t>
      </w:r>
      <w:r w:rsidR="0035256A" w:rsidRPr="000C0DAA">
        <w:rPr>
          <w:rFonts w:hint="eastAsia"/>
          <w:shd w:val="clear" w:color="auto" w:fill="92D050"/>
        </w:rPr>
        <w:t>单位</w:t>
      </w:r>
      <w:r w:rsidRPr="000C0DAA">
        <w:rPr>
          <w:rFonts w:hint="eastAsia"/>
          <w:shd w:val="clear" w:color="auto" w:fill="92D050"/>
        </w:rPr>
        <w:t>、计价单位、单位租金、租赁开始时间、</w:t>
      </w:r>
      <w:r w:rsidR="002E259A">
        <w:rPr>
          <w:rFonts w:hint="eastAsia"/>
          <w:shd w:val="clear" w:color="auto" w:fill="92D050"/>
        </w:rPr>
        <w:t>租期</w:t>
      </w:r>
      <w:r w:rsidRPr="000C0DAA">
        <w:rPr>
          <w:rFonts w:hint="eastAsia"/>
          <w:shd w:val="clear" w:color="auto" w:fill="92D050"/>
        </w:rPr>
        <w:t>、租金小计、每件押金、押金小计、逾期单位租金</w:t>
      </w:r>
      <w:r>
        <w:rPr>
          <w:rFonts w:hint="eastAsia"/>
        </w:rPr>
        <w:t>、预交货日期、赠品、前置单据、结案状态、备注</w:t>
      </w:r>
      <w:r w:rsidR="0071690B">
        <w:rPr>
          <w:rFonts w:hint="eastAsia"/>
        </w:rPr>
        <w:t>、已发数量</w:t>
      </w:r>
      <w:r w:rsidR="00D82F4F">
        <w:rPr>
          <w:rFonts w:hint="eastAsia"/>
        </w:rPr>
        <w:t>、已还数量</w:t>
      </w:r>
    </w:p>
    <w:p w:rsidR="00BF1C8B" w:rsidRDefault="00BF1C8B" w:rsidP="00431556">
      <w:pPr>
        <w:pStyle w:val="af1"/>
        <w:numPr>
          <w:ilvl w:val="0"/>
          <w:numId w:val="23"/>
        </w:numPr>
        <w:ind w:firstLineChars="0"/>
      </w:pPr>
      <w:r>
        <w:rPr>
          <w:rFonts w:hint="eastAsia"/>
        </w:rPr>
        <w:t>支付流水信息点：序号、支付网关、支付金额、支付类型（预授权、消费）、支付时间</w:t>
      </w:r>
    </w:p>
    <w:p w:rsidR="0007385E" w:rsidRDefault="0007385E" w:rsidP="00431556">
      <w:pPr>
        <w:pStyle w:val="af1"/>
        <w:numPr>
          <w:ilvl w:val="0"/>
          <w:numId w:val="23"/>
        </w:numPr>
        <w:ind w:firstLineChars="0"/>
      </w:pPr>
      <w:r>
        <w:rPr>
          <w:rFonts w:hint="eastAsia"/>
        </w:rPr>
        <w:t>业务功能说明：</w:t>
      </w:r>
    </w:p>
    <w:tbl>
      <w:tblPr>
        <w:tblStyle w:val="af"/>
        <w:tblW w:w="0" w:type="auto"/>
        <w:tblLook w:val="04A0"/>
      </w:tblPr>
      <w:tblGrid>
        <w:gridCol w:w="1668"/>
        <w:gridCol w:w="4750"/>
        <w:gridCol w:w="3210"/>
      </w:tblGrid>
      <w:tr w:rsidR="0007385E" w:rsidTr="00F06562">
        <w:tc>
          <w:tcPr>
            <w:tcW w:w="1668" w:type="dxa"/>
          </w:tcPr>
          <w:p w:rsidR="0007385E" w:rsidRDefault="0007385E" w:rsidP="00F06562">
            <w:r>
              <w:rPr>
                <w:rFonts w:hint="eastAsia"/>
              </w:rPr>
              <w:t>作业编号</w:t>
            </w:r>
          </w:p>
        </w:tc>
        <w:tc>
          <w:tcPr>
            <w:tcW w:w="4750" w:type="dxa"/>
          </w:tcPr>
          <w:p w:rsidR="0007385E" w:rsidRDefault="0007385E" w:rsidP="00F06562">
            <w:r>
              <w:rPr>
                <w:rFonts w:hint="eastAsia"/>
              </w:rPr>
              <w:t>页面元素描述</w:t>
            </w:r>
          </w:p>
        </w:tc>
        <w:tc>
          <w:tcPr>
            <w:tcW w:w="3210" w:type="dxa"/>
          </w:tcPr>
          <w:p w:rsidR="0007385E" w:rsidRDefault="0007385E" w:rsidP="00F06562">
            <w:r>
              <w:rPr>
                <w:rFonts w:hint="eastAsia"/>
              </w:rPr>
              <w:t>业务逻辑</w:t>
            </w:r>
          </w:p>
        </w:tc>
      </w:tr>
      <w:tr w:rsidR="00820AFB" w:rsidTr="00F06562">
        <w:tc>
          <w:tcPr>
            <w:tcW w:w="1668" w:type="dxa"/>
          </w:tcPr>
          <w:p w:rsidR="00820AFB" w:rsidRDefault="00820AFB" w:rsidP="00F06562">
            <w:r>
              <w:rPr>
                <w:rFonts w:hint="eastAsia"/>
              </w:rPr>
              <w:t>前台相关页面</w:t>
            </w:r>
          </w:p>
          <w:p w:rsidR="00531799" w:rsidRDefault="00531799" w:rsidP="00F06562">
            <w:pPr>
              <w:rPr>
                <w:kern w:val="0"/>
              </w:rPr>
            </w:pPr>
            <w:bookmarkStart w:id="120" w:name="OLE_LINK9"/>
            <w:bookmarkStart w:id="121" w:name="OLE_LINK10"/>
            <w:r>
              <w:rPr>
                <w:rFonts w:hint="eastAsia"/>
                <w:kern w:val="0"/>
              </w:rPr>
              <w:t>（</w:t>
            </w:r>
            <w:r>
              <w:rPr>
                <w:kern w:val="0"/>
              </w:rPr>
              <w:t>S010-0</w:t>
            </w:r>
            <w:r>
              <w:rPr>
                <w:rFonts w:hint="eastAsia"/>
                <w:kern w:val="0"/>
              </w:rPr>
              <w:t>3</w:t>
            </w:r>
            <w:r>
              <w:rPr>
                <w:kern w:val="0"/>
              </w:rPr>
              <w:t>-3</w:t>
            </w:r>
            <w:r>
              <w:rPr>
                <w:rFonts w:hint="eastAsia"/>
                <w:kern w:val="0"/>
              </w:rPr>
              <w:t>）</w:t>
            </w:r>
            <w:bookmarkEnd w:id="120"/>
            <w:bookmarkEnd w:id="121"/>
          </w:p>
          <w:p w:rsidR="00531799" w:rsidRDefault="00531799" w:rsidP="00F06562">
            <w:pPr>
              <w:rPr>
                <w:kern w:val="0"/>
              </w:rPr>
            </w:pPr>
            <w:r>
              <w:rPr>
                <w:rFonts w:hint="eastAsia"/>
                <w:kern w:val="0"/>
              </w:rPr>
              <w:t>（</w:t>
            </w:r>
            <w:r>
              <w:rPr>
                <w:kern w:val="0"/>
              </w:rPr>
              <w:t>S010-0</w:t>
            </w:r>
            <w:r>
              <w:rPr>
                <w:rFonts w:hint="eastAsia"/>
                <w:kern w:val="0"/>
              </w:rPr>
              <w:t>3</w:t>
            </w:r>
            <w:r>
              <w:rPr>
                <w:kern w:val="0"/>
              </w:rPr>
              <w:t>-</w:t>
            </w:r>
            <w:r>
              <w:rPr>
                <w:rFonts w:hint="eastAsia"/>
                <w:kern w:val="0"/>
              </w:rPr>
              <w:t>4</w:t>
            </w:r>
            <w:r>
              <w:rPr>
                <w:rFonts w:hint="eastAsia"/>
                <w:kern w:val="0"/>
              </w:rPr>
              <w:t>）</w:t>
            </w:r>
          </w:p>
          <w:p w:rsidR="00531799" w:rsidRDefault="00531799" w:rsidP="00F06562">
            <w:r>
              <w:rPr>
                <w:rFonts w:hint="eastAsia"/>
                <w:kern w:val="0"/>
              </w:rPr>
              <w:t>（</w:t>
            </w:r>
            <w:r>
              <w:rPr>
                <w:kern w:val="0"/>
              </w:rPr>
              <w:t>S010-0</w:t>
            </w:r>
            <w:r>
              <w:rPr>
                <w:rFonts w:hint="eastAsia"/>
                <w:kern w:val="0"/>
              </w:rPr>
              <w:t>3</w:t>
            </w:r>
            <w:r>
              <w:rPr>
                <w:kern w:val="0"/>
              </w:rPr>
              <w:t>-</w:t>
            </w:r>
            <w:r>
              <w:rPr>
                <w:rFonts w:hint="eastAsia"/>
                <w:kern w:val="0"/>
              </w:rPr>
              <w:t>5</w:t>
            </w:r>
            <w:r>
              <w:rPr>
                <w:rFonts w:hint="eastAsia"/>
                <w:kern w:val="0"/>
              </w:rPr>
              <w:t>）</w:t>
            </w:r>
          </w:p>
        </w:tc>
        <w:tc>
          <w:tcPr>
            <w:tcW w:w="4750" w:type="dxa"/>
          </w:tcPr>
          <w:p w:rsidR="00820AFB" w:rsidRDefault="00820AFB" w:rsidP="00F06562">
            <w:r>
              <w:rPr>
                <w:rFonts w:hint="eastAsia"/>
              </w:rPr>
              <w:t>参照</w:t>
            </w:r>
            <w:r>
              <w:rPr>
                <w:rFonts w:hint="eastAsia"/>
              </w:rPr>
              <w:t>UI</w:t>
            </w:r>
            <w:r>
              <w:rPr>
                <w:rFonts w:hint="eastAsia"/>
              </w:rPr>
              <w:t>设计图</w:t>
            </w:r>
          </w:p>
        </w:tc>
        <w:tc>
          <w:tcPr>
            <w:tcW w:w="3210" w:type="dxa"/>
          </w:tcPr>
          <w:p w:rsidR="00820AFB" w:rsidRDefault="00820AFB" w:rsidP="00D10FB8">
            <w:r>
              <w:rPr>
                <w:rFonts w:hint="eastAsia"/>
              </w:rPr>
              <w:t>会员可针对</w:t>
            </w:r>
            <w:r w:rsidR="00F05884">
              <w:rPr>
                <w:rFonts w:hint="eastAsia"/>
              </w:rPr>
              <w:t>有货</w:t>
            </w:r>
            <w:r>
              <w:rPr>
                <w:rFonts w:hint="eastAsia"/>
              </w:rPr>
              <w:t>的商品进行租赁</w:t>
            </w:r>
            <w:r w:rsidR="00592737">
              <w:rPr>
                <w:rFonts w:hint="eastAsia"/>
              </w:rPr>
              <w:t>订单的提交</w:t>
            </w:r>
            <w:r>
              <w:rPr>
                <w:rFonts w:hint="eastAsia"/>
              </w:rPr>
              <w:t>，</w:t>
            </w:r>
            <w:r w:rsidR="00D10FB8">
              <w:rPr>
                <w:rFonts w:hint="eastAsia"/>
              </w:rPr>
              <w:t>订单在</w:t>
            </w:r>
            <w:r>
              <w:rPr>
                <w:rFonts w:hint="eastAsia"/>
              </w:rPr>
              <w:t>后台</w:t>
            </w:r>
            <w:r w:rsidR="00D10FB8">
              <w:rPr>
                <w:rFonts w:hint="eastAsia"/>
              </w:rPr>
              <w:t>的后续发货等处理信息前台可及时看到</w:t>
            </w:r>
            <w:r>
              <w:rPr>
                <w:rFonts w:hint="eastAsia"/>
              </w:rPr>
              <w:t>。</w:t>
            </w:r>
            <w:r w:rsidR="003704B1">
              <w:rPr>
                <w:rFonts w:hint="eastAsia"/>
              </w:rPr>
              <w:t>前台的订单明细中需要提供</w:t>
            </w:r>
            <w:r w:rsidR="00C51C2F">
              <w:rPr>
                <w:rFonts w:hint="eastAsia"/>
              </w:rPr>
              <w:t>在线支付、</w:t>
            </w:r>
            <w:r w:rsidR="003704B1">
              <w:rPr>
                <w:rFonts w:hint="eastAsia"/>
              </w:rPr>
              <w:t>租赁返还</w:t>
            </w:r>
            <w:r w:rsidR="00840356">
              <w:rPr>
                <w:rFonts w:hint="eastAsia"/>
              </w:rPr>
              <w:t>的</w:t>
            </w:r>
            <w:r w:rsidR="003704B1">
              <w:rPr>
                <w:rFonts w:hint="eastAsia"/>
              </w:rPr>
              <w:t>功能链接</w:t>
            </w:r>
          </w:p>
        </w:tc>
      </w:tr>
      <w:tr w:rsidR="00820AFB" w:rsidTr="00F06562">
        <w:tc>
          <w:tcPr>
            <w:tcW w:w="1668" w:type="dxa"/>
          </w:tcPr>
          <w:p w:rsidR="00820AFB" w:rsidRDefault="00820AFB" w:rsidP="00F06562">
            <w:r>
              <w:rPr>
                <w:rFonts w:hint="eastAsia"/>
              </w:rPr>
              <w:t>查询列表页面</w:t>
            </w:r>
          </w:p>
        </w:tc>
        <w:tc>
          <w:tcPr>
            <w:tcW w:w="4750" w:type="dxa"/>
          </w:tcPr>
          <w:p w:rsidR="00820AFB" w:rsidRDefault="00820AFB" w:rsidP="002271D5">
            <w:pPr>
              <w:pStyle w:val="af1"/>
              <w:numPr>
                <w:ilvl w:val="0"/>
                <w:numId w:val="151"/>
              </w:numPr>
              <w:ind w:firstLineChars="0"/>
            </w:pPr>
            <w:r>
              <w:rPr>
                <w:rFonts w:hint="eastAsia"/>
              </w:rPr>
              <w:t>查询条件：单据类别、单据编号、单据日期（区间）、</w:t>
            </w:r>
            <w:r w:rsidR="00942AA5">
              <w:rPr>
                <w:rFonts w:hint="eastAsia"/>
              </w:rPr>
              <w:t>业务员、</w:t>
            </w:r>
            <w:r>
              <w:rPr>
                <w:rFonts w:hint="eastAsia"/>
              </w:rPr>
              <w:t>会员</w:t>
            </w:r>
            <w:r w:rsidR="00A544EC">
              <w:rPr>
                <w:rFonts w:hint="eastAsia"/>
              </w:rPr>
              <w:t>、销售类型、销售渠道</w:t>
            </w:r>
            <w:r>
              <w:rPr>
                <w:rFonts w:hint="eastAsia"/>
              </w:rPr>
              <w:t>、单据状态、流程状态、</w:t>
            </w:r>
            <w:r w:rsidR="00AD26C5">
              <w:rPr>
                <w:rFonts w:hint="eastAsia"/>
              </w:rPr>
              <w:t>结案状态、</w:t>
            </w:r>
            <w:r>
              <w:rPr>
                <w:rFonts w:hint="eastAsia"/>
              </w:rPr>
              <w:t>冻结状态、排序方式</w:t>
            </w:r>
          </w:p>
          <w:p w:rsidR="00820AFB" w:rsidRDefault="00820AFB" w:rsidP="002271D5">
            <w:pPr>
              <w:pStyle w:val="af1"/>
              <w:numPr>
                <w:ilvl w:val="0"/>
                <w:numId w:val="151"/>
              </w:numPr>
              <w:ind w:firstLineChars="0"/>
            </w:pPr>
            <w:r>
              <w:rPr>
                <w:rFonts w:hint="eastAsia"/>
              </w:rPr>
              <w:t>列表字段：单据编号、单据类别、单据日期、所属公司、会员</w:t>
            </w:r>
            <w:r w:rsidR="006C63EB">
              <w:rPr>
                <w:rFonts w:hint="eastAsia"/>
              </w:rPr>
              <w:t>、销售类型、销售渠道、</w:t>
            </w:r>
            <w:r>
              <w:rPr>
                <w:rFonts w:hint="eastAsia"/>
              </w:rPr>
              <w:t>单据状态、流程状态、结案状态、冻结状态、总数量、</w:t>
            </w:r>
            <w:r w:rsidR="000C2FFA">
              <w:rPr>
                <w:rFonts w:hint="eastAsia"/>
              </w:rPr>
              <w:t>总租金、总押金</w:t>
            </w:r>
          </w:p>
          <w:p w:rsidR="00820AFB" w:rsidRDefault="00820AFB" w:rsidP="002271D5">
            <w:pPr>
              <w:pStyle w:val="af1"/>
              <w:numPr>
                <w:ilvl w:val="0"/>
                <w:numId w:val="151"/>
              </w:numPr>
              <w:ind w:firstLineChars="0"/>
            </w:pPr>
            <w:r>
              <w:rPr>
                <w:rFonts w:hint="eastAsia"/>
              </w:rPr>
              <w:t>页头功能按钮：新建、提交、审核、编辑、结案</w:t>
            </w:r>
          </w:p>
          <w:p w:rsidR="00820AFB" w:rsidRDefault="00820AFB" w:rsidP="002271D5">
            <w:pPr>
              <w:pStyle w:val="af1"/>
              <w:numPr>
                <w:ilvl w:val="0"/>
                <w:numId w:val="151"/>
              </w:numPr>
              <w:ind w:firstLineChars="0"/>
            </w:pPr>
            <w:r>
              <w:rPr>
                <w:rFonts w:hint="eastAsia"/>
              </w:rPr>
              <w:t>列表功能按钮：修改、提交、审核、结案</w:t>
            </w:r>
          </w:p>
        </w:tc>
        <w:tc>
          <w:tcPr>
            <w:tcW w:w="3210" w:type="dxa"/>
          </w:tcPr>
          <w:p w:rsidR="00820AFB" w:rsidRDefault="00820AFB" w:rsidP="00F06562">
            <w:r>
              <w:rPr>
                <w:rFonts w:hint="eastAsia"/>
              </w:rPr>
              <w:t>无</w:t>
            </w:r>
          </w:p>
        </w:tc>
      </w:tr>
      <w:tr w:rsidR="00820AFB" w:rsidTr="00F06562">
        <w:tc>
          <w:tcPr>
            <w:tcW w:w="1668" w:type="dxa"/>
          </w:tcPr>
          <w:p w:rsidR="00820AFB" w:rsidRDefault="00820AFB" w:rsidP="00F06562">
            <w:r>
              <w:rPr>
                <w:rFonts w:hint="eastAsia"/>
              </w:rPr>
              <w:t>详情页面</w:t>
            </w:r>
            <w:r>
              <w:rPr>
                <w:rFonts w:hint="eastAsia"/>
              </w:rPr>
              <w:t>-</w:t>
            </w:r>
            <w:r>
              <w:rPr>
                <w:rFonts w:hint="eastAsia"/>
              </w:rPr>
              <w:t>新建</w:t>
            </w:r>
          </w:p>
          <w:p w:rsidR="00531799" w:rsidRDefault="00531799" w:rsidP="00F06562">
            <w:r>
              <w:rPr>
                <w:rFonts w:hint="eastAsia"/>
                <w:kern w:val="0"/>
              </w:rPr>
              <w:t>（</w:t>
            </w:r>
            <w:r>
              <w:rPr>
                <w:kern w:val="0"/>
              </w:rPr>
              <w:t>S010-0</w:t>
            </w:r>
            <w:r>
              <w:rPr>
                <w:rFonts w:hint="eastAsia"/>
                <w:kern w:val="0"/>
              </w:rPr>
              <w:t>3</w:t>
            </w:r>
            <w:r>
              <w:rPr>
                <w:kern w:val="0"/>
              </w:rPr>
              <w:t>-</w:t>
            </w:r>
            <w:r>
              <w:rPr>
                <w:rFonts w:hint="eastAsia"/>
                <w:kern w:val="0"/>
              </w:rPr>
              <w:t>2</w:t>
            </w:r>
            <w:r>
              <w:rPr>
                <w:rFonts w:hint="eastAsia"/>
                <w:kern w:val="0"/>
              </w:rPr>
              <w:t>）</w:t>
            </w:r>
          </w:p>
        </w:tc>
        <w:tc>
          <w:tcPr>
            <w:tcW w:w="4750" w:type="dxa"/>
          </w:tcPr>
          <w:p w:rsidR="00820AFB" w:rsidRDefault="00820AFB" w:rsidP="002271D5">
            <w:pPr>
              <w:pStyle w:val="af1"/>
              <w:numPr>
                <w:ilvl w:val="0"/>
                <w:numId w:val="153"/>
              </w:numPr>
              <w:ind w:firstLineChars="0"/>
            </w:pPr>
            <w:r>
              <w:rPr>
                <w:rFonts w:hint="eastAsia"/>
              </w:rPr>
              <w:t>单头信息除了“</w:t>
            </w:r>
            <w:r w:rsidR="00F45235">
              <w:rPr>
                <w:rFonts w:hint="eastAsia"/>
              </w:rPr>
              <w:t>业务员</w:t>
            </w:r>
            <w:r>
              <w:rPr>
                <w:rFonts w:hint="eastAsia"/>
              </w:rPr>
              <w:t>、备注”，其他字段均为必填字段；</w:t>
            </w:r>
            <w:r w:rsidR="0001052E">
              <w:rPr>
                <w:rFonts w:hint="eastAsia"/>
              </w:rPr>
              <w:t>单据</w:t>
            </w:r>
            <w:r>
              <w:rPr>
                <w:rFonts w:hint="eastAsia"/>
              </w:rPr>
              <w:t>编号是唯一值；“结案状态、单据状态、流程状态、冻结状态”全部通过功能按钮来改变，在所有详情页面都是只读；“总数量、</w:t>
            </w:r>
            <w:r w:rsidR="000626DF">
              <w:rPr>
                <w:rFonts w:hint="eastAsia"/>
              </w:rPr>
              <w:t>总租金、总押金</w:t>
            </w:r>
            <w:r>
              <w:rPr>
                <w:rFonts w:hint="eastAsia"/>
              </w:rPr>
              <w:t>”默认值</w:t>
            </w:r>
            <w:r>
              <w:rPr>
                <w:rFonts w:hint="eastAsia"/>
              </w:rPr>
              <w:t>=0</w:t>
            </w:r>
            <w:r>
              <w:rPr>
                <w:rFonts w:hint="eastAsia"/>
              </w:rPr>
              <w:t>，全部都是通过单身自动计算，在所有的详情页面均为只读。</w:t>
            </w:r>
          </w:p>
          <w:p w:rsidR="00820AFB" w:rsidRDefault="00820AFB" w:rsidP="002271D5">
            <w:pPr>
              <w:pStyle w:val="af1"/>
              <w:numPr>
                <w:ilvl w:val="0"/>
                <w:numId w:val="153"/>
              </w:numPr>
              <w:ind w:firstLineChars="0"/>
            </w:pPr>
            <w:r>
              <w:rPr>
                <w:rFonts w:hint="eastAsia"/>
              </w:rPr>
              <w:t>单身</w:t>
            </w:r>
            <w:r w:rsidR="0044105C">
              <w:rPr>
                <w:rFonts w:hint="eastAsia"/>
              </w:rPr>
              <w:t>商品</w:t>
            </w:r>
            <w:r w:rsidRPr="00EC7D93">
              <w:rPr>
                <w:rFonts w:hint="eastAsia"/>
              </w:rPr>
              <w:t>名称、</w:t>
            </w:r>
            <w:r w:rsidR="0044105C">
              <w:rPr>
                <w:rFonts w:hint="eastAsia"/>
              </w:rPr>
              <w:t>商品</w:t>
            </w:r>
            <w:r w:rsidRPr="00EC7D93">
              <w:rPr>
                <w:rFonts w:hint="eastAsia"/>
              </w:rPr>
              <w:t>规格、单位、</w:t>
            </w:r>
            <w:r w:rsidR="0044105C">
              <w:rPr>
                <w:rFonts w:hint="eastAsia"/>
              </w:rPr>
              <w:t>商品</w:t>
            </w:r>
            <w:r w:rsidRPr="00EC7D93">
              <w:rPr>
                <w:rFonts w:hint="eastAsia"/>
              </w:rPr>
              <w:t>类别</w:t>
            </w:r>
            <w:r w:rsidR="00E75C27">
              <w:rPr>
                <w:rFonts w:hint="eastAsia"/>
              </w:rPr>
              <w:t>、单位租金</w:t>
            </w:r>
            <w:r w:rsidR="000311EB">
              <w:rPr>
                <w:rFonts w:hint="eastAsia"/>
              </w:rPr>
              <w:t>、逾期单位租金</w:t>
            </w:r>
            <w:r>
              <w:rPr>
                <w:rFonts w:hint="eastAsia"/>
              </w:rPr>
              <w:t>都是只读，根据选择的</w:t>
            </w:r>
            <w:r w:rsidR="0044105C">
              <w:rPr>
                <w:rFonts w:hint="eastAsia"/>
              </w:rPr>
              <w:t>商品</w:t>
            </w:r>
            <w:r>
              <w:rPr>
                <w:rFonts w:hint="eastAsia"/>
              </w:rPr>
              <w:t>自动带出；只可修改“</w:t>
            </w:r>
            <w:r w:rsidR="0044105C">
              <w:rPr>
                <w:rFonts w:hint="eastAsia"/>
              </w:rPr>
              <w:t>商品</w:t>
            </w:r>
            <w:r>
              <w:rPr>
                <w:rFonts w:hint="eastAsia"/>
              </w:rPr>
              <w:t>编号、</w:t>
            </w:r>
            <w:r w:rsidR="00E75C27">
              <w:rPr>
                <w:rFonts w:hint="eastAsia"/>
              </w:rPr>
              <w:t>等级、计价单位、</w:t>
            </w:r>
            <w:r>
              <w:rPr>
                <w:rFonts w:hint="eastAsia"/>
              </w:rPr>
              <w:t>数量、</w:t>
            </w:r>
            <w:r w:rsidR="000311EB">
              <w:rPr>
                <w:rFonts w:hint="eastAsia"/>
              </w:rPr>
              <w:t>每件押金</w:t>
            </w:r>
            <w:r w:rsidR="00BB2F8F">
              <w:rPr>
                <w:rFonts w:hint="eastAsia"/>
              </w:rPr>
              <w:t>、租赁开始时间</w:t>
            </w:r>
            <w:r w:rsidR="000311EB">
              <w:rPr>
                <w:rFonts w:hint="eastAsia"/>
              </w:rPr>
              <w:t>、租期</w:t>
            </w:r>
            <w:r>
              <w:rPr>
                <w:rFonts w:hint="eastAsia"/>
              </w:rPr>
              <w:t>、</w:t>
            </w:r>
            <w:r w:rsidR="000311EB">
              <w:rPr>
                <w:rFonts w:hint="eastAsia"/>
              </w:rPr>
              <w:t>预</w:t>
            </w:r>
            <w:r>
              <w:rPr>
                <w:rFonts w:hint="eastAsia"/>
              </w:rPr>
              <w:t>交货日期、赠品、备注”</w:t>
            </w:r>
            <w:r w:rsidR="000311EB">
              <w:rPr>
                <w:rFonts w:hint="eastAsia"/>
              </w:rPr>
              <w:t>，</w:t>
            </w:r>
            <w:r>
              <w:rPr>
                <w:rFonts w:hint="eastAsia"/>
              </w:rPr>
              <w:t>其他字段只读</w:t>
            </w:r>
            <w:r w:rsidR="000311EB">
              <w:rPr>
                <w:rFonts w:hint="eastAsia"/>
              </w:rPr>
              <w:t>，其中“租金小计、押金小计</w:t>
            </w:r>
            <w:r w:rsidR="00687C33">
              <w:rPr>
                <w:rFonts w:hint="eastAsia"/>
              </w:rPr>
              <w:t>”</w:t>
            </w:r>
            <w:r w:rsidR="000311EB">
              <w:rPr>
                <w:rFonts w:hint="eastAsia"/>
              </w:rPr>
              <w:t>为自动计</w:t>
            </w:r>
            <w:r w:rsidR="000311EB">
              <w:rPr>
                <w:rFonts w:hint="eastAsia"/>
              </w:rPr>
              <w:lastRenderedPageBreak/>
              <w:t>算</w:t>
            </w:r>
            <w:r>
              <w:rPr>
                <w:rFonts w:hint="eastAsia"/>
              </w:rPr>
              <w:t>。</w:t>
            </w:r>
            <w:r w:rsidR="00CF4793">
              <w:rPr>
                <w:rFonts w:hint="eastAsia"/>
              </w:rPr>
              <w:t>“前置单据”记录前置的租赁预约单的单号和单身序号</w:t>
            </w:r>
            <w:r w:rsidR="002E436B">
              <w:rPr>
                <w:rFonts w:hint="eastAsia"/>
              </w:rPr>
              <w:t>。</w:t>
            </w:r>
          </w:p>
          <w:p w:rsidR="00820AFB" w:rsidRDefault="00820AFB" w:rsidP="002271D5">
            <w:pPr>
              <w:pStyle w:val="af1"/>
              <w:numPr>
                <w:ilvl w:val="0"/>
                <w:numId w:val="153"/>
              </w:numPr>
              <w:ind w:firstLineChars="0"/>
            </w:pPr>
            <w:r>
              <w:rPr>
                <w:rFonts w:hint="eastAsia"/>
              </w:rPr>
              <w:t>功能按钮：保存、提交、返回（根据状态来显示对应按钮）</w:t>
            </w:r>
          </w:p>
        </w:tc>
        <w:tc>
          <w:tcPr>
            <w:tcW w:w="3210" w:type="dxa"/>
          </w:tcPr>
          <w:p w:rsidR="0089380D" w:rsidRDefault="0089380D" w:rsidP="002271D5">
            <w:pPr>
              <w:pStyle w:val="af1"/>
              <w:numPr>
                <w:ilvl w:val="0"/>
                <w:numId w:val="152"/>
              </w:numPr>
              <w:ind w:firstLineChars="0"/>
            </w:pPr>
            <w:r>
              <w:rPr>
                <w:rFonts w:hint="eastAsia"/>
              </w:rPr>
              <w:lastRenderedPageBreak/>
              <w:t>后台也可以直接建订单</w:t>
            </w:r>
          </w:p>
          <w:p w:rsidR="00820AFB" w:rsidRDefault="00820AFB" w:rsidP="002271D5">
            <w:pPr>
              <w:pStyle w:val="af1"/>
              <w:numPr>
                <w:ilvl w:val="0"/>
                <w:numId w:val="152"/>
              </w:numPr>
              <w:ind w:firstLineChars="0"/>
            </w:pPr>
            <w:r>
              <w:rPr>
                <w:rFonts w:hint="eastAsia"/>
              </w:rPr>
              <w:t>单头版本是预留字段，给下一期实施的变更单使用，</w:t>
            </w:r>
            <w:r w:rsidRPr="009F12EF">
              <w:rPr>
                <w:rFonts w:hint="eastAsia"/>
              </w:rPr>
              <w:t>默认为</w:t>
            </w:r>
            <w:r w:rsidRPr="009F12EF">
              <w:rPr>
                <w:rFonts w:hint="eastAsia"/>
              </w:rPr>
              <w:t>0</w:t>
            </w:r>
            <w:r w:rsidRPr="009F12EF">
              <w:rPr>
                <w:rFonts w:hint="eastAsia"/>
              </w:rPr>
              <w:t>，不能修改，根据变更单，变更一次在原来的基础上加</w:t>
            </w:r>
            <w:r w:rsidRPr="009F12EF">
              <w:rPr>
                <w:rFonts w:hint="eastAsia"/>
              </w:rPr>
              <w:t>1</w:t>
            </w:r>
            <w:r>
              <w:rPr>
                <w:rFonts w:hint="eastAsia"/>
              </w:rPr>
              <w:t>。</w:t>
            </w:r>
          </w:p>
          <w:p w:rsidR="00820AFB" w:rsidRDefault="00820AFB" w:rsidP="002271D5">
            <w:pPr>
              <w:pStyle w:val="af1"/>
              <w:numPr>
                <w:ilvl w:val="0"/>
                <w:numId w:val="152"/>
              </w:numPr>
              <w:ind w:firstLineChars="0"/>
            </w:pPr>
            <w:r>
              <w:rPr>
                <w:rFonts w:hint="eastAsia"/>
              </w:rPr>
              <w:t>单头所有的状态流转参考</w:t>
            </w:r>
            <w:r w:rsidR="0044105C">
              <w:rPr>
                <w:rFonts w:hint="eastAsia"/>
              </w:rPr>
              <w:t>商品</w:t>
            </w:r>
            <w:r>
              <w:rPr>
                <w:rFonts w:hint="eastAsia"/>
              </w:rPr>
              <w:t>标准的状态流转图</w:t>
            </w:r>
          </w:p>
          <w:p w:rsidR="00820AFB" w:rsidRDefault="00722066" w:rsidP="002271D5">
            <w:pPr>
              <w:pStyle w:val="af1"/>
              <w:numPr>
                <w:ilvl w:val="0"/>
                <w:numId w:val="152"/>
              </w:numPr>
              <w:ind w:firstLineChars="0"/>
            </w:pPr>
            <w:r>
              <w:rPr>
                <w:rFonts w:hint="eastAsia"/>
              </w:rPr>
              <w:t>如果是直接建单，则</w:t>
            </w:r>
            <w:r w:rsidR="00820AFB">
              <w:rPr>
                <w:rFonts w:hint="eastAsia"/>
              </w:rPr>
              <w:t>单身可“添加明细、批量删除”</w:t>
            </w:r>
          </w:p>
          <w:p w:rsidR="00722066" w:rsidRDefault="00722066" w:rsidP="002271D5">
            <w:pPr>
              <w:pStyle w:val="af1"/>
              <w:numPr>
                <w:ilvl w:val="0"/>
                <w:numId w:val="152"/>
              </w:numPr>
              <w:ind w:firstLineChars="0"/>
            </w:pPr>
            <w:r>
              <w:rPr>
                <w:rFonts w:hint="eastAsia"/>
              </w:rPr>
              <w:t>如果是来源于租赁预约单转租赁订单，则单身不可添加或者删除。</w:t>
            </w:r>
          </w:p>
          <w:p w:rsidR="00820AFB" w:rsidRDefault="00820AFB" w:rsidP="00F06562">
            <w:pPr>
              <w:pStyle w:val="af1"/>
              <w:ind w:left="360" w:firstLineChars="0" w:firstLine="0"/>
            </w:pPr>
          </w:p>
          <w:p w:rsidR="00820AFB" w:rsidRPr="008C7835" w:rsidRDefault="00820AFB" w:rsidP="00F06562"/>
        </w:tc>
      </w:tr>
      <w:tr w:rsidR="00820AFB" w:rsidTr="00F06562">
        <w:tc>
          <w:tcPr>
            <w:tcW w:w="1668" w:type="dxa"/>
          </w:tcPr>
          <w:p w:rsidR="00820AFB" w:rsidRDefault="00820AFB" w:rsidP="00F06562">
            <w:r>
              <w:rPr>
                <w:rFonts w:hint="eastAsia"/>
              </w:rPr>
              <w:lastRenderedPageBreak/>
              <w:t>详情页面</w:t>
            </w:r>
            <w:r>
              <w:rPr>
                <w:rFonts w:hint="eastAsia"/>
              </w:rPr>
              <w:t>-</w:t>
            </w:r>
            <w:r>
              <w:rPr>
                <w:rFonts w:hint="eastAsia"/>
              </w:rPr>
              <w:t>维护</w:t>
            </w:r>
          </w:p>
          <w:p w:rsidR="00531799" w:rsidRDefault="00531799" w:rsidP="00F06562">
            <w:r>
              <w:rPr>
                <w:rFonts w:hint="eastAsia"/>
                <w:kern w:val="0"/>
              </w:rPr>
              <w:t>（</w:t>
            </w:r>
            <w:r>
              <w:rPr>
                <w:kern w:val="0"/>
              </w:rPr>
              <w:t>S010-0</w:t>
            </w:r>
            <w:r>
              <w:rPr>
                <w:rFonts w:hint="eastAsia"/>
                <w:kern w:val="0"/>
              </w:rPr>
              <w:t>3</w:t>
            </w:r>
            <w:r>
              <w:rPr>
                <w:kern w:val="0"/>
              </w:rPr>
              <w:t>-</w:t>
            </w:r>
            <w:r>
              <w:rPr>
                <w:rFonts w:hint="eastAsia"/>
                <w:kern w:val="0"/>
              </w:rPr>
              <w:t>2</w:t>
            </w:r>
            <w:r>
              <w:rPr>
                <w:rFonts w:hint="eastAsia"/>
                <w:kern w:val="0"/>
              </w:rPr>
              <w:t>）</w:t>
            </w:r>
          </w:p>
        </w:tc>
        <w:tc>
          <w:tcPr>
            <w:tcW w:w="4750" w:type="dxa"/>
          </w:tcPr>
          <w:p w:rsidR="00820AFB" w:rsidRDefault="00820AFB" w:rsidP="002271D5">
            <w:pPr>
              <w:pStyle w:val="af1"/>
              <w:numPr>
                <w:ilvl w:val="0"/>
                <w:numId w:val="155"/>
              </w:numPr>
              <w:ind w:firstLineChars="0"/>
            </w:pPr>
            <w:r>
              <w:rPr>
                <w:rFonts w:hint="eastAsia"/>
              </w:rPr>
              <w:t>单据编号、单据类别只读，其余和新建页面页面元素一致</w:t>
            </w:r>
          </w:p>
          <w:p w:rsidR="00820AFB" w:rsidRDefault="00820AFB" w:rsidP="00F06562">
            <w:pPr>
              <w:pStyle w:val="af1"/>
              <w:ind w:left="360" w:firstLineChars="0" w:firstLine="0"/>
            </w:pPr>
          </w:p>
        </w:tc>
        <w:tc>
          <w:tcPr>
            <w:tcW w:w="3210" w:type="dxa"/>
          </w:tcPr>
          <w:p w:rsidR="00820AFB" w:rsidRDefault="00820AFB" w:rsidP="00F06562">
            <w:r>
              <w:rPr>
                <w:rFonts w:hint="eastAsia"/>
              </w:rPr>
              <w:t>与新建页面一致</w:t>
            </w:r>
          </w:p>
        </w:tc>
      </w:tr>
      <w:tr w:rsidR="00820AFB" w:rsidTr="00F06562">
        <w:tc>
          <w:tcPr>
            <w:tcW w:w="1668" w:type="dxa"/>
          </w:tcPr>
          <w:p w:rsidR="00820AFB" w:rsidRDefault="00820AFB" w:rsidP="00F06562">
            <w:r>
              <w:rPr>
                <w:rFonts w:hint="eastAsia"/>
              </w:rPr>
              <w:t>详情页面</w:t>
            </w:r>
            <w:r>
              <w:rPr>
                <w:rFonts w:hint="eastAsia"/>
              </w:rPr>
              <w:t>-</w:t>
            </w:r>
            <w:r>
              <w:rPr>
                <w:rFonts w:hint="eastAsia"/>
              </w:rPr>
              <w:t>审核</w:t>
            </w:r>
          </w:p>
          <w:p w:rsidR="00531799" w:rsidRDefault="00531799" w:rsidP="00F06562">
            <w:r>
              <w:rPr>
                <w:rFonts w:hint="eastAsia"/>
                <w:kern w:val="0"/>
              </w:rPr>
              <w:t>（</w:t>
            </w:r>
            <w:r>
              <w:rPr>
                <w:kern w:val="0"/>
              </w:rPr>
              <w:t>S010-0</w:t>
            </w:r>
            <w:r>
              <w:rPr>
                <w:rFonts w:hint="eastAsia"/>
                <w:kern w:val="0"/>
              </w:rPr>
              <w:t>3</w:t>
            </w:r>
            <w:r>
              <w:rPr>
                <w:kern w:val="0"/>
              </w:rPr>
              <w:t>-</w:t>
            </w:r>
            <w:r>
              <w:rPr>
                <w:rFonts w:hint="eastAsia"/>
                <w:kern w:val="0"/>
              </w:rPr>
              <w:t>7</w:t>
            </w:r>
            <w:r>
              <w:rPr>
                <w:rFonts w:hint="eastAsia"/>
                <w:kern w:val="0"/>
              </w:rPr>
              <w:t>）</w:t>
            </w:r>
          </w:p>
        </w:tc>
        <w:tc>
          <w:tcPr>
            <w:tcW w:w="4750" w:type="dxa"/>
          </w:tcPr>
          <w:p w:rsidR="00820AFB" w:rsidRDefault="00820AFB" w:rsidP="002271D5">
            <w:pPr>
              <w:pStyle w:val="af1"/>
              <w:numPr>
                <w:ilvl w:val="0"/>
                <w:numId w:val="156"/>
              </w:numPr>
              <w:ind w:firstLineChars="0"/>
            </w:pPr>
            <w:r>
              <w:rPr>
                <w:rFonts w:hint="eastAsia"/>
              </w:rPr>
              <w:t>审核意见可以编辑，其他字段均为只读</w:t>
            </w:r>
          </w:p>
          <w:p w:rsidR="00820AFB" w:rsidRDefault="00820AFB" w:rsidP="002271D5">
            <w:pPr>
              <w:pStyle w:val="af1"/>
              <w:numPr>
                <w:ilvl w:val="0"/>
                <w:numId w:val="156"/>
              </w:numPr>
              <w:ind w:firstLineChars="0"/>
            </w:pPr>
            <w:r>
              <w:rPr>
                <w:rFonts w:hint="eastAsia"/>
              </w:rPr>
              <w:t>功能按钮：审核通过、审核拒绝、返回</w:t>
            </w:r>
          </w:p>
        </w:tc>
        <w:tc>
          <w:tcPr>
            <w:tcW w:w="3210" w:type="dxa"/>
          </w:tcPr>
          <w:p w:rsidR="00820AFB" w:rsidRDefault="00A5067C" w:rsidP="002271D5">
            <w:pPr>
              <w:pStyle w:val="af1"/>
              <w:numPr>
                <w:ilvl w:val="0"/>
                <w:numId w:val="159"/>
              </w:numPr>
              <w:ind w:firstLineChars="0"/>
            </w:pPr>
            <w:r>
              <w:rPr>
                <w:rFonts w:hint="eastAsia"/>
              </w:rPr>
              <w:t>直接建单的租赁订单，审核通过时要占用库存。</w:t>
            </w:r>
          </w:p>
          <w:p w:rsidR="00A5067C" w:rsidRDefault="00A5067C" w:rsidP="002271D5">
            <w:pPr>
              <w:pStyle w:val="af1"/>
              <w:numPr>
                <w:ilvl w:val="0"/>
                <w:numId w:val="159"/>
              </w:numPr>
              <w:ind w:firstLineChars="0"/>
            </w:pPr>
            <w:r>
              <w:rPr>
                <w:rFonts w:hint="eastAsia"/>
              </w:rPr>
              <w:t>来源于租赁预约单的租赁订单，审核通过时不用占用库存</w:t>
            </w:r>
          </w:p>
        </w:tc>
      </w:tr>
      <w:tr w:rsidR="00820AFB" w:rsidTr="00F06562">
        <w:tc>
          <w:tcPr>
            <w:tcW w:w="1668" w:type="dxa"/>
          </w:tcPr>
          <w:p w:rsidR="00820AFB" w:rsidRDefault="00820AFB" w:rsidP="00F06562">
            <w:r>
              <w:rPr>
                <w:rFonts w:hint="eastAsia"/>
              </w:rPr>
              <w:t>详情页面</w:t>
            </w:r>
            <w:r>
              <w:rPr>
                <w:rFonts w:hint="eastAsia"/>
              </w:rPr>
              <w:t>-</w:t>
            </w:r>
            <w:r>
              <w:rPr>
                <w:rFonts w:hint="eastAsia"/>
              </w:rPr>
              <w:t>冻结</w:t>
            </w:r>
          </w:p>
        </w:tc>
        <w:tc>
          <w:tcPr>
            <w:tcW w:w="4750" w:type="dxa"/>
          </w:tcPr>
          <w:p w:rsidR="00820AFB" w:rsidRDefault="00820AFB" w:rsidP="002271D5">
            <w:pPr>
              <w:pStyle w:val="af1"/>
              <w:numPr>
                <w:ilvl w:val="0"/>
                <w:numId w:val="157"/>
              </w:numPr>
              <w:ind w:firstLineChars="0"/>
            </w:pPr>
            <w:r>
              <w:rPr>
                <w:rFonts w:hint="eastAsia"/>
              </w:rPr>
              <w:t>冻结备注可以编辑，其他字段均为只读</w:t>
            </w:r>
          </w:p>
          <w:p w:rsidR="00820AFB" w:rsidRDefault="00820AFB" w:rsidP="002271D5">
            <w:pPr>
              <w:pStyle w:val="af1"/>
              <w:numPr>
                <w:ilvl w:val="0"/>
                <w:numId w:val="157"/>
              </w:numPr>
              <w:ind w:firstLineChars="0"/>
            </w:pPr>
            <w:r>
              <w:rPr>
                <w:rFonts w:hint="eastAsia"/>
              </w:rPr>
              <w:t>功能按钮：</w:t>
            </w:r>
          </w:p>
          <w:p w:rsidR="00820AFB" w:rsidRDefault="00820AFB" w:rsidP="002271D5">
            <w:pPr>
              <w:pStyle w:val="af1"/>
              <w:numPr>
                <w:ilvl w:val="0"/>
                <w:numId w:val="157"/>
              </w:numPr>
              <w:ind w:firstLineChars="0"/>
            </w:pPr>
            <w:r>
              <w:rPr>
                <w:rFonts w:hint="eastAsia"/>
              </w:rPr>
              <w:t>冻结、返回</w:t>
            </w:r>
          </w:p>
        </w:tc>
        <w:tc>
          <w:tcPr>
            <w:tcW w:w="3210" w:type="dxa"/>
          </w:tcPr>
          <w:p w:rsidR="00820AFB" w:rsidRDefault="00820AFB" w:rsidP="00F06562"/>
        </w:tc>
      </w:tr>
      <w:tr w:rsidR="00820AFB" w:rsidTr="00F06562">
        <w:tc>
          <w:tcPr>
            <w:tcW w:w="1668" w:type="dxa"/>
          </w:tcPr>
          <w:p w:rsidR="00820AFB" w:rsidRDefault="00820AFB" w:rsidP="00F06562">
            <w:r>
              <w:rPr>
                <w:rFonts w:hint="eastAsia"/>
              </w:rPr>
              <w:t>详情页面</w:t>
            </w:r>
            <w:r>
              <w:rPr>
                <w:rFonts w:hint="eastAsia"/>
              </w:rPr>
              <w:t>-</w:t>
            </w:r>
            <w:r>
              <w:rPr>
                <w:rFonts w:hint="eastAsia"/>
              </w:rPr>
              <w:t>结案</w:t>
            </w:r>
          </w:p>
          <w:p w:rsidR="00531799" w:rsidRDefault="00531799" w:rsidP="00F06562">
            <w:r>
              <w:rPr>
                <w:rFonts w:hint="eastAsia"/>
                <w:kern w:val="0"/>
              </w:rPr>
              <w:t>（</w:t>
            </w:r>
            <w:r>
              <w:rPr>
                <w:kern w:val="0"/>
              </w:rPr>
              <w:t>S010-0</w:t>
            </w:r>
            <w:r>
              <w:rPr>
                <w:rFonts w:hint="eastAsia"/>
                <w:kern w:val="0"/>
              </w:rPr>
              <w:t>3</w:t>
            </w:r>
            <w:r>
              <w:rPr>
                <w:kern w:val="0"/>
              </w:rPr>
              <w:t>-</w:t>
            </w:r>
            <w:r>
              <w:rPr>
                <w:rFonts w:hint="eastAsia"/>
                <w:kern w:val="0"/>
              </w:rPr>
              <w:t>15</w:t>
            </w:r>
            <w:r>
              <w:rPr>
                <w:rFonts w:hint="eastAsia"/>
                <w:kern w:val="0"/>
              </w:rPr>
              <w:t>）</w:t>
            </w:r>
          </w:p>
        </w:tc>
        <w:tc>
          <w:tcPr>
            <w:tcW w:w="4750" w:type="dxa"/>
          </w:tcPr>
          <w:p w:rsidR="00820AFB" w:rsidRDefault="00820AFB" w:rsidP="002271D5">
            <w:pPr>
              <w:pStyle w:val="af1"/>
              <w:numPr>
                <w:ilvl w:val="0"/>
                <w:numId w:val="158"/>
              </w:numPr>
              <w:ind w:firstLineChars="0"/>
            </w:pPr>
            <w:r>
              <w:rPr>
                <w:rFonts w:hint="eastAsia"/>
              </w:rPr>
              <w:t>结案备注可以编辑，其他字段均为只读</w:t>
            </w:r>
          </w:p>
          <w:p w:rsidR="00820AFB" w:rsidRDefault="00820AFB" w:rsidP="002271D5">
            <w:pPr>
              <w:pStyle w:val="af1"/>
              <w:numPr>
                <w:ilvl w:val="0"/>
                <w:numId w:val="158"/>
              </w:numPr>
              <w:ind w:firstLineChars="0"/>
            </w:pPr>
            <w:r>
              <w:rPr>
                <w:rFonts w:hint="eastAsia"/>
              </w:rPr>
              <w:t>功能按钮：结案、返回</w:t>
            </w:r>
          </w:p>
        </w:tc>
        <w:tc>
          <w:tcPr>
            <w:tcW w:w="3210" w:type="dxa"/>
          </w:tcPr>
          <w:p w:rsidR="00820AFB" w:rsidRDefault="00820AFB" w:rsidP="00F06562"/>
        </w:tc>
      </w:tr>
      <w:tr w:rsidR="00794ADC" w:rsidTr="00F06562">
        <w:tc>
          <w:tcPr>
            <w:tcW w:w="1668" w:type="dxa"/>
          </w:tcPr>
          <w:p w:rsidR="00794ADC" w:rsidRDefault="00794ADC" w:rsidP="00F06562">
            <w:r>
              <w:rPr>
                <w:rFonts w:hint="eastAsia"/>
              </w:rPr>
              <w:t>详情页面</w:t>
            </w:r>
            <w:r>
              <w:rPr>
                <w:rFonts w:hint="eastAsia"/>
              </w:rPr>
              <w:t>-</w:t>
            </w:r>
            <w:r>
              <w:rPr>
                <w:rFonts w:hint="eastAsia"/>
              </w:rPr>
              <w:t>查看</w:t>
            </w:r>
          </w:p>
        </w:tc>
        <w:tc>
          <w:tcPr>
            <w:tcW w:w="4750" w:type="dxa"/>
          </w:tcPr>
          <w:p w:rsidR="00794ADC" w:rsidRDefault="00794ADC" w:rsidP="002271D5">
            <w:pPr>
              <w:pStyle w:val="af1"/>
              <w:numPr>
                <w:ilvl w:val="0"/>
                <w:numId w:val="173"/>
              </w:numPr>
              <w:ind w:firstLineChars="0"/>
            </w:pPr>
            <w:r>
              <w:rPr>
                <w:rFonts w:hint="eastAsia"/>
              </w:rPr>
              <w:t>全部字段均只读</w:t>
            </w:r>
          </w:p>
          <w:p w:rsidR="00794ADC" w:rsidRDefault="00794ADC" w:rsidP="002271D5">
            <w:pPr>
              <w:pStyle w:val="af1"/>
              <w:numPr>
                <w:ilvl w:val="0"/>
                <w:numId w:val="173"/>
              </w:numPr>
              <w:ind w:firstLineChars="0"/>
            </w:pPr>
            <w:r>
              <w:rPr>
                <w:rFonts w:hint="eastAsia"/>
              </w:rPr>
              <w:t>功能按钮：销货、续租、返还</w:t>
            </w:r>
          </w:p>
        </w:tc>
        <w:tc>
          <w:tcPr>
            <w:tcW w:w="3210" w:type="dxa"/>
          </w:tcPr>
          <w:p w:rsidR="00794ADC" w:rsidRDefault="00A62B79" w:rsidP="002271D5">
            <w:pPr>
              <w:pStyle w:val="af1"/>
              <w:numPr>
                <w:ilvl w:val="0"/>
                <w:numId w:val="174"/>
              </w:numPr>
              <w:ind w:firstLineChars="0"/>
            </w:pPr>
            <w:r>
              <w:rPr>
                <w:rFonts w:hint="eastAsia"/>
              </w:rPr>
              <w:t>销货：直接跳到租赁销货单的新建页面，该订单数据全部带过去</w:t>
            </w:r>
          </w:p>
          <w:p w:rsidR="00A62B79" w:rsidRDefault="00A62B79" w:rsidP="002271D5">
            <w:pPr>
              <w:pStyle w:val="af1"/>
              <w:numPr>
                <w:ilvl w:val="0"/>
                <w:numId w:val="174"/>
              </w:numPr>
              <w:ind w:firstLineChars="0"/>
            </w:pPr>
            <w:r>
              <w:rPr>
                <w:rFonts w:hint="eastAsia"/>
              </w:rPr>
              <w:t>续租：直接跳到租赁续租单的新建页面，该订单数据全部带过去</w:t>
            </w:r>
          </w:p>
          <w:p w:rsidR="00A62B79" w:rsidRPr="00A62B79" w:rsidRDefault="00A62B79" w:rsidP="002271D5">
            <w:pPr>
              <w:pStyle w:val="af1"/>
              <w:numPr>
                <w:ilvl w:val="0"/>
                <w:numId w:val="174"/>
              </w:numPr>
              <w:ind w:firstLineChars="0"/>
            </w:pPr>
            <w:r>
              <w:rPr>
                <w:rFonts w:hint="eastAsia"/>
              </w:rPr>
              <w:t>返还：直接跳到租赁返还单的新建页面，该订单数据全部带过去</w:t>
            </w:r>
          </w:p>
        </w:tc>
      </w:tr>
    </w:tbl>
    <w:p w:rsidR="0007385E" w:rsidRPr="0007385E" w:rsidRDefault="0007385E" w:rsidP="0007385E"/>
    <w:p w:rsidR="00BF1C8B" w:rsidRDefault="00BF1C8B" w:rsidP="00257349">
      <w:pPr>
        <w:pStyle w:val="4"/>
      </w:pPr>
      <w:r>
        <w:rPr>
          <w:rFonts w:hint="eastAsia"/>
        </w:rPr>
        <w:t>租赁销货单</w:t>
      </w:r>
    </w:p>
    <w:p w:rsidR="00BF1C8B" w:rsidRDefault="00BF1C8B" w:rsidP="00431556">
      <w:pPr>
        <w:pStyle w:val="af1"/>
        <w:numPr>
          <w:ilvl w:val="0"/>
          <w:numId w:val="24"/>
        </w:numPr>
        <w:ind w:firstLineChars="0"/>
      </w:pPr>
      <w:r>
        <w:rPr>
          <w:rFonts w:hint="eastAsia"/>
        </w:rPr>
        <w:t>单头信息点：单据类别、单据编号、单据日期、所属公司、会员、业务员（客服）、来源（二种选择：</w:t>
      </w:r>
      <w:r w:rsidR="0071690B">
        <w:rPr>
          <w:rFonts w:hint="eastAsia"/>
        </w:rPr>
        <w:t>租赁订单</w:t>
      </w:r>
      <w:r>
        <w:rPr>
          <w:rFonts w:hint="eastAsia"/>
        </w:rPr>
        <w:t>，直接</w:t>
      </w:r>
      <w:r w:rsidR="0071690B">
        <w:rPr>
          <w:rFonts w:hint="eastAsia"/>
        </w:rPr>
        <w:t>租赁</w:t>
      </w:r>
      <w:r>
        <w:rPr>
          <w:rFonts w:hint="eastAsia"/>
        </w:rPr>
        <w:t>销货）、销售类型（租赁）、</w:t>
      </w:r>
      <w:r w:rsidR="006265C8">
        <w:rPr>
          <w:rFonts w:hint="eastAsia"/>
        </w:rPr>
        <w:t>销售渠道</w:t>
      </w:r>
      <w:r>
        <w:rPr>
          <w:rFonts w:hint="eastAsia"/>
        </w:rPr>
        <w:t>（</w:t>
      </w:r>
      <w:r>
        <w:rPr>
          <w:rFonts w:hint="eastAsia"/>
        </w:rPr>
        <w:t>2-</w:t>
      </w:r>
      <w:r>
        <w:rPr>
          <w:rFonts w:hint="eastAsia"/>
        </w:rPr>
        <w:t>电商</w:t>
      </w:r>
      <w:r>
        <w:rPr>
          <w:rFonts w:hint="eastAsia"/>
        </w:rPr>
        <w:t xml:space="preserve">  3-</w:t>
      </w:r>
      <w:r>
        <w:rPr>
          <w:rFonts w:hint="eastAsia"/>
        </w:rPr>
        <w:t>实体店）、预结账日、预收款日、结案状态、单据状态、流程状态、冻结状态、总数量、总租金、总押金、收货地址、备注</w:t>
      </w:r>
      <w:r w:rsidR="00A42F8B">
        <w:rPr>
          <w:rFonts w:hint="eastAsia"/>
        </w:rPr>
        <w:t>、运输方式</w:t>
      </w:r>
      <w:r w:rsidR="006E4383">
        <w:rPr>
          <w:rFonts w:hint="eastAsia"/>
        </w:rPr>
        <w:t>（</w:t>
      </w:r>
      <w:r w:rsidR="00297C47">
        <w:rPr>
          <w:rFonts w:hint="eastAsia"/>
        </w:rPr>
        <w:t>自取、送货上门、</w:t>
      </w:r>
      <w:r w:rsidR="003329C8">
        <w:rPr>
          <w:rFonts w:hint="eastAsia"/>
        </w:rPr>
        <w:t>第三方</w:t>
      </w:r>
      <w:r w:rsidR="00297C47">
        <w:rPr>
          <w:rFonts w:hint="eastAsia"/>
        </w:rPr>
        <w:t>物流快递</w:t>
      </w:r>
      <w:r w:rsidR="006E4383">
        <w:rPr>
          <w:rFonts w:hint="eastAsia"/>
        </w:rPr>
        <w:t>）</w:t>
      </w:r>
      <w:r>
        <w:rPr>
          <w:rFonts w:hint="eastAsia"/>
        </w:rPr>
        <w:t>、物流商、物流单号</w:t>
      </w:r>
      <w:r w:rsidR="001C00CA">
        <w:rPr>
          <w:rFonts w:hint="eastAsia"/>
        </w:rPr>
        <w:t>、创建人、创建时间、最后修改人、最后修改时间</w:t>
      </w:r>
    </w:p>
    <w:p w:rsidR="00BF1C8B" w:rsidRDefault="00BF1C8B" w:rsidP="00431556">
      <w:pPr>
        <w:pStyle w:val="af1"/>
        <w:numPr>
          <w:ilvl w:val="0"/>
          <w:numId w:val="24"/>
        </w:numPr>
        <w:ind w:firstLineChars="0"/>
      </w:pPr>
      <w:r>
        <w:rPr>
          <w:rFonts w:hint="eastAsia"/>
        </w:rPr>
        <w:t>单身信息点：序号、</w:t>
      </w:r>
      <w:r w:rsidR="00352343">
        <w:rPr>
          <w:rFonts w:hint="eastAsia"/>
        </w:rPr>
        <w:t>商品</w:t>
      </w:r>
      <w:r>
        <w:rPr>
          <w:rFonts w:hint="eastAsia"/>
        </w:rPr>
        <w:t>编号、</w:t>
      </w:r>
      <w:r w:rsidR="00352343">
        <w:rPr>
          <w:rFonts w:hint="eastAsia"/>
        </w:rPr>
        <w:t>商品</w:t>
      </w:r>
      <w:r>
        <w:rPr>
          <w:rFonts w:hint="eastAsia"/>
        </w:rPr>
        <w:t>名称、</w:t>
      </w:r>
      <w:r w:rsidR="00352343">
        <w:rPr>
          <w:rFonts w:hint="eastAsia"/>
        </w:rPr>
        <w:t>商品</w:t>
      </w:r>
      <w:r>
        <w:rPr>
          <w:rFonts w:hint="eastAsia"/>
        </w:rPr>
        <w:t>规格、单位、仓库、</w:t>
      </w:r>
      <w:r w:rsidR="004211E6">
        <w:rPr>
          <w:rFonts w:hint="eastAsia"/>
        </w:rPr>
        <w:t>订单</w:t>
      </w:r>
      <w:r>
        <w:rPr>
          <w:rFonts w:hint="eastAsia"/>
        </w:rPr>
        <w:t>数量</w:t>
      </w:r>
      <w:r w:rsidR="004211E6">
        <w:rPr>
          <w:rFonts w:hint="eastAsia"/>
        </w:rPr>
        <w:t>、实发数量</w:t>
      </w:r>
      <w:r>
        <w:rPr>
          <w:rFonts w:hint="eastAsia"/>
        </w:rPr>
        <w:t>、等级、</w:t>
      </w:r>
      <w:r w:rsidRPr="00324F05">
        <w:rPr>
          <w:rFonts w:hint="eastAsia"/>
        </w:rPr>
        <w:t>计价单位、单位租金、租赁开始时间、租赁结束时间、租金小计、每件押金、押金小计、</w:t>
      </w:r>
      <w:r w:rsidRPr="00324F05">
        <w:rPr>
          <w:rFonts w:hint="eastAsia"/>
        </w:rPr>
        <w:lastRenderedPageBreak/>
        <w:t>逾期单位租金</w:t>
      </w:r>
      <w:r>
        <w:rPr>
          <w:rFonts w:hint="eastAsia"/>
        </w:rPr>
        <w:t>、赠品、前置单据、备注</w:t>
      </w:r>
    </w:p>
    <w:p w:rsidR="00BF1C8B" w:rsidRDefault="00BF1C8B" w:rsidP="00431556">
      <w:pPr>
        <w:pStyle w:val="af1"/>
        <w:numPr>
          <w:ilvl w:val="0"/>
          <w:numId w:val="24"/>
        </w:numPr>
        <w:ind w:firstLineChars="0"/>
      </w:pPr>
      <w:r>
        <w:rPr>
          <w:rFonts w:hint="eastAsia"/>
        </w:rPr>
        <w:t>子单身信息点：序号、单身序号、商品编码、仓库、库区、库位、</w:t>
      </w:r>
      <w:r>
        <w:rPr>
          <w:rFonts w:hint="eastAsia"/>
        </w:rPr>
        <w:t>SN</w:t>
      </w:r>
      <w:r>
        <w:rPr>
          <w:rFonts w:hint="eastAsia"/>
        </w:rPr>
        <w:t>、</w:t>
      </w:r>
      <w:r>
        <w:rPr>
          <w:rFonts w:hint="eastAsia"/>
        </w:rPr>
        <w:t>NFC</w:t>
      </w:r>
      <w:r>
        <w:rPr>
          <w:rFonts w:hint="eastAsia"/>
        </w:rPr>
        <w:t>明码、</w:t>
      </w:r>
      <w:r>
        <w:rPr>
          <w:rFonts w:hint="eastAsia"/>
        </w:rPr>
        <w:t>NFC</w:t>
      </w:r>
      <w:r>
        <w:rPr>
          <w:rFonts w:hint="eastAsia"/>
        </w:rPr>
        <w:t>密码</w:t>
      </w:r>
    </w:p>
    <w:p w:rsidR="008E021A" w:rsidRDefault="008E021A" w:rsidP="00431556">
      <w:pPr>
        <w:pStyle w:val="af1"/>
        <w:numPr>
          <w:ilvl w:val="0"/>
          <w:numId w:val="24"/>
        </w:numPr>
        <w:ind w:firstLineChars="0"/>
        <w:rPr>
          <w:ins w:id="122" w:author="aibozeng" w:date="2014-07-25T22:06:00Z"/>
          <w:rFonts w:hint="eastAsia"/>
        </w:rPr>
      </w:pPr>
      <w:r>
        <w:rPr>
          <w:rFonts w:hint="eastAsia"/>
        </w:rPr>
        <w:t>业务功能说明：</w:t>
      </w:r>
    </w:p>
    <w:p w:rsidR="00FC463F" w:rsidRDefault="00FC463F" w:rsidP="00431556">
      <w:pPr>
        <w:pStyle w:val="af1"/>
        <w:numPr>
          <w:ilvl w:val="0"/>
          <w:numId w:val="24"/>
        </w:numPr>
        <w:ind w:firstLineChars="0"/>
      </w:pPr>
      <w:ins w:id="123" w:author="aibozeng" w:date="2014-07-25T22:06:00Z">
        <w:r>
          <w:rPr>
            <w:rFonts w:hint="eastAsia"/>
          </w:rPr>
          <w:t>目前只允许一个租期（即租期和开始日期在</w:t>
        </w:r>
      </w:ins>
      <w:ins w:id="124" w:author="aibozeng" w:date="2014-07-25T22:07:00Z">
        <w:r>
          <w:rPr>
            <w:rFonts w:hint="eastAsia"/>
          </w:rPr>
          <w:t>单头</w:t>
        </w:r>
      </w:ins>
      <w:ins w:id="125" w:author="aibozeng" w:date="2014-07-25T22:06:00Z">
        <w:r>
          <w:rPr>
            <w:rFonts w:hint="eastAsia"/>
          </w:rPr>
          <w:t>）</w:t>
        </w:r>
      </w:ins>
    </w:p>
    <w:tbl>
      <w:tblPr>
        <w:tblStyle w:val="af"/>
        <w:tblW w:w="0" w:type="auto"/>
        <w:tblLook w:val="04A0"/>
      </w:tblPr>
      <w:tblGrid>
        <w:gridCol w:w="1668"/>
        <w:gridCol w:w="4750"/>
        <w:gridCol w:w="3210"/>
      </w:tblGrid>
      <w:tr w:rsidR="008E021A" w:rsidTr="00F06562">
        <w:tc>
          <w:tcPr>
            <w:tcW w:w="1668" w:type="dxa"/>
          </w:tcPr>
          <w:p w:rsidR="008E021A" w:rsidRDefault="008E021A" w:rsidP="00F06562">
            <w:r>
              <w:rPr>
                <w:rFonts w:hint="eastAsia"/>
              </w:rPr>
              <w:t>作业编号</w:t>
            </w:r>
          </w:p>
        </w:tc>
        <w:tc>
          <w:tcPr>
            <w:tcW w:w="4750" w:type="dxa"/>
          </w:tcPr>
          <w:p w:rsidR="008E021A" w:rsidRDefault="008E021A" w:rsidP="00F06562">
            <w:r>
              <w:rPr>
                <w:rFonts w:hint="eastAsia"/>
              </w:rPr>
              <w:t>页面元素描述</w:t>
            </w:r>
          </w:p>
        </w:tc>
        <w:tc>
          <w:tcPr>
            <w:tcW w:w="3210" w:type="dxa"/>
          </w:tcPr>
          <w:p w:rsidR="008E021A" w:rsidRDefault="008E021A" w:rsidP="00F06562">
            <w:r>
              <w:rPr>
                <w:rFonts w:hint="eastAsia"/>
              </w:rPr>
              <w:t>业务逻辑</w:t>
            </w:r>
          </w:p>
        </w:tc>
      </w:tr>
      <w:tr w:rsidR="008E021A" w:rsidTr="00F06562">
        <w:tc>
          <w:tcPr>
            <w:tcW w:w="1668" w:type="dxa"/>
          </w:tcPr>
          <w:p w:rsidR="008E021A" w:rsidRDefault="008E021A" w:rsidP="00F06562">
            <w:r>
              <w:rPr>
                <w:rFonts w:hint="eastAsia"/>
              </w:rPr>
              <w:t>前台相关页面</w:t>
            </w:r>
          </w:p>
        </w:tc>
        <w:tc>
          <w:tcPr>
            <w:tcW w:w="4750" w:type="dxa"/>
          </w:tcPr>
          <w:p w:rsidR="008E021A" w:rsidRDefault="008E021A" w:rsidP="00F06562">
            <w:r>
              <w:rPr>
                <w:rFonts w:hint="eastAsia"/>
              </w:rPr>
              <w:t>参照</w:t>
            </w:r>
            <w:r>
              <w:rPr>
                <w:rFonts w:hint="eastAsia"/>
              </w:rPr>
              <w:t>UI</w:t>
            </w:r>
            <w:r>
              <w:rPr>
                <w:rFonts w:hint="eastAsia"/>
              </w:rPr>
              <w:t>设计图</w:t>
            </w:r>
          </w:p>
        </w:tc>
        <w:tc>
          <w:tcPr>
            <w:tcW w:w="3210" w:type="dxa"/>
          </w:tcPr>
          <w:p w:rsidR="008E021A" w:rsidRDefault="008E021A" w:rsidP="00F06562">
            <w:r>
              <w:rPr>
                <w:rFonts w:hint="eastAsia"/>
              </w:rPr>
              <w:t>会员可</w:t>
            </w:r>
            <w:r w:rsidR="007E1EDA">
              <w:rPr>
                <w:rFonts w:hint="eastAsia"/>
              </w:rPr>
              <w:t>从租赁订单处查看</w:t>
            </w:r>
            <w:r w:rsidR="00E82306">
              <w:rPr>
                <w:rFonts w:hint="eastAsia"/>
              </w:rPr>
              <w:t>实际</w:t>
            </w:r>
            <w:r w:rsidR="007E1EDA">
              <w:rPr>
                <w:rFonts w:hint="eastAsia"/>
              </w:rPr>
              <w:t>出库情况</w:t>
            </w:r>
          </w:p>
        </w:tc>
      </w:tr>
      <w:tr w:rsidR="008E021A" w:rsidTr="00F06562">
        <w:tc>
          <w:tcPr>
            <w:tcW w:w="1668" w:type="dxa"/>
          </w:tcPr>
          <w:p w:rsidR="008E021A" w:rsidRDefault="008E021A" w:rsidP="00F06562">
            <w:r>
              <w:rPr>
                <w:rFonts w:hint="eastAsia"/>
              </w:rPr>
              <w:t>查询列表页面</w:t>
            </w:r>
          </w:p>
        </w:tc>
        <w:tc>
          <w:tcPr>
            <w:tcW w:w="4750" w:type="dxa"/>
          </w:tcPr>
          <w:p w:rsidR="008E021A" w:rsidRDefault="008E021A" w:rsidP="002271D5">
            <w:pPr>
              <w:pStyle w:val="af1"/>
              <w:numPr>
                <w:ilvl w:val="0"/>
                <w:numId w:val="160"/>
              </w:numPr>
              <w:ind w:firstLineChars="0"/>
            </w:pPr>
            <w:r>
              <w:rPr>
                <w:rFonts w:hint="eastAsia"/>
              </w:rPr>
              <w:t>查询条件：单据类别、单据编号、单据日期（区间）、业务员、会员</w:t>
            </w:r>
            <w:r w:rsidR="00E94EEF">
              <w:rPr>
                <w:rFonts w:hint="eastAsia"/>
              </w:rPr>
              <w:t>、来源</w:t>
            </w:r>
            <w:r>
              <w:rPr>
                <w:rFonts w:hint="eastAsia"/>
              </w:rPr>
              <w:t>、销售类型、销售渠道、单据状态、流程状态、结案状态、冻结状态</w:t>
            </w:r>
          </w:p>
          <w:p w:rsidR="008E021A" w:rsidRDefault="008E021A" w:rsidP="002271D5">
            <w:pPr>
              <w:pStyle w:val="af1"/>
              <w:numPr>
                <w:ilvl w:val="0"/>
                <w:numId w:val="160"/>
              </w:numPr>
              <w:ind w:firstLineChars="0"/>
            </w:pPr>
            <w:r>
              <w:rPr>
                <w:rFonts w:hint="eastAsia"/>
              </w:rPr>
              <w:t>列表字段：单据编号、单据类别、单据日期、所属公司、会员</w:t>
            </w:r>
            <w:r w:rsidR="00453964">
              <w:rPr>
                <w:rFonts w:hint="eastAsia"/>
              </w:rPr>
              <w:t>、来源</w:t>
            </w:r>
            <w:r>
              <w:rPr>
                <w:rFonts w:hint="eastAsia"/>
              </w:rPr>
              <w:t>、销售类型、销售渠道、单据状态、流程状态、结案状态、冻结状态、总数量、总租金、总押金</w:t>
            </w:r>
          </w:p>
          <w:p w:rsidR="008E021A" w:rsidRDefault="008E021A" w:rsidP="002271D5">
            <w:pPr>
              <w:pStyle w:val="af1"/>
              <w:numPr>
                <w:ilvl w:val="0"/>
                <w:numId w:val="160"/>
              </w:numPr>
              <w:ind w:firstLineChars="0"/>
            </w:pPr>
            <w:r>
              <w:rPr>
                <w:rFonts w:hint="eastAsia"/>
              </w:rPr>
              <w:t>页头功能按钮：新建、提交、审核、编辑、结案</w:t>
            </w:r>
          </w:p>
          <w:p w:rsidR="008E021A" w:rsidRDefault="008E021A" w:rsidP="002271D5">
            <w:pPr>
              <w:pStyle w:val="af1"/>
              <w:numPr>
                <w:ilvl w:val="0"/>
                <w:numId w:val="160"/>
              </w:numPr>
              <w:ind w:firstLineChars="0"/>
            </w:pPr>
            <w:r>
              <w:rPr>
                <w:rFonts w:hint="eastAsia"/>
              </w:rPr>
              <w:t>列表功能按钮：修改、提交、审核、结案</w:t>
            </w:r>
          </w:p>
        </w:tc>
        <w:tc>
          <w:tcPr>
            <w:tcW w:w="3210" w:type="dxa"/>
          </w:tcPr>
          <w:p w:rsidR="008E021A" w:rsidRDefault="00C116EB" w:rsidP="00F06562">
            <w:r>
              <w:rPr>
                <w:rFonts w:hint="eastAsia"/>
              </w:rPr>
              <w:t>1</w:t>
            </w:r>
            <w:r>
              <w:rPr>
                <w:rFonts w:hint="eastAsia"/>
              </w:rPr>
              <w:t>、点击“新建”直接跳转到“待销货租赁订单”页面，而不是直接跳转到租赁销货单的“详情页面</w:t>
            </w:r>
            <w:r>
              <w:rPr>
                <w:rFonts w:hint="eastAsia"/>
              </w:rPr>
              <w:t>-</w:t>
            </w:r>
            <w:r>
              <w:rPr>
                <w:rFonts w:hint="eastAsia"/>
              </w:rPr>
              <w:t>新建”页面</w:t>
            </w:r>
          </w:p>
        </w:tc>
      </w:tr>
      <w:tr w:rsidR="0071690B" w:rsidTr="00F06562">
        <w:tc>
          <w:tcPr>
            <w:tcW w:w="1668" w:type="dxa"/>
          </w:tcPr>
          <w:p w:rsidR="0071690B" w:rsidRDefault="008D6E8D" w:rsidP="00F06562">
            <w:r>
              <w:rPr>
                <w:rFonts w:hint="eastAsia"/>
              </w:rPr>
              <w:t>待销货租赁订单</w:t>
            </w:r>
          </w:p>
          <w:p w:rsidR="004D4594" w:rsidRDefault="004D4594" w:rsidP="00F06562">
            <w:r>
              <w:rPr>
                <w:rFonts w:hint="eastAsia"/>
                <w:kern w:val="0"/>
              </w:rPr>
              <w:t>（</w:t>
            </w:r>
            <w:r>
              <w:rPr>
                <w:kern w:val="0"/>
              </w:rPr>
              <w:t>S010-0</w:t>
            </w:r>
            <w:r>
              <w:rPr>
                <w:rFonts w:hint="eastAsia"/>
                <w:kern w:val="0"/>
              </w:rPr>
              <w:t>3</w:t>
            </w:r>
            <w:r>
              <w:rPr>
                <w:kern w:val="0"/>
              </w:rPr>
              <w:t>-</w:t>
            </w:r>
            <w:r>
              <w:rPr>
                <w:rFonts w:hint="eastAsia"/>
                <w:kern w:val="0"/>
              </w:rPr>
              <w:t>9</w:t>
            </w:r>
            <w:r>
              <w:rPr>
                <w:rFonts w:hint="eastAsia"/>
                <w:kern w:val="0"/>
              </w:rPr>
              <w:t>）</w:t>
            </w:r>
          </w:p>
        </w:tc>
        <w:tc>
          <w:tcPr>
            <w:tcW w:w="4750" w:type="dxa"/>
          </w:tcPr>
          <w:p w:rsidR="0071690B" w:rsidRDefault="008D6E8D" w:rsidP="002271D5">
            <w:pPr>
              <w:pStyle w:val="af1"/>
              <w:numPr>
                <w:ilvl w:val="0"/>
                <w:numId w:val="161"/>
              </w:numPr>
              <w:ind w:firstLineChars="0"/>
            </w:pPr>
            <w:r>
              <w:rPr>
                <w:rFonts w:hint="eastAsia"/>
              </w:rPr>
              <w:t>查询条件：</w:t>
            </w:r>
            <w:r w:rsidR="008B56FC">
              <w:rPr>
                <w:rFonts w:hint="eastAsia"/>
              </w:rPr>
              <w:t>单据编号、单据类别、单据日期、所属公司、会员、来源、销售类型、销售渠道</w:t>
            </w:r>
          </w:p>
          <w:p w:rsidR="008D6E8D" w:rsidRDefault="008D6E8D" w:rsidP="002271D5">
            <w:pPr>
              <w:pStyle w:val="af1"/>
              <w:numPr>
                <w:ilvl w:val="0"/>
                <w:numId w:val="161"/>
              </w:numPr>
              <w:ind w:firstLineChars="0"/>
            </w:pPr>
            <w:r>
              <w:rPr>
                <w:rFonts w:hint="eastAsia"/>
              </w:rPr>
              <w:t>列表字段：</w:t>
            </w:r>
            <w:r w:rsidR="00A543C5">
              <w:rPr>
                <w:rFonts w:hint="eastAsia"/>
              </w:rPr>
              <w:t>单据编号、单据类别、单据日期、所属公司、会员、来源、销售类型、销售渠道、单身序号、商品编号、商品名称、订单数量、已发数量、未发数量</w:t>
            </w:r>
          </w:p>
          <w:p w:rsidR="008D6E8D" w:rsidRDefault="008D6E8D" w:rsidP="002271D5">
            <w:pPr>
              <w:pStyle w:val="af1"/>
              <w:numPr>
                <w:ilvl w:val="0"/>
                <w:numId w:val="161"/>
              </w:numPr>
              <w:ind w:firstLineChars="0"/>
            </w:pPr>
            <w:r>
              <w:rPr>
                <w:rFonts w:hint="eastAsia"/>
              </w:rPr>
              <w:t>页头功能按钮：</w:t>
            </w:r>
            <w:r w:rsidR="008B56FC">
              <w:rPr>
                <w:rFonts w:hint="eastAsia"/>
              </w:rPr>
              <w:t>转租赁销货单</w:t>
            </w:r>
          </w:p>
        </w:tc>
        <w:tc>
          <w:tcPr>
            <w:tcW w:w="3210" w:type="dxa"/>
          </w:tcPr>
          <w:p w:rsidR="00F85EC4" w:rsidRDefault="00F85EC4" w:rsidP="002271D5">
            <w:pPr>
              <w:pStyle w:val="af1"/>
              <w:numPr>
                <w:ilvl w:val="0"/>
                <w:numId w:val="162"/>
              </w:numPr>
              <w:ind w:firstLineChars="0"/>
            </w:pPr>
            <w:r>
              <w:rPr>
                <w:rFonts w:hint="eastAsia"/>
              </w:rPr>
              <w:t>只能查找生效</w:t>
            </w:r>
            <w:r w:rsidR="00DD6168">
              <w:rPr>
                <w:rFonts w:hint="eastAsia"/>
              </w:rPr>
              <w:t>且</w:t>
            </w:r>
            <w:r w:rsidR="00206BD2">
              <w:rPr>
                <w:rFonts w:hint="eastAsia"/>
              </w:rPr>
              <w:t>未结案</w:t>
            </w:r>
            <w:r w:rsidR="00DD6168">
              <w:rPr>
                <w:rFonts w:hint="eastAsia"/>
              </w:rPr>
              <w:t>且</w:t>
            </w:r>
            <w:r w:rsidR="00517946">
              <w:rPr>
                <w:rFonts w:hint="eastAsia"/>
              </w:rPr>
              <w:t>未冻结</w:t>
            </w:r>
            <w:r>
              <w:rPr>
                <w:rFonts w:hint="eastAsia"/>
              </w:rPr>
              <w:t>的租赁订单</w:t>
            </w:r>
          </w:p>
          <w:p w:rsidR="0071690B" w:rsidRDefault="007F19C4" w:rsidP="002271D5">
            <w:pPr>
              <w:pStyle w:val="af1"/>
              <w:numPr>
                <w:ilvl w:val="0"/>
                <w:numId w:val="162"/>
              </w:numPr>
              <w:ind w:firstLineChars="0"/>
            </w:pPr>
            <w:r>
              <w:rPr>
                <w:rFonts w:hint="eastAsia"/>
              </w:rPr>
              <w:t>可以支持多选同一个会员的租赁订单转租赁销货单，不同的会员的不可同时转</w:t>
            </w:r>
          </w:p>
          <w:p w:rsidR="007F19C4" w:rsidRDefault="007F19C4" w:rsidP="002271D5">
            <w:pPr>
              <w:pStyle w:val="af1"/>
              <w:numPr>
                <w:ilvl w:val="0"/>
                <w:numId w:val="162"/>
              </w:numPr>
              <w:ind w:firstLineChars="0"/>
            </w:pPr>
            <w:r>
              <w:rPr>
                <w:rFonts w:hint="eastAsia"/>
              </w:rPr>
              <w:t>转到租赁销货单的“详情页面</w:t>
            </w:r>
            <w:r>
              <w:rPr>
                <w:rFonts w:hint="eastAsia"/>
              </w:rPr>
              <w:t>-</w:t>
            </w:r>
            <w:r>
              <w:rPr>
                <w:rFonts w:hint="eastAsia"/>
              </w:rPr>
              <w:t>新建”，单身不可再增加或者删除</w:t>
            </w:r>
          </w:p>
        </w:tc>
      </w:tr>
      <w:tr w:rsidR="008E021A" w:rsidTr="00F06562">
        <w:tc>
          <w:tcPr>
            <w:tcW w:w="1668" w:type="dxa"/>
          </w:tcPr>
          <w:p w:rsidR="004D4594" w:rsidRDefault="008E021A" w:rsidP="00F06562">
            <w:r>
              <w:rPr>
                <w:rFonts w:hint="eastAsia"/>
              </w:rPr>
              <w:t>详情页面</w:t>
            </w:r>
            <w:r>
              <w:rPr>
                <w:rFonts w:hint="eastAsia"/>
              </w:rPr>
              <w:t>-</w:t>
            </w:r>
            <w:r>
              <w:rPr>
                <w:rFonts w:hint="eastAsia"/>
              </w:rPr>
              <w:t>新建</w:t>
            </w:r>
          </w:p>
          <w:p w:rsidR="008E021A" w:rsidRDefault="004D4594" w:rsidP="00F06562">
            <w:r>
              <w:rPr>
                <w:rFonts w:hint="eastAsia"/>
                <w:kern w:val="0"/>
              </w:rPr>
              <w:t>（</w:t>
            </w:r>
            <w:r>
              <w:rPr>
                <w:kern w:val="0"/>
              </w:rPr>
              <w:t>S010-0</w:t>
            </w:r>
            <w:r>
              <w:rPr>
                <w:rFonts w:hint="eastAsia"/>
                <w:kern w:val="0"/>
              </w:rPr>
              <w:t>3</w:t>
            </w:r>
            <w:r>
              <w:rPr>
                <w:kern w:val="0"/>
              </w:rPr>
              <w:t>-</w:t>
            </w:r>
            <w:r>
              <w:rPr>
                <w:rFonts w:hint="eastAsia"/>
                <w:kern w:val="0"/>
              </w:rPr>
              <w:t>9</w:t>
            </w:r>
            <w:r>
              <w:rPr>
                <w:rFonts w:hint="eastAsia"/>
                <w:kern w:val="0"/>
              </w:rPr>
              <w:t>）</w:t>
            </w:r>
          </w:p>
        </w:tc>
        <w:tc>
          <w:tcPr>
            <w:tcW w:w="4750" w:type="dxa"/>
          </w:tcPr>
          <w:p w:rsidR="008E021A" w:rsidRDefault="008E021A" w:rsidP="002271D5">
            <w:pPr>
              <w:pStyle w:val="af1"/>
              <w:numPr>
                <w:ilvl w:val="0"/>
                <w:numId w:val="161"/>
              </w:numPr>
              <w:ind w:firstLineChars="0"/>
            </w:pPr>
            <w:r>
              <w:rPr>
                <w:rFonts w:hint="eastAsia"/>
              </w:rPr>
              <w:t>单头信息除了“业务员、备注</w:t>
            </w:r>
            <w:r w:rsidR="00DD5D05">
              <w:rPr>
                <w:rFonts w:hint="eastAsia"/>
              </w:rPr>
              <w:t>、预结账日、预收款日、物流商、物流单号</w:t>
            </w:r>
            <w:r>
              <w:rPr>
                <w:rFonts w:hint="eastAsia"/>
              </w:rPr>
              <w:t>”，其他字段均为必填字段；单据编号是唯一值；“结案状态、单据状态、流程状态、冻结状态”全部通过功能按钮来改变，在所有详情页面都是只读；</w:t>
            </w:r>
            <w:r w:rsidR="00F03D50">
              <w:rPr>
                <w:rFonts w:hint="eastAsia"/>
              </w:rPr>
              <w:t>“</w:t>
            </w:r>
            <w:r w:rsidR="002E137E">
              <w:rPr>
                <w:rFonts w:hint="eastAsia"/>
              </w:rPr>
              <w:t>总数量、</w:t>
            </w:r>
            <w:r>
              <w:rPr>
                <w:rFonts w:hint="eastAsia"/>
              </w:rPr>
              <w:t>总租金、总押金”默认值</w:t>
            </w:r>
            <w:r>
              <w:rPr>
                <w:rFonts w:hint="eastAsia"/>
              </w:rPr>
              <w:t>=0</w:t>
            </w:r>
            <w:r>
              <w:rPr>
                <w:rFonts w:hint="eastAsia"/>
              </w:rPr>
              <w:t>，全部都是通过单身自动计算，在所有的详情页面均为只读。</w:t>
            </w:r>
          </w:p>
          <w:p w:rsidR="008E021A" w:rsidRDefault="008E021A" w:rsidP="002271D5">
            <w:pPr>
              <w:pStyle w:val="af1"/>
              <w:numPr>
                <w:ilvl w:val="0"/>
                <w:numId w:val="161"/>
              </w:numPr>
              <w:ind w:firstLineChars="0"/>
            </w:pPr>
            <w:r>
              <w:rPr>
                <w:rFonts w:hint="eastAsia"/>
              </w:rPr>
              <w:t>单身商品</w:t>
            </w:r>
            <w:r w:rsidRPr="00EC7D93">
              <w:rPr>
                <w:rFonts w:hint="eastAsia"/>
              </w:rPr>
              <w:t>名称、</w:t>
            </w:r>
            <w:r>
              <w:rPr>
                <w:rFonts w:hint="eastAsia"/>
              </w:rPr>
              <w:t>商品</w:t>
            </w:r>
            <w:r w:rsidRPr="00EC7D93">
              <w:rPr>
                <w:rFonts w:hint="eastAsia"/>
              </w:rPr>
              <w:t>规格、单位</w:t>
            </w:r>
            <w:r w:rsidR="002E137E">
              <w:rPr>
                <w:rFonts w:hint="eastAsia"/>
              </w:rPr>
              <w:t>、等级、计价单位</w:t>
            </w:r>
            <w:r w:rsidRPr="00EC7D93">
              <w:rPr>
                <w:rFonts w:hint="eastAsia"/>
              </w:rPr>
              <w:t>、</w:t>
            </w:r>
            <w:r>
              <w:rPr>
                <w:rFonts w:hint="eastAsia"/>
              </w:rPr>
              <w:t>商品</w:t>
            </w:r>
            <w:r w:rsidRPr="00EC7D93">
              <w:rPr>
                <w:rFonts w:hint="eastAsia"/>
              </w:rPr>
              <w:t>类别</w:t>
            </w:r>
            <w:r>
              <w:rPr>
                <w:rFonts w:hint="eastAsia"/>
              </w:rPr>
              <w:t>、单位租金</w:t>
            </w:r>
            <w:r w:rsidR="002E137E">
              <w:rPr>
                <w:rFonts w:hint="eastAsia"/>
              </w:rPr>
              <w:t>、</w:t>
            </w:r>
            <w:r w:rsidR="002E137E" w:rsidRPr="00324F05">
              <w:rPr>
                <w:rFonts w:hint="eastAsia"/>
              </w:rPr>
              <w:t>租赁开始时间、</w:t>
            </w:r>
            <w:r w:rsidR="002E137E" w:rsidRPr="00324F05">
              <w:rPr>
                <w:rFonts w:hint="eastAsia"/>
              </w:rPr>
              <w:lastRenderedPageBreak/>
              <w:t>租赁结束时间</w:t>
            </w:r>
            <w:r w:rsidR="002E137E">
              <w:rPr>
                <w:rFonts w:hint="eastAsia"/>
              </w:rPr>
              <w:t>、每件押金</w:t>
            </w:r>
            <w:r>
              <w:rPr>
                <w:rFonts w:hint="eastAsia"/>
              </w:rPr>
              <w:t>、逾期单位租金</w:t>
            </w:r>
            <w:r w:rsidR="000925DF">
              <w:rPr>
                <w:rFonts w:hint="eastAsia"/>
              </w:rPr>
              <w:t>、赠品</w:t>
            </w:r>
            <w:r w:rsidR="00995276">
              <w:rPr>
                <w:rFonts w:hint="eastAsia"/>
              </w:rPr>
              <w:t>、前置单据</w:t>
            </w:r>
            <w:r>
              <w:rPr>
                <w:rFonts w:hint="eastAsia"/>
              </w:rPr>
              <w:t>都是只读，根据选择的商品自动带出；只可修改“商品编号</w:t>
            </w:r>
            <w:r w:rsidR="002E137E">
              <w:rPr>
                <w:rFonts w:hint="eastAsia"/>
              </w:rPr>
              <w:t>、仓库</w:t>
            </w:r>
            <w:r>
              <w:rPr>
                <w:rFonts w:hint="eastAsia"/>
              </w:rPr>
              <w:t>、</w:t>
            </w:r>
            <w:r w:rsidR="002E137E">
              <w:rPr>
                <w:rFonts w:hint="eastAsia"/>
              </w:rPr>
              <w:t>实发</w:t>
            </w:r>
            <w:r>
              <w:rPr>
                <w:rFonts w:hint="eastAsia"/>
              </w:rPr>
              <w:t>数量、每件押金、备注”，其他字段只读，其中“租金小计、押金小计”为</w:t>
            </w:r>
            <w:r w:rsidR="00DF126C">
              <w:rPr>
                <w:rFonts w:hint="eastAsia"/>
              </w:rPr>
              <w:t>根据实发数量</w:t>
            </w:r>
            <w:r w:rsidR="00DF126C">
              <w:rPr>
                <w:rFonts w:hint="eastAsia"/>
              </w:rPr>
              <w:t>*</w:t>
            </w:r>
            <w:r w:rsidR="00DF126C">
              <w:rPr>
                <w:rFonts w:hint="eastAsia"/>
              </w:rPr>
              <w:t>计价单位</w:t>
            </w:r>
            <w:r w:rsidR="00DF126C">
              <w:rPr>
                <w:rFonts w:hint="eastAsia"/>
              </w:rPr>
              <w:t>*</w:t>
            </w:r>
            <w:r w:rsidR="00DF126C">
              <w:rPr>
                <w:rFonts w:hint="eastAsia"/>
              </w:rPr>
              <w:t>（</w:t>
            </w:r>
            <w:r w:rsidR="00DF126C" w:rsidRPr="00324F05">
              <w:rPr>
                <w:rFonts w:hint="eastAsia"/>
              </w:rPr>
              <w:t>租赁</w:t>
            </w:r>
            <w:r w:rsidR="00DF126C">
              <w:rPr>
                <w:rFonts w:hint="eastAsia"/>
              </w:rPr>
              <w:t>结束时间</w:t>
            </w:r>
            <w:r w:rsidR="00DF126C">
              <w:rPr>
                <w:rFonts w:hint="eastAsia"/>
              </w:rPr>
              <w:t>-</w:t>
            </w:r>
            <w:r w:rsidR="00DF126C">
              <w:rPr>
                <w:rFonts w:hint="eastAsia"/>
              </w:rPr>
              <w:t>租赁开始</w:t>
            </w:r>
            <w:r w:rsidR="00DF126C" w:rsidRPr="00324F05">
              <w:rPr>
                <w:rFonts w:hint="eastAsia"/>
              </w:rPr>
              <w:t>时间</w:t>
            </w:r>
            <w:r w:rsidR="00DF126C">
              <w:rPr>
                <w:rFonts w:hint="eastAsia"/>
              </w:rPr>
              <w:t>）</w:t>
            </w:r>
            <w:r>
              <w:rPr>
                <w:rFonts w:hint="eastAsia"/>
              </w:rPr>
              <w:t>自动计算。“前置单据”记录前置的租赁</w:t>
            </w:r>
            <w:r w:rsidR="00C90FDD">
              <w:rPr>
                <w:rFonts w:hint="eastAsia"/>
              </w:rPr>
              <w:t>订单</w:t>
            </w:r>
            <w:r>
              <w:rPr>
                <w:rFonts w:hint="eastAsia"/>
              </w:rPr>
              <w:t>的单号和单身序号。</w:t>
            </w:r>
          </w:p>
          <w:p w:rsidR="008E021A" w:rsidRDefault="008E021A" w:rsidP="002271D5">
            <w:pPr>
              <w:pStyle w:val="af1"/>
              <w:numPr>
                <w:ilvl w:val="0"/>
                <w:numId w:val="161"/>
              </w:numPr>
              <w:ind w:firstLineChars="0"/>
            </w:pPr>
            <w:r>
              <w:rPr>
                <w:rFonts w:hint="eastAsia"/>
              </w:rPr>
              <w:t>功能按钮：保存、提交、返回（根据状态来显示对应按钮）</w:t>
            </w:r>
          </w:p>
        </w:tc>
        <w:tc>
          <w:tcPr>
            <w:tcW w:w="3210" w:type="dxa"/>
          </w:tcPr>
          <w:p w:rsidR="00C60F6B" w:rsidRDefault="00C116EB" w:rsidP="002271D5">
            <w:pPr>
              <w:pStyle w:val="af1"/>
              <w:numPr>
                <w:ilvl w:val="0"/>
                <w:numId w:val="163"/>
              </w:numPr>
              <w:ind w:firstLineChars="0"/>
            </w:pPr>
            <w:r>
              <w:rPr>
                <w:rFonts w:hint="eastAsia"/>
              </w:rPr>
              <w:lastRenderedPageBreak/>
              <w:t>除了</w:t>
            </w:r>
            <w:r w:rsidR="00C60F6B">
              <w:rPr>
                <w:rFonts w:hint="eastAsia"/>
              </w:rPr>
              <w:t>使用待销货租赁订单模块来转销货单</w:t>
            </w:r>
            <w:r>
              <w:rPr>
                <w:rFonts w:hint="eastAsia"/>
              </w:rPr>
              <w:t>，可提供</w:t>
            </w:r>
            <w:r w:rsidR="00C60F6B">
              <w:rPr>
                <w:rFonts w:hint="eastAsia"/>
              </w:rPr>
              <w:t>直接新建销货单的功能</w:t>
            </w:r>
          </w:p>
          <w:p w:rsidR="008E021A" w:rsidRDefault="008E021A" w:rsidP="002271D5">
            <w:pPr>
              <w:pStyle w:val="af1"/>
              <w:numPr>
                <w:ilvl w:val="0"/>
                <w:numId w:val="163"/>
              </w:numPr>
              <w:ind w:firstLineChars="0"/>
            </w:pPr>
            <w:r>
              <w:rPr>
                <w:rFonts w:hint="eastAsia"/>
              </w:rPr>
              <w:t>单头版本是预留字段，给下一期实施的变更单使用，</w:t>
            </w:r>
            <w:r w:rsidRPr="009F12EF">
              <w:rPr>
                <w:rFonts w:hint="eastAsia"/>
              </w:rPr>
              <w:t>默认为</w:t>
            </w:r>
            <w:r w:rsidRPr="009F12EF">
              <w:rPr>
                <w:rFonts w:hint="eastAsia"/>
              </w:rPr>
              <w:t>0</w:t>
            </w:r>
            <w:r w:rsidRPr="009F12EF">
              <w:rPr>
                <w:rFonts w:hint="eastAsia"/>
              </w:rPr>
              <w:t>，不能修改，根据变更单，变更一次在原来的基础上加</w:t>
            </w:r>
            <w:r w:rsidRPr="009F12EF">
              <w:rPr>
                <w:rFonts w:hint="eastAsia"/>
              </w:rPr>
              <w:t>1</w:t>
            </w:r>
            <w:r>
              <w:rPr>
                <w:rFonts w:hint="eastAsia"/>
              </w:rPr>
              <w:t>。</w:t>
            </w:r>
          </w:p>
          <w:p w:rsidR="008E021A" w:rsidRDefault="008E021A" w:rsidP="002271D5">
            <w:pPr>
              <w:pStyle w:val="af1"/>
              <w:numPr>
                <w:ilvl w:val="0"/>
                <w:numId w:val="163"/>
              </w:numPr>
              <w:ind w:firstLineChars="0"/>
            </w:pPr>
            <w:r>
              <w:rPr>
                <w:rFonts w:hint="eastAsia"/>
              </w:rPr>
              <w:t>单头所有的状态流转参考商品标准的状态流转图</w:t>
            </w:r>
          </w:p>
          <w:p w:rsidR="008E021A" w:rsidRDefault="008E021A" w:rsidP="002271D5">
            <w:pPr>
              <w:pStyle w:val="af1"/>
              <w:numPr>
                <w:ilvl w:val="0"/>
                <w:numId w:val="163"/>
              </w:numPr>
              <w:ind w:firstLineChars="0"/>
            </w:pPr>
            <w:r>
              <w:rPr>
                <w:rFonts w:hint="eastAsia"/>
              </w:rPr>
              <w:lastRenderedPageBreak/>
              <w:t>单身可“添加明细、批量删除”</w:t>
            </w:r>
          </w:p>
          <w:p w:rsidR="0071690B" w:rsidRDefault="0071690B" w:rsidP="002271D5">
            <w:pPr>
              <w:pStyle w:val="af1"/>
              <w:numPr>
                <w:ilvl w:val="0"/>
                <w:numId w:val="163"/>
              </w:numPr>
              <w:ind w:firstLineChars="0"/>
            </w:pPr>
            <w:r>
              <w:rPr>
                <w:rFonts w:hint="eastAsia"/>
              </w:rPr>
              <w:t>如果单头的来源是“租赁订单”，则单身的“添加明细”开窗就是根据单头的会员取</w:t>
            </w:r>
          </w:p>
          <w:p w:rsidR="002E562C" w:rsidRDefault="002E562C" w:rsidP="002271D5">
            <w:pPr>
              <w:pStyle w:val="af1"/>
              <w:numPr>
                <w:ilvl w:val="0"/>
                <w:numId w:val="163"/>
              </w:numPr>
              <w:ind w:firstLineChars="0"/>
            </w:pPr>
            <w:r>
              <w:rPr>
                <w:rFonts w:hint="eastAsia"/>
              </w:rPr>
              <w:t>保存及提交的时候需要判断商品</w:t>
            </w:r>
            <w:r>
              <w:rPr>
                <w:rFonts w:hint="eastAsia"/>
              </w:rPr>
              <w:t>SN</w:t>
            </w:r>
            <w:r>
              <w:rPr>
                <w:rFonts w:hint="eastAsia"/>
              </w:rPr>
              <w:t>是否在库，对应的商品编号、仓库是否正确，如果不正确则提示，并且不能保存或提交成功</w:t>
            </w:r>
          </w:p>
          <w:p w:rsidR="002E562C" w:rsidRDefault="002E562C" w:rsidP="002271D5">
            <w:pPr>
              <w:pStyle w:val="af1"/>
              <w:numPr>
                <w:ilvl w:val="0"/>
                <w:numId w:val="163"/>
              </w:numPr>
              <w:ind w:firstLineChars="0"/>
            </w:pPr>
          </w:p>
          <w:p w:rsidR="008E021A" w:rsidRDefault="008E021A" w:rsidP="00F06562">
            <w:pPr>
              <w:pStyle w:val="af1"/>
              <w:ind w:left="360" w:firstLineChars="0" w:firstLine="0"/>
            </w:pPr>
          </w:p>
          <w:p w:rsidR="008E021A" w:rsidRPr="008C7835" w:rsidRDefault="008E021A" w:rsidP="00F06562"/>
        </w:tc>
      </w:tr>
      <w:tr w:rsidR="008E021A" w:rsidTr="00F06562">
        <w:tc>
          <w:tcPr>
            <w:tcW w:w="1668" w:type="dxa"/>
          </w:tcPr>
          <w:p w:rsidR="008E021A" w:rsidRDefault="008E021A" w:rsidP="00F06562">
            <w:r>
              <w:rPr>
                <w:rFonts w:hint="eastAsia"/>
              </w:rPr>
              <w:lastRenderedPageBreak/>
              <w:t>详情页面</w:t>
            </w:r>
            <w:r>
              <w:rPr>
                <w:rFonts w:hint="eastAsia"/>
              </w:rPr>
              <w:t>-</w:t>
            </w:r>
            <w:r>
              <w:rPr>
                <w:rFonts w:hint="eastAsia"/>
              </w:rPr>
              <w:t>维护</w:t>
            </w:r>
          </w:p>
          <w:p w:rsidR="004D4594" w:rsidRDefault="004D4594" w:rsidP="00F06562">
            <w:r>
              <w:rPr>
                <w:rFonts w:hint="eastAsia"/>
                <w:kern w:val="0"/>
              </w:rPr>
              <w:t>（</w:t>
            </w:r>
            <w:r>
              <w:rPr>
                <w:kern w:val="0"/>
              </w:rPr>
              <w:t>S010-0</w:t>
            </w:r>
            <w:r>
              <w:rPr>
                <w:rFonts w:hint="eastAsia"/>
                <w:kern w:val="0"/>
              </w:rPr>
              <w:t>3</w:t>
            </w:r>
            <w:r>
              <w:rPr>
                <w:kern w:val="0"/>
              </w:rPr>
              <w:t>-</w:t>
            </w:r>
            <w:r>
              <w:rPr>
                <w:rFonts w:hint="eastAsia"/>
                <w:kern w:val="0"/>
              </w:rPr>
              <w:t>9</w:t>
            </w:r>
            <w:r>
              <w:rPr>
                <w:rFonts w:hint="eastAsia"/>
                <w:kern w:val="0"/>
              </w:rPr>
              <w:t>）</w:t>
            </w:r>
          </w:p>
        </w:tc>
        <w:tc>
          <w:tcPr>
            <w:tcW w:w="4750" w:type="dxa"/>
          </w:tcPr>
          <w:p w:rsidR="008E021A" w:rsidRDefault="008E021A" w:rsidP="002271D5">
            <w:pPr>
              <w:pStyle w:val="af1"/>
              <w:numPr>
                <w:ilvl w:val="0"/>
                <w:numId w:val="164"/>
              </w:numPr>
              <w:ind w:firstLineChars="0"/>
            </w:pPr>
            <w:r>
              <w:rPr>
                <w:rFonts w:hint="eastAsia"/>
              </w:rPr>
              <w:t>单据编号、单据类别只读，其余和新建页面页面元素一致</w:t>
            </w:r>
          </w:p>
          <w:p w:rsidR="008E021A" w:rsidRDefault="008E021A" w:rsidP="00F06562">
            <w:pPr>
              <w:pStyle w:val="af1"/>
              <w:ind w:left="360" w:firstLineChars="0" w:firstLine="0"/>
            </w:pPr>
          </w:p>
        </w:tc>
        <w:tc>
          <w:tcPr>
            <w:tcW w:w="3210" w:type="dxa"/>
          </w:tcPr>
          <w:p w:rsidR="008E021A" w:rsidRDefault="008E021A" w:rsidP="00F06562">
            <w:r>
              <w:rPr>
                <w:rFonts w:hint="eastAsia"/>
              </w:rPr>
              <w:t>与新建页面一致</w:t>
            </w:r>
          </w:p>
        </w:tc>
      </w:tr>
      <w:tr w:rsidR="008E021A" w:rsidTr="00F06562">
        <w:tc>
          <w:tcPr>
            <w:tcW w:w="1668" w:type="dxa"/>
          </w:tcPr>
          <w:p w:rsidR="008E021A" w:rsidRDefault="008E021A" w:rsidP="00F06562">
            <w:r>
              <w:rPr>
                <w:rFonts w:hint="eastAsia"/>
              </w:rPr>
              <w:t>详情页面</w:t>
            </w:r>
            <w:r>
              <w:rPr>
                <w:rFonts w:hint="eastAsia"/>
              </w:rPr>
              <w:t>-</w:t>
            </w:r>
            <w:r>
              <w:rPr>
                <w:rFonts w:hint="eastAsia"/>
              </w:rPr>
              <w:t>审核</w:t>
            </w:r>
          </w:p>
          <w:p w:rsidR="004D4594" w:rsidRDefault="004D4594" w:rsidP="00F06562">
            <w:r>
              <w:rPr>
                <w:rFonts w:hint="eastAsia"/>
                <w:kern w:val="0"/>
              </w:rPr>
              <w:t>（</w:t>
            </w:r>
            <w:r>
              <w:rPr>
                <w:kern w:val="0"/>
              </w:rPr>
              <w:t>S010-0</w:t>
            </w:r>
            <w:r>
              <w:rPr>
                <w:rFonts w:hint="eastAsia"/>
                <w:kern w:val="0"/>
              </w:rPr>
              <w:t>3</w:t>
            </w:r>
            <w:r>
              <w:rPr>
                <w:kern w:val="0"/>
              </w:rPr>
              <w:t>-</w:t>
            </w:r>
            <w:r>
              <w:rPr>
                <w:rFonts w:hint="eastAsia"/>
                <w:kern w:val="0"/>
              </w:rPr>
              <w:t>9</w:t>
            </w:r>
            <w:r>
              <w:rPr>
                <w:rFonts w:hint="eastAsia"/>
                <w:kern w:val="0"/>
              </w:rPr>
              <w:t>）</w:t>
            </w:r>
          </w:p>
        </w:tc>
        <w:tc>
          <w:tcPr>
            <w:tcW w:w="4750" w:type="dxa"/>
          </w:tcPr>
          <w:p w:rsidR="008E021A" w:rsidRDefault="008E021A" w:rsidP="002271D5">
            <w:pPr>
              <w:pStyle w:val="af1"/>
              <w:numPr>
                <w:ilvl w:val="0"/>
                <w:numId w:val="165"/>
              </w:numPr>
              <w:ind w:firstLineChars="0"/>
            </w:pPr>
            <w:r>
              <w:rPr>
                <w:rFonts w:hint="eastAsia"/>
              </w:rPr>
              <w:t>审核意见可以编辑，其他字段均为只读</w:t>
            </w:r>
          </w:p>
          <w:p w:rsidR="008E021A" w:rsidRDefault="008E021A" w:rsidP="002271D5">
            <w:pPr>
              <w:pStyle w:val="af1"/>
              <w:numPr>
                <w:ilvl w:val="0"/>
                <w:numId w:val="165"/>
              </w:numPr>
              <w:ind w:firstLineChars="0"/>
            </w:pPr>
            <w:r>
              <w:rPr>
                <w:rFonts w:hint="eastAsia"/>
              </w:rPr>
              <w:t>功能按钮：审核通过、审核拒绝、返回</w:t>
            </w:r>
          </w:p>
        </w:tc>
        <w:tc>
          <w:tcPr>
            <w:tcW w:w="3210" w:type="dxa"/>
          </w:tcPr>
          <w:p w:rsidR="008E021A" w:rsidRDefault="008E021A" w:rsidP="002271D5">
            <w:pPr>
              <w:pStyle w:val="af1"/>
              <w:numPr>
                <w:ilvl w:val="0"/>
                <w:numId w:val="166"/>
              </w:numPr>
              <w:ind w:firstLineChars="0"/>
            </w:pPr>
          </w:p>
        </w:tc>
      </w:tr>
      <w:tr w:rsidR="00674969" w:rsidTr="00F06562">
        <w:tc>
          <w:tcPr>
            <w:tcW w:w="1668" w:type="dxa"/>
          </w:tcPr>
          <w:p w:rsidR="00674969" w:rsidRDefault="00674969" w:rsidP="00F06562">
            <w:r>
              <w:rPr>
                <w:rFonts w:hint="eastAsia"/>
              </w:rPr>
              <w:t>详情页面</w:t>
            </w:r>
            <w:r>
              <w:rPr>
                <w:rFonts w:hint="eastAsia"/>
              </w:rPr>
              <w:t>-</w:t>
            </w:r>
            <w:r>
              <w:rPr>
                <w:rFonts w:hint="eastAsia"/>
              </w:rPr>
              <w:t>过账</w:t>
            </w:r>
          </w:p>
          <w:p w:rsidR="004D4594" w:rsidRDefault="004D4594" w:rsidP="00F06562">
            <w:r>
              <w:rPr>
                <w:rFonts w:hint="eastAsia"/>
                <w:kern w:val="0"/>
              </w:rPr>
              <w:t>（</w:t>
            </w:r>
            <w:r>
              <w:rPr>
                <w:kern w:val="0"/>
              </w:rPr>
              <w:t>S010-0</w:t>
            </w:r>
            <w:r>
              <w:rPr>
                <w:rFonts w:hint="eastAsia"/>
                <w:kern w:val="0"/>
              </w:rPr>
              <w:t>3</w:t>
            </w:r>
            <w:r>
              <w:rPr>
                <w:kern w:val="0"/>
              </w:rPr>
              <w:t>-</w:t>
            </w:r>
            <w:r>
              <w:rPr>
                <w:rFonts w:hint="eastAsia"/>
                <w:kern w:val="0"/>
              </w:rPr>
              <w:t>11</w:t>
            </w:r>
            <w:r>
              <w:rPr>
                <w:rFonts w:hint="eastAsia"/>
                <w:kern w:val="0"/>
              </w:rPr>
              <w:t>）</w:t>
            </w:r>
          </w:p>
        </w:tc>
        <w:tc>
          <w:tcPr>
            <w:tcW w:w="4750" w:type="dxa"/>
          </w:tcPr>
          <w:p w:rsidR="00674969" w:rsidRDefault="00674969" w:rsidP="002271D5">
            <w:pPr>
              <w:pStyle w:val="af1"/>
              <w:numPr>
                <w:ilvl w:val="0"/>
                <w:numId w:val="167"/>
              </w:numPr>
              <w:ind w:firstLineChars="0"/>
            </w:pPr>
            <w:r>
              <w:rPr>
                <w:rFonts w:hint="eastAsia"/>
              </w:rPr>
              <w:t>过账备注可以编辑，其他字段均为只读</w:t>
            </w:r>
          </w:p>
        </w:tc>
        <w:tc>
          <w:tcPr>
            <w:tcW w:w="3210" w:type="dxa"/>
          </w:tcPr>
          <w:p w:rsidR="00674969" w:rsidRDefault="00674969" w:rsidP="00F06562">
            <w:r>
              <w:rPr>
                <w:rFonts w:hint="eastAsia"/>
              </w:rPr>
              <w:t>已经生效的单据点击过账后执行下述操作：</w:t>
            </w:r>
          </w:p>
          <w:p w:rsidR="00674969" w:rsidRDefault="00674969" w:rsidP="002271D5">
            <w:pPr>
              <w:pStyle w:val="af1"/>
              <w:numPr>
                <w:ilvl w:val="0"/>
                <w:numId w:val="168"/>
              </w:numPr>
              <w:ind w:firstLineChars="0"/>
            </w:pPr>
            <w:r>
              <w:rPr>
                <w:rFonts w:hint="eastAsia"/>
              </w:rPr>
              <w:t>判断商品</w:t>
            </w:r>
            <w:r>
              <w:rPr>
                <w:rFonts w:hint="eastAsia"/>
              </w:rPr>
              <w:t>SN</w:t>
            </w:r>
            <w:r w:rsidR="008408FD">
              <w:rPr>
                <w:rFonts w:hint="eastAsia"/>
              </w:rPr>
              <w:t>是否在库，对应的商品编号、仓库是否正确</w:t>
            </w:r>
            <w:r>
              <w:rPr>
                <w:rFonts w:hint="eastAsia"/>
              </w:rPr>
              <w:t>，如果</w:t>
            </w:r>
            <w:r w:rsidR="008408FD">
              <w:rPr>
                <w:rFonts w:hint="eastAsia"/>
              </w:rPr>
              <w:t>不正确</w:t>
            </w:r>
            <w:r>
              <w:rPr>
                <w:rFonts w:hint="eastAsia"/>
              </w:rPr>
              <w:t>则提示，并且不能过账成功</w:t>
            </w:r>
          </w:p>
          <w:p w:rsidR="00674969" w:rsidRDefault="00F66FD0" w:rsidP="002271D5">
            <w:pPr>
              <w:pStyle w:val="af1"/>
              <w:numPr>
                <w:ilvl w:val="0"/>
                <w:numId w:val="168"/>
              </w:numPr>
              <w:ind w:firstLineChars="0"/>
            </w:pPr>
            <w:r>
              <w:rPr>
                <w:rFonts w:hint="eastAsia"/>
              </w:rPr>
              <w:t>如果是来源是租赁订单，则释放该订单对应单身的库存占用量</w:t>
            </w:r>
          </w:p>
          <w:p w:rsidR="00674969" w:rsidRDefault="00674969" w:rsidP="002271D5">
            <w:pPr>
              <w:pStyle w:val="af1"/>
              <w:numPr>
                <w:ilvl w:val="0"/>
                <w:numId w:val="168"/>
              </w:numPr>
              <w:ind w:firstLineChars="0"/>
            </w:pPr>
            <w:r>
              <w:rPr>
                <w:rFonts w:hint="eastAsia"/>
              </w:rPr>
              <w:t>生成已过账的</w:t>
            </w:r>
            <w:r w:rsidR="003668F9">
              <w:rPr>
                <w:rFonts w:hint="eastAsia"/>
              </w:rPr>
              <w:t>出库单、入库单</w:t>
            </w:r>
            <w:r w:rsidR="00211A3D">
              <w:rPr>
                <w:rFonts w:hint="eastAsia"/>
              </w:rPr>
              <w:t>，从出货仓库调拨到租赁</w:t>
            </w:r>
            <w:r w:rsidR="000C5F58">
              <w:rPr>
                <w:rFonts w:hint="eastAsia"/>
              </w:rPr>
              <w:t>虚拟</w:t>
            </w:r>
            <w:r w:rsidR="00211A3D">
              <w:rPr>
                <w:rFonts w:hint="eastAsia"/>
              </w:rPr>
              <w:t>库</w:t>
            </w:r>
            <w:r w:rsidR="0065493E">
              <w:rPr>
                <w:rFonts w:hint="eastAsia"/>
              </w:rPr>
              <w:t>，库存和</w:t>
            </w:r>
            <w:r w:rsidR="0065493E">
              <w:rPr>
                <w:rFonts w:hint="eastAsia"/>
              </w:rPr>
              <w:t>SN</w:t>
            </w:r>
            <w:r w:rsidR="00E07195">
              <w:rPr>
                <w:rFonts w:hint="eastAsia"/>
              </w:rPr>
              <w:t>异动</w:t>
            </w:r>
          </w:p>
          <w:p w:rsidR="00B254AD" w:rsidRDefault="00B254AD" w:rsidP="002271D5">
            <w:pPr>
              <w:pStyle w:val="af1"/>
              <w:numPr>
                <w:ilvl w:val="0"/>
                <w:numId w:val="168"/>
              </w:numPr>
              <w:ind w:firstLineChars="0"/>
            </w:pPr>
            <w:r>
              <w:rPr>
                <w:rFonts w:hint="eastAsia"/>
              </w:rPr>
              <w:t>将</w:t>
            </w:r>
            <w:r w:rsidR="0030324A">
              <w:rPr>
                <w:rFonts w:hint="eastAsia"/>
              </w:rPr>
              <w:t>实发</w:t>
            </w:r>
            <w:r>
              <w:rPr>
                <w:rFonts w:hint="eastAsia"/>
              </w:rPr>
              <w:t>数量回写对应</w:t>
            </w:r>
            <w:r w:rsidR="0030324A">
              <w:rPr>
                <w:rFonts w:hint="eastAsia"/>
              </w:rPr>
              <w:t>租赁订</w:t>
            </w:r>
            <w:r>
              <w:rPr>
                <w:rFonts w:hint="eastAsia"/>
              </w:rPr>
              <w:t>单的</w:t>
            </w:r>
            <w:r w:rsidR="0030324A">
              <w:rPr>
                <w:rFonts w:hint="eastAsia"/>
              </w:rPr>
              <w:t>已发</w:t>
            </w:r>
            <w:r>
              <w:rPr>
                <w:rFonts w:hint="eastAsia"/>
              </w:rPr>
              <w:t>数量，新已</w:t>
            </w:r>
            <w:r w:rsidR="0030324A">
              <w:rPr>
                <w:rFonts w:hint="eastAsia"/>
              </w:rPr>
              <w:t>发</w:t>
            </w:r>
            <w:r>
              <w:rPr>
                <w:rFonts w:hint="eastAsia"/>
              </w:rPr>
              <w:t>数量</w:t>
            </w:r>
            <w:r>
              <w:rPr>
                <w:rFonts w:hint="eastAsia"/>
              </w:rPr>
              <w:t>=</w:t>
            </w:r>
            <w:r>
              <w:rPr>
                <w:rFonts w:hint="eastAsia"/>
              </w:rPr>
              <w:t>旧</w:t>
            </w:r>
            <w:r w:rsidR="0030324A">
              <w:rPr>
                <w:rFonts w:hint="eastAsia"/>
              </w:rPr>
              <w:t>已发</w:t>
            </w:r>
            <w:r>
              <w:rPr>
                <w:rFonts w:hint="eastAsia"/>
              </w:rPr>
              <w:t>数量</w:t>
            </w:r>
            <w:r>
              <w:rPr>
                <w:rFonts w:hint="eastAsia"/>
              </w:rPr>
              <w:t>+</w:t>
            </w:r>
            <w:r w:rsidR="0030324A">
              <w:rPr>
                <w:rFonts w:hint="eastAsia"/>
              </w:rPr>
              <w:t>实发</w:t>
            </w:r>
            <w:r>
              <w:rPr>
                <w:rFonts w:hint="eastAsia"/>
              </w:rPr>
              <w:t>数量，并判断如果对应的</w:t>
            </w:r>
            <w:r w:rsidR="0030324A">
              <w:rPr>
                <w:rFonts w:hint="eastAsia"/>
              </w:rPr>
              <w:t>租赁订单</w:t>
            </w:r>
            <w:r>
              <w:rPr>
                <w:rFonts w:hint="eastAsia"/>
              </w:rPr>
              <w:t>的未结案单身</w:t>
            </w:r>
            <w:r w:rsidR="0030324A">
              <w:rPr>
                <w:rFonts w:hint="eastAsia"/>
              </w:rPr>
              <w:t>已发</w:t>
            </w:r>
            <w:r>
              <w:rPr>
                <w:rFonts w:hint="eastAsia"/>
              </w:rPr>
              <w:t>数量均</w:t>
            </w:r>
            <w:r>
              <w:rPr>
                <w:rFonts w:hint="eastAsia"/>
              </w:rPr>
              <w:t>=</w:t>
            </w:r>
            <w:r w:rsidR="0030324A">
              <w:rPr>
                <w:rFonts w:hint="eastAsia"/>
              </w:rPr>
              <w:t>订单</w:t>
            </w:r>
            <w:r>
              <w:rPr>
                <w:rFonts w:hint="eastAsia"/>
              </w:rPr>
              <w:t>数量，则该</w:t>
            </w:r>
            <w:r w:rsidR="0030324A">
              <w:rPr>
                <w:rFonts w:hint="eastAsia"/>
              </w:rPr>
              <w:t>租赁订单</w:t>
            </w:r>
            <w:r>
              <w:rPr>
                <w:rFonts w:hint="eastAsia"/>
              </w:rPr>
              <w:t>的状态变为“已结案”</w:t>
            </w:r>
          </w:p>
        </w:tc>
      </w:tr>
      <w:tr w:rsidR="00674969" w:rsidTr="00F06562">
        <w:tc>
          <w:tcPr>
            <w:tcW w:w="1668" w:type="dxa"/>
          </w:tcPr>
          <w:p w:rsidR="00674969" w:rsidRDefault="00674969" w:rsidP="00F06562">
            <w:r>
              <w:rPr>
                <w:rFonts w:hint="eastAsia"/>
              </w:rPr>
              <w:lastRenderedPageBreak/>
              <w:t>详情页面</w:t>
            </w:r>
            <w:r>
              <w:rPr>
                <w:rFonts w:hint="eastAsia"/>
              </w:rPr>
              <w:t>-</w:t>
            </w:r>
            <w:r>
              <w:rPr>
                <w:rFonts w:hint="eastAsia"/>
              </w:rPr>
              <w:t>冻结</w:t>
            </w:r>
          </w:p>
        </w:tc>
        <w:tc>
          <w:tcPr>
            <w:tcW w:w="4750" w:type="dxa"/>
          </w:tcPr>
          <w:p w:rsidR="00674969" w:rsidRDefault="00674969" w:rsidP="002271D5">
            <w:pPr>
              <w:pStyle w:val="af1"/>
              <w:numPr>
                <w:ilvl w:val="0"/>
                <w:numId w:val="169"/>
              </w:numPr>
              <w:ind w:firstLineChars="0"/>
            </w:pPr>
            <w:r>
              <w:rPr>
                <w:rFonts w:hint="eastAsia"/>
              </w:rPr>
              <w:t>冻结备注可以编辑，其他字段均为只读</w:t>
            </w:r>
          </w:p>
          <w:p w:rsidR="00674969" w:rsidRDefault="00674969" w:rsidP="002271D5">
            <w:pPr>
              <w:pStyle w:val="af1"/>
              <w:numPr>
                <w:ilvl w:val="0"/>
                <w:numId w:val="169"/>
              </w:numPr>
              <w:ind w:firstLineChars="0"/>
            </w:pPr>
            <w:r>
              <w:rPr>
                <w:rFonts w:hint="eastAsia"/>
              </w:rPr>
              <w:t>功能按钮：</w:t>
            </w:r>
          </w:p>
          <w:p w:rsidR="00674969" w:rsidRDefault="00674969" w:rsidP="002271D5">
            <w:pPr>
              <w:pStyle w:val="af1"/>
              <w:numPr>
                <w:ilvl w:val="0"/>
                <w:numId w:val="169"/>
              </w:numPr>
              <w:ind w:firstLineChars="0"/>
            </w:pPr>
            <w:r>
              <w:rPr>
                <w:rFonts w:hint="eastAsia"/>
              </w:rPr>
              <w:t>冻结、返回</w:t>
            </w:r>
          </w:p>
        </w:tc>
        <w:tc>
          <w:tcPr>
            <w:tcW w:w="3210" w:type="dxa"/>
          </w:tcPr>
          <w:p w:rsidR="00674969" w:rsidRDefault="00674969" w:rsidP="00F06562"/>
        </w:tc>
      </w:tr>
      <w:tr w:rsidR="00674969" w:rsidTr="00F06562">
        <w:tc>
          <w:tcPr>
            <w:tcW w:w="1668" w:type="dxa"/>
          </w:tcPr>
          <w:p w:rsidR="00674969" w:rsidRDefault="00674969" w:rsidP="00F06562">
            <w:r>
              <w:rPr>
                <w:rFonts w:hint="eastAsia"/>
              </w:rPr>
              <w:t>详情页面</w:t>
            </w:r>
            <w:r>
              <w:rPr>
                <w:rFonts w:hint="eastAsia"/>
              </w:rPr>
              <w:t>-</w:t>
            </w:r>
            <w:r>
              <w:rPr>
                <w:rFonts w:hint="eastAsia"/>
              </w:rPr>
              <w:t>结案</w:t>
            </w:r>
          </w:p>
        </w:tc>
        <w:tc>
          <w:tcPr>
            <w:tcW w:w="4750" w:type="dxa"/>
          </w:tcPr>
          <w:p w:rsidR="00674969" w:rsidRDefault="00674969" w:rsidP="002271D5">
            <w:pPr>
              <w:pStyle w:val="af1"/>
              <w:numPr>
                <w:ilvl w:val="0"/>
                <w:numId w:val="170"/>
              </w:numPr>
              <w:ind w:firstLineChars="0"/>
            </w:pPr>
            <w:r>
              <w:rPr>
                <w:rFonts w:hint="eastAsia"/>
              </w:rPr>
              <w:t>结案备注可以编辑，其他字段均为只读</w:t>
            </w:r>
          </w:p>
          <w:p w:rsidR="00674969" w:rsidRDefault="00674969" w:rsidP="002271D5">
            <w:pPr>
              <w:pStyle w:val="af1"/>
              <w:numPr>
                <w:ilvl w:val="0"/>
                <w:numId w:val="170"/>
              </w:numPr>
              <w:ind w:firstLineChars="0"/>
            </w:pPr>
            <w:r>
              <w:rPr>
                <w:rFonts w:hint="eastAsia"/>
              </w:rPr>
              <w:t>功能按钮：结案、返回</w:t>
            </w:r>
          </w:p>
        </w:tc>
        <w:tc>
          <w:tcPr>
            <w:tcW w:w="3210" w:type="dxa"/>
          </w:tcPr>
          <w:p w:rsidR="00674969" w:rsidRDefault="00674969" w:rsidP="00F06562"/>
        </w:tc>
      </w:tr>
    </w:tbl>
    <w:p w:rsidR="008E021A" w:rsidRPr="008E021A" w:rsidRDefault="008E021A" w:rsidP="008E021A"/>
    <w:p w:rsidR="00224540" w:rsidRDefault="00224540" w:rsidP="00224540">
      <w:pPr>
        <w:pStyle w:val="3"/>
      </w:pPr>
      <w:r>
        <w:rPr>
          <w:rFonts w:hint="eastAsia"/>
        </w:rPr>
        <w:t>业务需求</w:t>
      </w:r>
    </w:p>
    <w:p w:rsidR="00224540" w:rsidRPr="004C6591" w:rsidRDefault="00224540" w:rsidP="004C6591"/>
    <w:p w:rsidR="00285777" w:rsidRDefault="00285777" w:rsidP="00285777">
      <w:pPr>
        <w:pStyle w:val="2"/>
      </w:pPr>
      <w:bookmarkStart w:id="126" w:name="_Toc392169202"/>
      <w:r>
        <w:rPr>
          <w:rFonts w:hint="eastAsia"/>
        </w:rPr>
        <w:lastRenderedPageBreak/>
        <w:t>S010-04</w:t>
      </w:r>
      <w:r>
        <w:rPr>
          <w:rFonts w:hint="eastAsia"/>
        </w:rPr>
        <w:tab/>
      </w:r>
      <w:r>
        <w:rPr>
          <w:rFonts w:hint="eastAsia"/>
        </w:rPr>
        <w:t>租赁返还</w:t>
      </w:r>
      <w:bookmarkEnd w:id="126"/>
    </w:p>
    <w:p w:rsidR="00030149" w:rsidRPr="00030149" w:rsidRDefault="00030149" w:rsidP="00030149">
      <w:pPr>
        <w:pStyle w:val="3"/>
      </w:pPr>
      <w:r>
        <w:rPr>
          <w:rFonts w:hint="eastAsia"/>
        </w:rPr>
        <w:t>SOP</w:t>
      </w:r>
    </w:p>
    <w:p w:rsidR="004C6591" w:rsidRDefault="004C6591" w:rsidP="004C6591">
      <w:r>
        <w:rPr>
          <w:noProof/>
        </w:rPr>
        <w:lastRenderedPageBreak/>
        <w:drawing>
          <wp:inline distT="0" distB="0" distL="0" distR="0">
            <wp:extent cx="5976620" cy="8463785"/>
            <wp:effectExtent l="0" t="0" r="0" b="0"/>
            <wp:docPr id="19" name="图片 19" descr="D:\LHT\Bequeen\02需求设计\SOP\SOP定稿文件\SOP-S010-04租赁返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LHT\Bequeen\02需求设计\SOP\SOP定稿文件\SOP-S010-04租赁返还.jp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76620" cy="8463785"/>
                    </a:xfrm>
                    <a:prstGeom prst="rect">
                      <a:avLst/>
                    </a:prstGeom>
                    <a:noFill/>
                    <a:ln>
                      <a:noFill/>
                    </a:ln>
                  </pic:spPr>
                </pic:pic>
              </a:graphicData>
            </a:graphic>
          </wp:inline>
        </w:drawing>
      </w:r>
    </w:p>
    <w:p w:rsidR="00224540" w:rsidRDefault="00224540" w:rsidP="004C6591"/>
    <w:p w:rsidR="00224540" w:rsidRDefault="00224540" w:rsidP="00224540">
      <w:pPr>
        <w:pStyle w:val="3"/>
      </w:pPr>
      <w:r>
        <w:rPr>
          <w:rFonts w:hint="eastAsia"/>
        </w:rPr>
        <w:lastRenderedPageBreak/>
        <w:t>表单</w:t>
      </w:r>
    </w:p>
    <w:p w:rsidR="00BF1C8B" w:rsidRDefault="00BF1C8B" w:rsidP="00BF1C8B">
      <w:pPr>
        <w:pStyle w:val="4"/>
      </w:pPr>
      <w:r>
        <w:rPr>
          <w:rFonts w:hint="eastAsia"/>
        </w:rPr>
        <w:t>租赁返还单</w:t>
      </w:r>
    </w:p>
    <w:p w:rsidR="00BF1C8B" w:rsidRDefault="00BF1C8B" w:rsidP="00431556">
      <w:pPr>
        <w:pStyle w:val="af1"/>
        <w:numPr>
          <w:ilvl w:val="0"/>
          <w:numId w:val="26"/>
        </w:numPr>
        <w:ind w:firstLineChars="0"/>
      </w:pPr>
      <w:r>
        <w:rPr>
          <w:rFonts w:hint="eastAsia"/>
        </w:rPr>
        <w:t>单头信息点：</w:t>
      </w:r>
      <w:r w:rsidRPr="003762FF">
        <w:rPr>
          <w:rFonts w:hint="eastAsia"/>
          <w:shd w:val="clear" w:color="auto" w:fill="92D050"/>
        </w:rPr>
        <w:t>单据类别、单据编号、单据日期、会员、</w:t>
      </w:r>
      <w:r>
        <w:rPr>
          <w:rFonts w:hint="eastAsia"/>
        </w:rPr>
        <w:t>销售类型（</w:t>
      </w:r>
      <w:r w:rsidR="00E41AF4">
        <w:rPr>
          <w:rFonts w:hint="eastAsia"/>
        </w:rPr>
        <w:t>租赁</w:t>
      </w:r>
      <w:r>
        <w:rPr>
          <w:rFonts w:hint="eastAsia"/>
        </w:rPr>
        <w:t>）、</w:t>
      </w:r>
      <w:r w:rsidR="006265C8">
        <w:rPr>
          <w:rFonts w:hint="eastAsia"/>
        </w:rPr>
        <w:t>销售渠道</w:t>
      </w:r>
      <w:r>
        <w:rPr>
          <w:rFonts w:hint="eastAsia"/>
        </w:rPr>
        <w:t>（</w:t>
      </w:r>
      <w:r>
        <w:rPr>
          <w:rFonts w:hint="eastAsia"/>
        </w:rPr>
        <w:t>2-</w:t>
      </w:r>
      <w:r>
        <w:rPr>
          <w:rFonts w:hint="eastAsia"/>
        </w:rPr>
        <w:t>电商</w:t>
      </w:r>
      <w:r>
        <w:rPr>
          <w:rFonts w:hint="eastAsia"/>
        </w:rPr>
        <w:t xml:space="preserve">  3-</w:t>
      </w:r>
      <w:r>
        <w:rPr>
          <w:rFonts w:hint="eastAsia"/>
        </w:rPr>
        <w:t>实体零售）、业务员（客服）、来源（</w:t>
      </w:r>
      <w:r>
        <w:rPr>
          <w:rFonts w:hint="eastAsia"/>
        </w:rPr>
        <w:t>1-</w:t>
      </w:r>
      <w:r>
        <w:rPr>
          <w:rFonts w:hint="eastAsia"/>
        </w:rPr>
        <w:t>租赁订单）、结案状态、单据状态、流程状态、冻结状态、总数量、返还地址、</w:t>
      </w:r>
      <w:r w:rsidRPr="003762FF">
        <w:rPr>
          <w:rFonts w:hint="eastAsia"/>
          <w:shd w:val="clear" w:color="auto" w:fill="92D050"/>
        </w:rPr>
        <w:t>备注</w:t>
      </w:r>
      <w:r w:rsidR="00D25FF5">
        <w:rPr>
          <w:rFonts w:hint="eastAsia"/>
          <w:shd w:val="clear" w:color="auto" w:fill="92D050"/>
        </w:rPr>
        <w:t>、运输方式（送货到店、上门取货、第三方物流快递）</w:t>
      </w:r>
      <w:r>
        <w:rPr>
          <w:rFonts w:hint="eastAsia"/>
        </w:rPr>
        <w:t>、物流商、物流单号</w:t>
      </w:r>
      <w:r w:rsidR="001C00CA">
        <w:rPr>
          <w:rFonts w:hint="eastAsia"/>
        </w:rPr>
        <w:t>、创建人、创建时间、最后修改人、最后修改时间</w:t>
      </w:r>
      <w:r w:rsidR="003A4E56">
        <w:rPr>
          <w:rFonts w:hint="eastAsia"/>
        </w:rPr>
        <w:t>、审核人、审核时间、审核意见</w:t>
      </w:r>
    </w:p>
    <w:p w:rsidR="00BF1C8B" w:rsidRDefault="00BF1C8B" w:rsidP="00431556">
      <w:pPr>
        <w:pStyle w:val="af1"/>
        <w:numPr>
          <w:ilvl w:val="0"/>
          <w:numId w:val="26"/>
        </w:numPr>
        <w:ind w:firstLineChars="0"/>
      </w:pPr>
      <w:r>
        <w:rPr>
          <w:rFonts w:hint="eastAsia"/>
        </w:rPr>
        <w:t>单身信息点：</w:t>
      </w:r>
      <w:r w:rsidRPr="003762FF">
        <w:rPr>
          <w:rFonts w:hint="eastAsia"/>
          <w:shd w:val="clear" w:color="auto" w:fill="92D050"/>
        </w:rPr>
        <w:t>序号、</w:t>
      </w:r>
      <w:r w:rsidR="00352343">
        <w:rPr>
          <w:rFonts w:hint="eastAsia"/>
          <w:shd w:val="clear" w:color="auto" w:fill="92D050"/>
        </w:rPr>
        <w:t>商品</w:t>
      </w:r>
      <w:r w:rsidRPr="003762FF">
        <w:rPr>
          <w:rFonts w:hint="eastAsia"/>
          <w:shd w:val="clear" w:color="auto" w:fill="92D050"/>
        </w:rPr>
        <w:t>编号、</w:t>
      </w:r>
      <w:r w:rsidR="00352343">
        <w:rPr>
          <w:rFonts w:hint="eastAsia"/>
          <w:shd w:val="clear" w:color="auto" w:fill="92D050"/>
        </w:rPr>
        <w:t>商品</w:t>
      </w:r>
      <w:r w:rsidRPr="003762FF">
        <w:rPr>
          <w:rFonts w:hint="eastAsia"/>
          <w:shd w:val="clear" w:color="auto" w:fill="92D050"/>
        </w:rPr>
        <w:t>名称、</w:t>
      </w:r>
      <w:r w:rsidR="00352343">
        <w:rPr>
          <w:rFonts w:hint="eastAsia"/>
          <w:shd w:val="clear" w:color="auto" w:fill="92D050"/>
        </w:rPr>
        <w:t>商品</w:t>
      </w:r>
      <w:r w:rsidRPr="003762FF">
        <w:rPr>
          <w:rFonts w:hint="eastAsia"/>
          <w:shd w:val="clear" w:color="auto" w:fill="92D050"/>
        </w:rPr>
        <w:t>规格、单位、仓库、</w:t>
      </w:r>
      <w:r w:rsidR="004721E8">
        <w:rPr>
          <w:rFonts w:hint="eastAsia"/>
          <w:shd w:val="clear" w:color="auto" w:fill="92D050"/>
        </w:rPr>
        <w:t>申请</w:t>
      </w:r>
      <w:r w:rsidRPr="003762FF">
        <w:rPr>
          <w:rFonts w:hint="eastAsia"/>
          <w:shd w:val="clear" w:color="auto" w:fill="92D050"/>
        </w:rPr>
        <w:t>数量</w:t>
      </w:r>
      <w:r w:rsidR="004721E8">
        <w:rPr>
          <w:rFonts w:hint="eastAsia"/>
          <w:shd w:val="clear" w:color="auto" w:fill="92D050"/>
        </w:rPr>
        <w:t>、实际返还数量</w:t>
      </w:r>
      <w:r w:rsidRPr="003762FF">
        <w:rPr>
          <w:rFonts w:hint="eastAsia"/>
          <w:shd w:val="clear" w:color="auto" w:fill="92D050"/>
        </w:rPr>
        <w:t>、等级、前置单据、备注</w:t>
      </w:r>
    </w:p>
    <w:p w:rsidR="00BF1C8B" w:rsidRDefault="00BF1C8B" w:rsidP="00431556">
      <w:pPr>
        <w:pStyle w:val="af1"/>
        <w:numPr>
          <w:ilvl w:val="0"/>
          <w:numId w:val="26"/>
        </w:numPr>
        <w:ind w:firstLineChars="0"/>
      </w:pPr>
      <w:r>
        <w:rPr>
          <w:rFonts w:hint="eastAsia"/>
        </w:rPr>
        <w:t>子单身信息点：序号、单身序号、商品编码、仓库、库区、库位、</w:t>
      </w:r>
      <w:r>
        <w:rPr>
          <w:rFonts w:hint="eastAsia"/>
        </w:rPr>
        <w:t>SN</w:t>
      </w:r>
      <w:r>
        <w:rPr>
          <w:rFonts w:hint="eastAsia"/>
        </w:rPr>
        <w:t>、</w:t>
      </w:r>
      <w:r>
        <w:rPr>
          <w:rFonts w:hint="eastAsia"/>
        </w:rPr>
        <w:t>NFC</w:t>
      </w:r>
      <w:r>
        <w:rPr>
          <w:rFonts w:hint="eastAsia"/>
        </w:rPr>
        <w:t>明码、</w:t>
      </w:r>
      <w:r>
        <w:rPr>
          <w:rFonts w:hint="eastAsia"/>
        </w:rPr>
        <w:t>NFC</w:t>
      </w:r>
      <w:r>
        <w:rPr>
          <w:rFonts w:hint="eastAsia"/>
        </w:rPr>
        <w:t>密码</w:t>
      </w:r>
      <w:r w:rsidR="008E335F">
        <w:rPr>
          <w:rFonts w:hint="eastAsia"/>
        </w:rPr>
        <w:t>、是否已实际返还</w:t>
      </w:r>
    </w:p>
    <w:p w:rsidR="00871022" w:rsidRDefault="00871022" w:rsidP="00431556">
      <w:pPr>
        <w:pStyle w:val="af1"/>
        <w:numPr>
          <w:ilvl w:val="0"/>
          <w:numId w:val="26"/>
        </w:numPr>
        <w:ind w:firstLineChars="0"/>
      </w:pPr>
      <w:r>
        <w:rPr>
          <w:rFonts w:hint="eastAsia"/>
        </w:rPr>
        <w:t>业务功能说明：</w:t>
      </w:r>
    </w:p>
    <w:tbl>
      <w:tblPr>
        <w:tblStyle w:val="af"/>
        <w:tblW w:w="0" w:type="auto"/>
        <w:tblLook w:val="04A0"/>
      </w:tblPr>
      <w:tblGrid>
        <w:gridCol w:w="1668"/>
        <w:gridCol w:w="4750"/>
        <w:gridCol w:w="3210"/>
      </w:tblGrid>
      <w:tr w:rsidR="00871022" w:rsidTr="00F06562">
        <w:tc>
          <w:tcPr>
            <w:tcW w:w="1668" w:type="dxa"/>
          </w:tcPr>
          <w:p w:rsidR="00871022" w:rsidRDefault="00871022" w:rsidP="00F06562">
            <w:r>
              <w:rPr>
                <w:rFonts w:hint="eastAsia"/>
              </w:rPr>
              <w:t>作业编号</w:t>
            </w:r>
          </w:p>
        </w:tc>
        <w:tc>
          <w:tcPr>
            <w:tcW w:w="4750" w:type="dxa"/>
          </w:tcPr>
          <w:p w:rsidR="00871022" w:rsidRDefault="00871022" w:rsidP="00F06562">
            <w:r>
              <w:rPr>
                <w:rFonts w:hint="eastAsia"/>
              </w:rPr>
              <w:t>页面元素描述</w:t>
            </w:r>
          </w:p>
        </w:tc>
        <w:tc>
          <w:tcPr>
            <w:tcW w:w="3210" w:type="dxa"/>
          </w:tcPr>
          <w:p w:rsidR="00871022" w:rsidRDefault="00871022" w:rsidP="00F06562">
            <w:r>
              <w:rPr>
                <w:rFonts w:hint="eastAsia"/>
              </w:rPr>
              <w:t>业务逻辑</w:t>
            </w:r>
          </w:p>
        </w:tc>
      </w:tr>
      <w:tr w:rsidR="00871022" w:rsidTr="00F06562">
        <w:tc>
          <w:tcPr>
            <w:tcW w:w="1668" w:type="dxa"/>
          </w:tcPr>
          <w:p w:rsidR="00871022" w:rsidRDefault="00871022" w:rsidP="00F06562">
            <w:r>
              <w:rPr>
                <w:rFonts w:hint="eastAsia"/>
              </w:rPr>
              <w:t>前台相关页面</w:t>
            </w:r>
          </w:p>
          <w:p w:rsidR="00CC43CA" w:rsidRDefault="00CC43CA" w:rsidP="00F06562">
            <w:r>
              <w:rPr>
                <w:rFonts w:hint="eastAsia"/>
                <w:kern w:val="0"/>
              </w:rPr>
              <w:t>（</w:t>
            </w:r>
            <w:r>
              <w:rPr>
                <w:kern w:val="0"/>
              </w:rPr>
              <w:t>S010-0</w:t>
            </w:r>
            <w:r>
              <w:rPr>
                <w:rFonts w:hint="eastAsia"/>
                <w:kern w:val="0"/>
              </w:rPr>
              <w:t>4</w:t>
            </w:r>
            <w:r>
              <w:rPr>
                <w:kern w:val="0"/>
              </w:rPr>
              <w:t>-3</w:t>
            </w:r>
            <w:r>
              <w:rPr>
                <w:rFonts w:hint="eastAsia"/>
                <w:kern w:val="0"/>
              </w:rPr>
              <w:t>）</w:t>
            </w:r>
          </w:p>
        </w:tc>
        <w:tc>
          <w:tcPr>
            <w:tcW w:w="4750" w:type="dxa"/>
          </w:tcPr>
          <w:p w:rsidR="00871022" w:rsidRDefault="00871022" w:rsidP="00F06562">
            <w:r>
              <w:rPr>
                <w:rFonts w:hint="eastAsia"/>
              </w:rPr>
              <w:t>参照</w:t>
            </w:r>
            <w:r>
              <w:rPr>
                <w:rFonts w:hint="eastAsia"/>
              </w:rPr>
              <w:t>UI</w:t>
            </w:r>
            <w:r>
              <w:rPr>
                <w:rFonts w:hint="eastAsia"/>
              </w:rPr>
              <w:t>设计图</w:t>
            </w:r>
          </w:p>
        </w:tc>
        <w:tc>
          <w:tcPr>
            <w:tcW w:w="3210" w:type="dxa"/>
          </w:tcPr>
          <w:p w:rsidR="00871022" w:rsidRDefault="00871022" w:rsidP="008979B0">
            <w:r>
              <w:rPr>
                <w:rFonts w:hint="eastAsia"/>
              </w:rPr>
              <w:t>会员可从租赁订单处</w:t>
            </w:r>
            <w:r w:rsidR="008979B0">
              <w:rPr>
                <w:rFonts w:hint="eastAsia"/>
              </w:rPr>
              <w:t>直接点击返还功能，填写返还信息提交后生成租赁返还单</w:t>
            </w:r>
          </w:p>
        </w:tc>
      </w:tr>
      <w:tr w:rsidR="00871022" w:rsidTr="00F06562">
        <w:tc>
          <w:tcPr>
            <w:tcW w:w="1668" w:type="dxa"/>
          </w:tcPr>
          <w:p w:rsidR="00871022" w:rsidRDefault="00871022" w:rsidP="00F06562">
            <w:r>
              <w:rPr>
                <w:rFonts w:hint="eastAsia"/>
              </w:rPr>
              <w:t>查询列表页面</w:t>
            </w:r>
          </w:p>
        </w:tc>
        <w:tc>
          <w:tcPr>
            <w:tcW w:w="4750" w:type="dxa"/>
          </w:tcPr>
          <w:p w:rsidR="00871022" w:rsidRDefault="00871022" w:rsidP="002271D5">
            <w:pPr>
              <w:pStyle w:val="af1"/>
              <w:numPr>
                <w:ilvl w:val="0"/>
                <w:numId w:val="171"/>
              </w:numPr>
              <w:ind w:firstLineChars="0"/>
            </w:pPr>
            <w:r>
              <w:rPr>
                <w:rFonts w:hint="eastAsia"/>
              </w:rPr>
              <w:t>查询条件：单据类别、单据编号、单据日期（区间）、会员、来源、销售类型、销售渠道、单据状态、流程状态、结案状态、冻结状态</w:t>
            </w:r>
          </w:p>
          <w:p w:rsidR="00871022" w:rsidRDefault="00871022" w:rsidP="002271D5">
            <w:pPr>
              <w:pStyle w:val="af1"/>
              <w:numPr>
                <w:ilvl w:val="0"/>
                <w:numId w:val="171"/>
              </w:numPr>
              <w:ind w:firstLineChars="0"/>
            </w:pPr>
            <w:r>
              <w:rPr>
                <w:rFonts w:hint="eastAsia"/>
              </w:rPr>
              <w:t>列表字段：单据编号、单据类别、单据日期、所属公司、会员、来源、销售类型、销售渠道、单据状态、流程状态、结案状态、冻结状态</w:t>
            </w:r>
          </w:p>
          <w:p w:rsidR="00871022" w:rsidRDefault="00871022" w:rsidP="002271D5">
            <w:pPr>
              <w:pStyle w:val="af1"/>
              <w:numPr>
                <w:ilvl w:val="0"/>
                <w:numId w:val="171"/>
              </w:numPr>
              <w:ind w:firstLineChars="0"/>
            </w:pPr>
            <w:r>
              <w:rPr>
                <w:rFonts w:hint="eastAsia"/>
              </w:rPr>
              <w:t>页头功能按钮：</w:t>
            </w:r>
            <w:r w:rsidR="00616996">
              <w:rPr>
                <w:rFonts w:hint="eastAsia"/>
              </w:rPr>
              <w:t>新建、</w:t>
            </w:r>
            <w:r>
              <w:rPr>
                <w:rFonts w:hint="eastAsia"/>
              </w:rPr>
              <w:t>提交、审核、编辑、结案</w:t>
            </w:r>
          </w:p>
          <w:p w:rsidR="00871022" w:rsidRDefault="00871022" w:rsidP="002271D5">
            <w:pPr>
              <w:pStyle w:val="af1"/>
              <w:numPr>
                <w:ilvl w:val="0"/>
                <w:numId w:val="171"/>
              </w:numPr>
              <w:ind w:firstLineChars="0"/>
            </w:pPr>
            <w:r>
              <w:rPr>
                <w:rFonts w:hint="eastAsia"/>
              </w:rPr>
              <w:t>列表功能按钮：修改、提交、审核、结案</w:t>
            </w:r>
          </w:p>
        </w:tc>
        <w:tc>
          <w:tcPr>
            <w:tcW w:w="3210" w:type="dxa"/>
          </w:tcPr>
          <w:p w:rsidR="00871022" w:rsidRDefault="00871022" w:rsidP="002271D5">
            <w:pPr>
              <w:pStyle w:val="af1"/>
              <w:numPr>
                <w:ilvl w:val="0"/>
                <w:numId w:val="172"/>
              </w:numPr>
              <w:ind w:firstLineChars="0"/>
            </w:pPr>
            <w:r>
              <w:rPr>
                <w:rFonts w:hint="eastAsia"/>
              </w:rPr>
              <w:t>点击“新建”直接跳转到“待销货租赁订单”页面，而不是直接跳转到租赁销货单的“详情页面</w:t>
            </w:r>
            <w:r>
              <w:rPr>
                <w:rFonts w:hint="eastAsia"/>
              </w:rPr>
              <w:t>-</w:t>
            </w:r>
            <w:r>
              <w:rPr>
                <w:rFonts w:hint="eastAsia"/>
              </w:rPr>
              <w:t>新建”页面</w:t>
            </w:r>
          </w:p>
          <w:p w:rsidR="00770596" w:rsidRDefault="00770596" w:rsidP="00770596"/>
          <w:p w:rsidR="00770596" w:rsidRPr="00770596" w:rsidRDefault="00770596" w:rsidP="00EC46E0"/>
        </w:tc>
      </w:tr>
      <w:tr w:rsidR="00871022" w:rsidTr="00F06562">
        <w:tc>
          <w:tcPr>
            <w:tcW w:w="1668" w:type="dxa"/>
          </w:tcPr>
          <w:p w:rsidR="00871022" w:rsidRDefault="00871022" w:rsidP="00F06562">
            <w:r>
              <w:rPr>
                <w:rFonts w:hint="eastAsia"/>
              </w:rPr>
              <w:t>待</w:t>
            </w:r>
            <w:r w:rsidR="00537316">
              <w:rPr>
                <w:rFonts w:hint="eastAsia"/>
              </w:rPr>
              <w:t>返还</w:t>
            </w:r>
            <w:r>
              <w:rPr>
                <w:rFonts w:hint="eastAsia"/>
              </w:rPr>
              <w:t>租赁订单</w:t>
            </w:r>
          </w:p>
          <w:p w:rsidR="00CC43CA" w:rsidRDefault="00CC43CA" w:rsidP="00F06562">
            <w:r>
              <w:rPr>
                <w:rFonts w:hint="eastAsia"/>
                <w:kern w:val="0"/>
              </w:rPr>
              <w:t>（</w:t>
            </w:r>
            <w:r>
              <w:rPr>
                <w:kern w:val="0"/>
              </w:rPr>
              <w:t>S010-0</w:t>
            </w:r>
            <w:r>
              <w:rPr>
                <w:rFonts w:hint="eastAsia"/>
                <w:kern w:val="0"/>
              </w:rPr>
              <w:t>4</w:t>
            </w:r>
            <w:r>
              <w:rPr>
                <w:kern w:val="0"/>
              </w:rPr>
              <w:t>-</w:t>
            </w:r>
            <w:r>
              <w:rPr>
                <w:rFonts w:hint="eastAsia"/>
                <w:kern w:val="0"/>
              </w:rPr>
              <w:t>2</w:t>
            </w:r>
            <w:r>
              <w:rPr>
                <w:rFonts w:hint="eastAsia"/>
                <w:kern w:val="0"/>
              </w:rPr>
              <w:t>）</w:t>
            </w:r>
          </w:p>
        </w:tc>
        <w:tc>
          <w:tcPr>
            <w:tcW w:w="4750" w:type="dxa"/>
          </w:tcPr>
          <w:p w:rsidR="00871022" w:rsidRDefault="00871022" w:rsidP="002271D5">
            <w:pPr>
              <w:pStyle w:val="af1"/>
              <w:numPr>
                <w:ilvl w:val="0"/>
                <w:numId w:val="175"/>
              </w:numPr>
              <w:ind w:firstLineChars="0"/>
            </w:pPr>
            <w:r>
              <w:rPr>
                <w:rFonts w:hint="eastAsia"/>
              </w:rPr>
              <w:t>查询条件：</w:t>
            </w:r>
            <w:r w:rsidR="00A95FDB">
              <w:rPr>
                <w:rFonts w:hint="eastAsia"/>
              </w:rPr>
              <w:t>租赁订单</w:t>
            </w:r>
            <w:r>
              <w:rPr>
                <w:rFonts w:hint="eastAsia"/>
              </w:rPr>
              <w:t>编号、</w:t>
            </w:r>
            <w:r w:rsidR="00A95FDB">
              <w:rPr>
                <w:rFonts w:hint="eastAsia"/>
              </w:rPr>
              <w:t>租赁订单</w:t>
            </w:r>
            <w:r>
              <w:rPr>
                <w:rFonts w:hint="eastAsia"/>
              </w:rPr>
              <w:t>日期</w:t>
            </w:r>
            <w:r w:rsidR="00A95FDB">
              <w:rPr>
                <w:rFonts w:hint="eastAsia"/>
              </w:rPr>
              <w:t>、</w:t>
            </w:r>
            <w:r>
              <w:rPr>
                <w:rFonts w:hint="eastAsia"/>
              </w:rPr>
              <w:t>所属公司、会员、来源、销售类型、销售渠道</w:t>
            </w:r>
          </w:p>
          <w:p w:rsidR="00871022" w:rsidRDefault="00871022" w:rsidP="002271D5">
            <w:pPr>
              <w:pStyle w:val="af1"/>
              <w:numPr>
                <w:ilvl w:val="0"/>
                <w:numId w:val="175"/>
              </w:numPr>
              <w:ind w:firstLineChars="0"/>
            </w:pPr>
            <w:r>
              <w:rPr>
                <w:rFonts w:hint="eastAsia"/>
              </w:rPr>
              <w:t>列表字段：</w:t>
            </w:r>
            <w:r w:rsidR="00A95FDB">
              <w:rPr>
                <w:rFonts w:hint="eastAsia"/>
              </w:rPr>
              <w:t>租赁订单编号、租赁订单日期、</w:t>
            </w:r>
            <w:r>
              <w:rPr>
                <w:rFonts w:hint="eastAsia"/>
              </w:rPr>
              <w:t>所属公司、会员、来源、销售类型、销售渠道、单身序号</w:t>
            </w:r>
            <w:r w:rsidR="00833D76">
              <w:rPr>
                <w:rFonts w:hint="eastAsia"/>
              </w:rPr>
              <w:t>、</w:t>
            </w:r>
            <w:r>
              <w:rPr>
                <w:rFonts w:hint="eastAsia"/>
              </w:rPr>
              <w:t>商品编号、商品名称、订单数量、已发数量、</w:t>
            </w:r>
            <w:r w:rsidR="00417BBF">
              <w:rPr>
                <w:rFonts w:hint="eastAsia"/>
              </w:rPr>
              <w:t>已还数量、未还</w:t>
            </w:r>
            <w:r>
              <w:rPr>
                <w:rFonts w:hint="eastAsia"/>
              </w:rPr>
              <w:t>数量</w:t>
            </w:r>
          </w:p>
          <w:p w:rsidR="00871022" w:rsidRDefault="00871022" w:rsidP="002271D5">
            <w:pPr>
              <w:pStyle w:val="af1"/>
              <w:numPr>
                <w:ilvl w:val="0"/>
                <w:numId w:val="175"/>
              </w:numPr>
              <w:ind w:firstLineChars="0"/>
            </w:pPr>
            <w:r>
              <w:rPr>
                <w:rFonts w:hint="eastAsia"/>
              </w:rPr>
              <w:t>页头功能按钮：转租赁</w:t>
            </w:r>
            <w:r w:rsidR="00E33A02">
              <w:rPr>
                <w:rFonts w:hint="eastAsia"/>
              </w:rPr>
              <w:t>返还</w:t>
            </w:r>
            <w:r>
              <w:rPr>
                <w:rFonts w:hint="eastAsia"/>
              </w:rPr>
              <w:t>单</w:t>
            </w:r>
          </w:p>
          <w:p w:rsidR="00EC46E0" w:rsidRDefault="00EC46E0" w:rsidP="00EC46E0"/>
          <w:p w:rsidR="00EC46E0" w:rsidRDefault="00EC46E0" w:rsidP="00EC46E0">
            <w:r>
              <w:rPr>
                <w:rFonts w:hint="eastAsia"/>
              </w:rPr>
              <w:t>单头信息点：</w:t>
            </w:r>
            <w:r w:rsidRPr="00EC46E0">
              <w:rPr>
                <w:rFonts w:hint="eastAsia"/>
                <w:shd w:val="clear" w:color="auto" w:fill="92D050"/>
              </w:rPr>
              <w:t>单据类别、单据编号、单据日期、会</w:t>
            </w:r>
            <w:r w:rsidRPr="00EC46E0">
              <w:rPr>
                <w:rFonts w:hint="eastAsia"/>
                <w:shd w:val="clear" w:color="auto" w:fill="92D050"/>
              </w:rPr>
              <w:lastRenderedPageBreak/>
              <w:t>员、</w:t>
            </w:r>
            <w:r>
              <w:rPr>
                <w:rFonts w:hint="eastAsia"/>
              </w:rPr>
              <w:t>销售类型（租赁）、销售渠道（</w:t>
            </w:r>
            <w:r>
              <w:rPr>
                <w:rFonts w:hint="eastAsia"/>
              </w:rPr>
              <w:t>2-</w:t>
            </w:r>
            <w:r>
              <w:rPr>
                <w:rFonts w:hint="eastAsia"/>
              </w:rPr>
              <w:t>电商</w:t>
            </w:r>
            <w:r>
              <w:rPr>
                <w:rFonts w:hint="eastAsia"/>
              </w:rPr>
              <w:t xml:space="preserve">  3-</w:t>
            </w:r>
            <w:r>
              <w:rPr>
                <w:rFonts w:hint="eastAsia"/>
              </w:rPr>
              <w:t>实体零售）、业务员（客服）、来源（</w:t>
            </w:r>
            <w:r>
              <w:rPr>
                <w:rFonts w:hint="eastAsia"/>
              </w:rPr>
              <w:t>1-</w:t>
            </w:r>
            <w:r>
              <w:rPr>
                <w:rFonts w:hint="eastAsia"/>
              </w:rPr>
              <w:t>租赁订单）、结案状态、单据状态、流程状态、冻结状态、总数量、返还地址、</w:t>
            </w:r>
            <w:r w:rsidRPr="00EC46E0">
              <w:rPr>
                <w:rFonts w:hint="eastAsia"/>
                <w:shd w:val="clear" w:color="auto" w:fill="92D050"/>
              </w:rPr>
              <w:t>备注、运输方式（送货到店、上门取货、第三方物流快递）</w:t>
            </w:r>
            <w:r>
              <w:rPr>
                <w:rFonts w:hint="eastAsia"/>
              </w:rPr>
              <w:t>、物流商、物流单号、创建人、创建时间、最后修改人、最后修改时间、审核人、审核时间、审核意见</w:t>
            </w:r>
          </w:p>
          <w:p w:rsidR="00EC46E0" w:rsidRDefault="00EC46E0" w:rsidP="00EC46E0">
            <w:r>
              <w:rPr>
                <w:rFonts w:hint="eastAsia"/>
              </w:rPr>
              <w:t>单身信息点：</w:t>
            </w:r>
            <w:r w:rsidRPr="003762FF">
              <w:rPr>
                <w:rFonts w:hint="eastAsia"/>
                <w:shd w:val="clear" w:color="auto" w:fill="92D050"/>
              </w:rPr>
              <w:t>序号、</w:t>
            </w:r>
            <w:r>
              <w:rPr>
                <w:rFonts w:hint="eastAsia"/>
                <w:shd w:val="clear" w:color="auto" w:fill="92D050"/>
              </w:rPr>
              <w:t>商品</w:t>
            </w:r>
            <w:r w:rsidRPr="003762FF">
              <w:rPr>
                <w:rFonts w:hint="eastAsia"/>
                <w:shd w:val="clear" w:color="auto" w:fill="92D050"/>
              </w:rPr>
              <w:t>编号、</w:t>
            </w:r>
            <w:r>
              <w:rPr>
                <w:rFonts w:hint="eastAsia"/>
                <w:shd w:val="clear" w:color="auto" w:fill="92D050"/>
              </w:rPr>
              <w:t>商品</w:t>
            </w:r>
            <w:r w:rsidRPr="003762FF">
              <w:rPr>
                <w:rFonts w:hint="eastAsia"/>
                <w:shd w:val="clear" w:color="auto" w:fill="92D050"/>
              </w:rPr>
              <w:t>名称、</w:t>
            </w:r>
            <w:r>
              <w:rPr>
                <w:rFonts w:hint="eastAsia"/>
                <w:shd w:val="clear" w:color="auto" w:fill="92D050"/>
              </w:rPr>
              <w:t>商品</w:t>
            </w:r>
            <w:r w:rsidRPr="003762FF">
              <w:rPr>
                <w:rFonts w:hint="eastAsia"/>
                <w:shd w:val="clear" w:color="auto" w:fill="92D050"/>
              </w:rPr>
              <w:t>规格、单位、仓库、数量、等级、前置单据、备注</w:t>
            </w:r>
          </w:p>
        </w:tc>
        <w:tc>
          <w:tcPr>
            <w:tcW w:w="3210" w:type="dxa"/>
          </w:tcPr>
          <w:p w:rsidR="00065B8E" w:rsidRDefault="00065B8E" w:rsidP="002271D5">
            <w:pPr>
              <w:pStyle w:val="af1"/>
              <w:numPr>
                <w:ilvl w:val="0"/>
                <w:numId w:val="176"/>
              </w:numPr>
              <w:ind w:firstLineChars="0"/>
            </w:pPr>
            <w:r>
              <w:rPr>
                <w:rFonts w:hint="eastAsia"/>
              </w:rPr>
              <w:lastRenderedPageBreak/>
              <w:t>只能查找“未还数量”〉</w:t>
            </w:r>
            <w:r>
              <w:rPr>
                <w:rFonts w:hint="eastAsia"/>
              </w:rPr>
              <w:t>0</w:t>
            </w:r>
            <w:r>
              <w:rPr>
                <w:rFonts w:hint="eastAsia"/>
              </w:rPr>
              <w:t>的租赁订单单身数据</w:t>
            </w:r>
          </w:p>
          <w:p w:rsidR="00871022" w:rsidRDefault="00871022" w:rsidP="002271D5">
            <w:pPr>
              <w:pStyle w:val="af1"/>
              <w:numPr>
                <w:ilvl w:val="0"/>
                <w:numId w:val="176"/>
              </w:numPr>
              <w:ind w:firstLineChars="0"/>
            </w:pPr>
            <w:r>
              <w:rPr>
                <w:rFonts w:hint="eastAsia"/>
              </w:rPr>
              <w:t>可以支持多选同一个会员的租赁订单转租赁</w:t>
            </w:r>
            <w:r w:rsidR="00B11042">
              <w:rPr>
                <w:rFonts w:hint="eastAsia"/>
              </w:rPr>
              <w:t>返还</w:t>
            </w:r>
            <w:r>
              <w:rPr>
                <w:rFonts w:hint="eastAsia"/>
              </w:rPr>
              <w:t>单，不同的会员的不可同时转</w:t>
            </w:r>
          </w:p>
          <w:p w:rsidR="00871022" w:rsidRDefault="00871022" w:rsidP="002271D5">
            <w:pPr>
              <w:pStyle w:val="af1"/>
              <w:numPr>
                <w:ilvl w:val="0"/>
                <w:numId w:val="176"/>
              </w:numPr>
              <w:ind w:firstLineChars="0"/>
            </w:pPr>
            <w:r>
              <w:rPr>
                <w:rFonts w:hint="eastAsia"/>
              </w:rPr>
              <w:t>转到租赁</w:t>
            </w:r>
            <w:r w:rsidR="00B11042">
              <w:rPr>
                <w:rFonts w:hint="eastAsia"/>
              </w:rPr>
              <w:t>返还</w:t>
            </w:r>
            <w:r>
              <w:rPr>
                <w:rFonts w:hint="eastAsia"/>
              </w:rPr>
              <w:t>单的“详情页面</w:t>
            </w:r>
            <w:r>
              <w:rPr>
                <w:rFonts w:hint="eastAsia"/>
              </w:rPr>
              <w:t>-</w:t>
            </w:r>
            <w:r>
              <w:rPr>
                <w:rFonts w:hint="eastAsia"/>
              </w:rPr>
              <w:t>新建”，单身不可再增加或者删除</w:t>
            </w:r>
          </w:p>
        </w:tc>
      </w:tr>
      <w:tr w:rsidR="00871022" w:rsidTr="00F06562">
        <w:tc>
          <w:tcPr>
            <w:tcW w:w="1668" w:type="dxa"/>
          </w:tcPr>
          <w:p w:rsidR="00871022" w:rsidRDefault="00871022" w:rsidP="00F06562">
            <w:r>
              <w:rPr>
                <w:rFonts w:hint="eastAsia"/>
              </w:rPr>
              <w:lastRenderedPageBreak/>
              <w:t>详情页面</w:t>
            </w:r>
            <w:r>
              <w:rPr>
                <w:rFonts w:hint="eastAsia"/>
              </w:rPr>
              <w:t>-</w:t>
            </w:r>
            <w:r>
              <w:rPr>
                <w:rFonts w:hint="eastAsia"/>
              </w:rPr>
              <w:t>新建</w:t>
            </w:r>
          </w:p>
          <w:p w:rsidR="00CC43CA" w:rsidRDefault="00CC43CA" w:rsidP="00F06562">
            <w:r>
              <w:rPr>
                <w:rFonts w:hint="eastAsia"/>
                <w:kern w:val="0"/>
              </w:rPr>
              <w:t>（</w:t>
            </w:r>
            <w:r>
              <w:rPr>
                <w:kern w:val="0"/>
              </w:rPr>
              <w:t>S010-0</w:t>
            </w:r>
            <w:r>
              <w:rPr>
                <w:rFonts w:hint="eastAsia"/>
                <w:kern w:val="0"/>
              </w:rPr>
              <w:t>4</w:t>
            </w:r>
            <w:r>
              <w:rPr>
                <w:kern w:val="0"/>
              </w:rPr>
              <w:t>-</w:t>
            </w:r>
            <w:r>
              <w:rPr>
                <w:rFonts w:hint="eastAsia"/>
                <w:kern w:val="0"/>
              </w:rPr>
              <w:t>2</w:t>
            </w:r>
            <w:r>
              <w:rPr>
                <w:rFonts w:hint="eastAsia"/>
                <w:kern w:val="0"/>
              </w:rPr>
              <w:t>）</w:t>
            </w:r>
          </w:p>
        </w:tc>
        <w:tc>
          <w:tcPr>
            <w:tcW w:w="4750" w:type="dxa"/>
          </w:tcPr>
          <w:p w:rsidR="00871022" w:rsidRDefault="00871022" w:rsidP="002271D5">
            <w:pPr>
              <w:pStyle w:val="af1"/>
              <w:numPr>
                <w:ilvl w:val="0"/>
                <w:numId w:val="177"/>
              </w:numPr>
              <w:ind w:firstLineChars="0"/>
            </w:pPr>
            <w:r>
              <w:rPr>
                <w:rFonts w:hint="eastAsia"/>
              </w:rPr>
              <w:t>单头信息除了“备注、物流商、物流单号”，其他字段均为必填字段；单据编号是唯一值；“结案状态、单据状态、流程状态、冻结状态”全部通过功能按钮来改变，在所有详情页面都是只读；</w:t>
            </w:r>
          </w:p>
          <w:p w:rsidR="00871022" w:rsidRDefault="00871022" w:rsidP="002271D5">
            <w:pPr>
              <w:pStyle w:val="af1"/>
              <w:numPr>
                <w:ilvl w:val="0"/>
                <w:numId w:val="177"/>
              </w:numPr>
              <w:ind w:firstLineChars="0"/>
            </w:pPr>
            <w:r>
              <w:rPr>
                <w:rFonts w:hint="eastAsia"/>
              </w:rPr>
              <w:t>单身商品</w:t>
            </w:r>
            <w:r w:rsidRPr="00EC7D93">
              <w:rPr>
                <w:rFonts w:hint="eastAsia"/>
              </w:rPr>
              <w:t>名称、</w:t>
            </w:r>
            <w:r>
              <w:rPr>
                <w:rFonts w:hint="eastAsia"/>
              </w:rPr>
              <w:t>商品</w:t>
            </w:r>
            <w:r w:rsidRPr="00EC7D93">
              <w:rPr>
                <w:rFonts w:hint="eastAsia"/>
              </w:rPr>
              <w:t>规格、单位</w:t>
            </w:r>
            <w:r>
              <w:rPr>
                <w:rFonts w:hint="eastAsia"/>
              </w:rPr>
              <w:t>、等级、前置单据都是只读，根据选择的商品自动带出；只可修改“商品编号、仓库、数量、备注”，其他字段只读。“前置单据”记录前置的租赁订单的单号和单身序号。</w:t>
            </w:r>
          </w:p>
          <w:p w:rsidR="00871022" w:rsidRDefault="00871022" w:rsidP="002271D5">
            <w:pPr>
              <w:pStyle w:val="af1"/>
              <w:numPr>
                <w:ilvl w:val="0"/>
                <w:numId w:val="177"/>
              </w:numPr>
              <w:ind w:firstLineChars="0"/>
            </w:pPr>
            <w:r>
              <w:rPr>
                <w:rFonts w:hint="eastAsia"/>
              </w:rPr>
              <w:t>功能按钮：保存、提交、返回（根据状态来显示对应按钮）</w:t>
            </w:r>
          </w:p>
        </w:tc>
        <w:tc>
          <w:tcPr>
            <w:tcW w:w="3210" w:type="dxa"/>
          </w:tcPr>
          <w:p w:rsidR="00871022" w:rsidRDefault="00871022" w:rsidP="002271D5">
            <w:pPr>
              <w:pStyle w:val="af1"/>
              <w:numPr>
                <w:ilvl w:val="0"/>
                <w:numId w:val="178"/>
              </w:numPr>
              <w:ind w:firstLineChars="0"/>
            </w:pPr>
            <w:r>
              <w:rPr>
                <w:rFonts w:hint="eastAsia"/>
              </w:rPr>
              <w:t>除了使用</w:t>
            </w:r>
            <w:r w:rsidR="00372E41">
              <w:rPr>
                <w:rFonts w:hint="eastAsia"/>
              </w:rPr>
              <w:t>待返还</w:t>
            </w:r>
            <w:r>
              <w:rPr>
                <w:rFonts w:hint="eastAsia"/>
              </w:rPr>
              <w:t>租赁订单模块来转</w:t>
            </w:r>
            <w:r w:rsidR="00417071">
              <w:rPr>
                <w:rFonts w:hint="eastAsia"/>
              </w:rPr>
              <w:t>返还</w:t>
            </w:r>
            <w:r>
              <w:rPr>
                <w:rFonts w:hint="eastAsia"/>
              </w:rPr>
              <w:t>单，可提供直接新建</w:t>
            </w:r>
            <w:r w:rsidR="00DE426E">
              <w:rPr>
                <w:rFonts w:hint="eastAsia"/>
              </w:rPr>
              <w:t>返还</w:t>
            </w:r>
            <w:r>
              <w:rPr>
                <w:rFonts w:hint="eastAsia"/>
              </w:rPr>
              <w:t>单的功能</w:t>
            </w:r>
          </w:p>
          <w:p w:rsidR="00871022" w:rsidRDefault="00871022" w:rsidP="002271D5">
            <w:pPr>
              <w:pStyle w:val="af1"/>
              <w:numPr>
                <w:ilvl w:val="0"/>
                <w:numId w:val="178"/>
              </w:numPr>
              <w:ind w:firstLineChars="0"/>
            </w:pPr>
            <w:r>
              <w:rPr>
                <w:rFonts w:hint="eastAsia"/>
              </w:rPr>
              <w:t>单头版本是预留字段，给下一期实施的变更单使用，</w:t>
            </w:r>
            <w:r w:rsidRPr="009F12EF">
              <w:rPr>
                <w:rFonts w:hint="eastAsia"/>
              </w:rPr>
              <w:t>默认为</w:t>
            </w:r>
            <w:r w:rsidRPr="009F12EF">
              <w:rPr>
                <w:rFonts w:hint="eastAsia"/>
              </w:rPr>
              <w:t>0</w:t>
            </w:r>
            <w:r w:rsidRPr="009F12EF">
              <w:rPr>
                <w:rFonts w:hint="eastAsia"/>
              </w:rPr>
              <w:t>，不能修改，根据变更单，变更一次在原来的基础上加</w:t>
            </w:r>
            <w:r w:rsidRPr="009F12EF">
              <w:rPr>
                <w:rFonts w:hint="eastAsia"/>
              </w:rPr>
              <w:t>1</w:t>
            </w:r>
            <w:r>
              <w:rPr>
                <w:rFonts w:hint="eastAsia"/>
              </w:rPr>
              <w:t>。</w:t>
            </w:r>
          </w:p>
          <w:p w:rsidR="00871022" w:rsidRDefault="00871022" w:rsidP="002271D5">
            <w:pPr>
              <w:pStyle w:val="af1"/>
              <w:numPr>
                <w:ilvl w:val="0"/>
                <w:numId w:val="178"/>
              </w:numPr>
              <w:ind w:firstLineChars="0"/>
            </w:pPr>
            <w:r>
              <w:rPr>
                <w:rFonts w:hint="eastAsia"/>
              </w:rPr>
              <w:t>单头所有的状态流转参考商品标准的状态流转图</w:t>
            </w:r>
          </w:p>
          <w:p w:rsidR="00871022" w:rsidRDefault="00871022" w:rsidP="002271D5">
            <w:pPr>
              <w:pStyle w:val="af1"/>
              <w:numPr>
                <w:ilvl w:val="0"/>
                <w:numId w:val="178"/>
              </w:numPr>
              <w:ind w:firstLineChars="0"/>
            </w:pPr>
            <w:r>
              <w:rPr>
                <w:rFonts w:hint="eastAsia"/>
              </w:rPr>
              <w:t>单身可“添加明细、批量删除”</w:t>
            </w:r>
          </w:p>
          <w:p w:rsidR="00871022" w:rsidRDefault="00871022" w:rsidP="002271D5">
            <w:pPr>
              <w:pStyle w:val="af1"/>
              <w:numPr>
                <w:ilvl w:val="0"/>
                <w:numId w:val="178"/>
              </w:numPr>
              <w:ind w:firstLineChars="0"/>
            </w:pPr>
            <w:r>
              <w:rPr>
                <w:rFonts w:hint="eastAsia"/>
              </w:rPr>
              <w:t>如果单头的来源是“租赁订单”，则单身的“添加明细”开窗就是根据单头的会员取</w:t>
            </w:r>
          </w:p>
          <w:p w:rsidR="00871022" w:rsidRDefault="00871022" w:rsidP="002271D5">
            <w:pPr>
              <w:pStyle w:val="af1"/>
              <w:numPr>
                <w:ilvl w:val="0"/>
                <w:numId w:val="178"/>
              </w:numPr>
              <w:ind w:firstLineChars="0"/>
            </w:pPr>
            <w:r>
              <w:rPr>
                <w:rFonts w:hint="eastAsia"/>
              </w:rPr>
              <w:t>保存及提交的时候需要判断商品</w:t>
            </w:r>
            <w:r>
              <w:rPr>
                <w:rFonts w:hint="eastAsia"/>
              </w:rPr>
              <w:t>SN</w:t>
            </w:r>
            <w:r>
              <w:rPr>
                <w:rFonts w:hint="eastAsia"/>
              </w:rPr>
              <w:t>是否</w:t>
            </w:r>
            <w:r w:rsidR="007E2894">
              <w:rPr>
                <w:rFonts w:hint="eastAsia"/>
              </w:rPr>
              <w:t>是该租赁订单对应的租赁销货单的</w:t>
            </w:r>
            <w:r w:rsidR="007E2894">
              <w:rPr>
                <w:rFonts w:hint="eastAsia"/>
              </w:rPr>
              <w:t>SN</w:t>
            </w:r>
            <w:r w:rsidR="007E2894">
              <w:rPr>
                <w:rFonts w:hint="eastAsia"/>
              </w:rPr>
              <w:t>数据</w:t>
            </w:r>
            <w:r>
              <w:rPr>
                <w:rFonts w:hint="eastAsia"/>
              </w:rPr>
              <w:t>，如果</w:t>
            </w:r>
            <w:r w:rsidR="0024254E">
              <w:rPr>
                <w:rFonts w:hint="eastAsia"/>
              </w:rPr>
              <w:t>不是</w:t>
            </w:r>
            <w:r>
              <w:rPr>
                <w:rFonts w:hint="eastAsia"/>
              </w:rPr>
              <w:t>则提示，</w:t>
            </w:r>
            <w:r w:rsidR="009F75E2">
              <w:rPr>
                <w:rFonts w:hint="eastAsia"/>
              </w:rPr>
              <w:t>并且不能保存或提交成功；</w:t>
            </w:r>
            <w:r w:rsidR="0093012C">
              <w:rPr>
                <w:rFonts w:hint="eastAsia"/>
              </w:rPr>
              <w:t>如果是则判断该</w:t>
            </w:r>
            <w:r w:rsidR="0093012C">
              <w:rPr>
                <w:rFonts w:hint="eastAsia"/>
              </w:rPr>
              <w:t>SN</w:t>
            </w:r>
            <w:r w:rsidR="009F75E2">
              <w:rPr>
                <w:rFonts w:hint="eastAsia"/>
              </w:rPr>
              <w:t>是否是</w:t>
            </w:r>
            <w:r w:rsidR="0093012C">
              <w:rPr>
                <w:rFonts w:hint="eastAsia"/>
              </w:rPr>
              <w:t>没有被返还过，还处于</w:t>
            </w:r>
            <w:r w:rsidR="00D9799E">
              <w:rPr>
                <w:rFonts w:hint="eastAsia"/>
              </w:rPr>
              <w:t>已</w:t>
            </w:r>
            <w:r w:rsidR="0093012C">
              <w:rPr>
                <w:rFonts w:hint="eastAsia"/>
              </w:rPr>
              <w:t>出库的状态，</w:t>
            </w:r>
            <w:r w:rsidR="009F75E2">
              <w:rPr>
                <w:rFonts w:hint="eastAsia"/>
              </w:rPr>
              <w:t>如果不是泽提示，并且不能保存或提交成功。</w:t>
            </w:r>
          </w:p>
          <w:p w:rsidR="00871022" w:rsidRDefault="00871022" w:rsidP="00F06562">
            <w:pPr>
              <w:pStyle w:val="af1"/>
              <w:ind w:left="360" w:firstLineChars="0" w:firstLine="0"/>
            </w:pPr>
          </w:p>
          <w:p w:rsidR="00871022" w:rsidRPr="008C7835" w:rsidRDefault="00871022" w:rsidP="00F06562"/>
        </w:tc>
      </w:tr>
      <w:tr w:rsidR="00871022" w:rsidTr="00F06562">
        <w:tc>
          <w:tcPr>
            <w:tcW w:w="1668" w:type="dxa"/>
          </w:tcPr>
          <w:p w:rsidR="00871022" w:rsidRDefault="00871022" w:rsidP="00F06562">
            <w:r>
              <w:rPr>
                <w:rFonts w:hint="eastAsia"/>
              </w:rPr>
              <w:t>详情页面</w:t>
            </w:r>
            <w:r>
              <w:rPr>
                <w:rFonts w:hint="eastAsia"/>
              </w:rPr>
              <w:t>-</w:t>
            </w:r>
            <w:r>
              <w:rPr>
                <w:rFonts w:hint="eastAsia"/>
              </w:rPr>
              <w:t>维护</w:t>
            </w:r>
          </w:p>
          <w:p w:rsidR="00CC43CA" w:rsidRDefault="00CC43CA" w:rsidP="00F06562">
            <w:r>
              <w:rPr>
                <w:rFonts w:hint="eastAsia"/>
                <w:kern w:val="0"/>
              </w:rPr>
              <w:t>（</w:t>
            </w:r>
            <w:r>
              <w:rPr>
                <w:kern w:val="0"/>
              </w:rPr>
              <w:t>S010-0</w:t>
            </w:r>
            <w:r>
              <w:rPr>
                <w:rFonts w:hint="eastAsia"/>
                <w:kern w:val="0"/>
              </w:rPr>
              <w:t>4</w:t>
            </w:r>
            <w:r>
              <w:rPr>
                <w:kern w:val="0"/>
              </w:rPr>
              <w:t>-</w:t>
            </w:r>
            <w:r>
              <w:rPr>
                <w:rFonts w:hint="eastAsia"/>
                <w:kern w:val="0"/>
              </w:rPr>
              <w:t>2</w:t>
            </w:r>
            <w:r>
              <w:rPr>
                <w:rFonts w:hint="eastAsia"/>
                <w:kern w:val="0"/>
              </w:rPr>
              <w:t>）</w:t>
            </w:r>
          </w:p>
        </w:tc>
        <w:tc>
          <w:tcPr>
            <w:tcW w:w="4750" w:type="dxa"/>
          </w:tcPr>
          <w:p w:rsidR="00871022" w:rsidRDefault="00871022" w:rsidP="002271D5">
            <w:pPr>
              <w:pStyle w:val="af1"/>
              <w:numPr>
                <w:ilvl w:val="0"/>
                <w:numId w:val="164"/>
              </w:numPr>
              <w:ind w:firstLineChars="0"/>
            </w:pPr>
            <w:r>
              <w:rPr>
                <w:rFonts w:hint="eastAsia"/>
              </w:rPr>
              <w:t>单据编号、单据类别只读，其余和新建页面页面元素一致</w:t>
            </w:r>
          </w:p>
          <w:p w:rsidR="00871022" w:rsidRDefault="00871022" w:rsidP="00F06562">
            <w:pPr>
              <w:pStyle w:val="af1"/>
              <w:ind w:left="360" w:firstLineChars="0" w:firstLine="0"/>
            </w:pPr>
          </w:p>
        </w:tc>
        <w:tc>
          <w:tcPr>
            <w:tcW w:w="3210" w:type="dxa"/>
          </w:tcPr>
          <w:p w:rsidR="00871022" w:rsidRDefault="00871022" w:rsidP="00F06562">
            <w:r>
              <w:rPr>
                <w:rFonts w:hint="eastAsia"/>
              </w:rPr>
              <w:lastRenderedPageBreak/>
              <w:t>与新建页面一致</w:t>
            </w:r>
          </w:p>
        </w:tc>
      </w:tr>
      <w:tr w:rsidR="00871022" w:rsidTr="00F06562">
        <w:tc>
          <w:tcPr>
            <w:tcW w:w="1668" w:type="dxa"/>
          </w:tcPr>
          <w:p w:rsidR="00871022" w:rsidRDefault="00871022" w:rsidP="00F06562">
            <w:r>
              <w:rPr>
                <w:rFonts w:hint="eastAsia"/>
              </w:rPr>
              <w:lastRenderedPageBreak/>
              <w:t>详情页面</w:t>
            </w:r>
            <w:r>
              <w:rPr>
                <w:rFonts w:hint="eastAsia"/>
              </w:rPr>
              <w:t>-</w:t>
            </w:r>
            <w:r>
              <w:rPr>
                <w:rFonts w:hint="eastAsia"/>
              </w:rPr>
              <w:t>审核</w:t>
            </w:r>
          </w:p>
          <w:p w:rsidR="00CC43CA" w:rsidRDefault="00CC43CA" w:rsidP="00F06562">
            <w:r>
              <w:rPr>
                <w:rFonts w:hint="eastAsia"/>
                <w:kern w:val="0"/>
              </w:rPr>
              <w:t>（</w:t>
            </w:r>
            <w:r>
              <w:rPr>
                <w:kern w:val="0"/>
              </w:rPr>
              <w:t>S010-0</w:t>
            </w:r>
            <w:r>
              <w:rPr>
                <w:rFonts w:hint="eastAsia"/>
                <w:kern w:val="0"/>
              </w:rPr>
              <w:t>4</w:t>
            </w:r>
            <w:r>
              <w:rPr>
                <w:kern w:val="0"/>
              </w:rPr>
              <w:t>-</w:t>
            </w:r>
            <w:r>
              <w:rPr>
                <w:rFonts w:hint="eastAsia"/>
                <w:kern w:val="0"/>
              </w:rPr>
              <w:t>5</w:t>
            </w:r>
            <w:r>
              <w:rPr>
                <w:rFonts w:hint="eastAsia"/>
                <w:kern w:val="0"/>
              </w:rPr>
              <w:t>）</w:t>
            </w:r>
          </w:p>
        </w:tc>
        <w:tc>
          <w:tcPr>
            <w:tcW w:w="4750" w:type="dxa"/>
          </w:tcPr>
          <w:p w:rsidR="00871022" w:rsidRDefault="00871022" w:rsidP="002F4804">
            <w:pPr>
              <w:pStyle w:val="af1"/>
              <w:numPr>
                <w:ilvl w:val="0"/>
                <w:numId w:val="315"/>
              </w:numPr>
              <w:ind w:firstLineChars="0"/>
            </w:pPr>
            <w:r>
              <w:rPr>
                <w:rFonts w:hint="eastAsia"/>
              </w:rPr>
              <w:t>审核意见可以编辑，其他字段均为只读</w:t>
            </w:r>
          </w:p>
          <w:p w:rsidR="00871022" w:rsidRDefault="00871022" w:rsidP="002F4804">
            <w:pPr>
              <w:pStyle w:val="af1"/>
              <w:numPr>
                <w:ilvl w:val="0"/>
                <w:numId w:val="315"/>
              </w:numPr>
              <w:ind w:firstLineChars="0"/>
            </w:pPr>
            <w:r>
              <w:rPr>
                <w:rFonts w:hint="eastAsia"/>
              </w:rPr>
              <w:t>功能按钮：审核通过、审核拒绝、返回</w:t>
            </w:r>
          </w:p>
        </w:tc>
        <w:tc>
          <w:tcPr>
            <w:tcW w:w="3210" w:type="dxa"/>
          </w:tcPr>
          <w:p w:rsidR="00871022" w:rsidRDefault="00871022" w:rsidP="002271D5">
            <w:pPr>
              <w:pStyle w:val="af1"/>
              <w:numPr>
                <w:ilvl w:val="0"/>
                <w:numId w:val="166"/>
              </w:numPr>
              <w:ind w:firstLineChars="0"/>
            </w:pPr>
          </w:p>
        </w:tc>
      </w:tr>
      <w:tr w:rsidR="00E2018E" w:rsidTr="00F06562">
        <w:tc>
          <w:tcPr>
            <w:tcW w:w="1668" w:type="dxa"/>
          </w:tcPr>
          <w:p w:rsidR="00E2018E" w:rsidRDefault="00E2018E" w:rsidP="00DE6B76">
            <w:r>
              <w:rPr>
                <w:rFonts w:hint="eastAsia"/>
              </w:rPr>
              <w:t>详情页面</w:t>
            </w:r>
            <w:r>
              <w:rPr>
                <w:rFonts w:hint="eastAsia"/>
              </w:rPr>
              <w:t>-</w:t>
            </w:r>
            <w:r w:rsidR="00034C94">
              <w:rPr>
                <w:rFonts w:hint="eastAsia"/>
              </w:rPr>
              <w:t>实际返还</w:t>
            </w:r>
          </w:p>
          <w:p w:rsidR="00E2018E" w:rsidRDefault="00E2018E" w:rsidP="003F628A">
            <w:r>
              <w:rPr>
                <w:rFonts w:hint="eastAsia"/>
                <w:kern w:val="0"/>
              </w:rPr>
              <w:t>（</w:t>
            </w:r>
            <w:r>
              <w:rPr>
                <w:kern w:val="0"/>
              </w:rPr>
              <w:t>S010-0</w:t>
            </w:r>
            <w:r>
              <w:rPr>
                <w:rFonts w:hint="eastAsia"/>
                <w:kern w:val="0"/>
              </w:rPr>
              <w:t>4</w:t>
            </w:r>
            <w:r>
              <w:rPr>
                <w:kern w:val="0"/>
              </w:rPr>
              <w:t>-</w:t>
            </w:r>
            <w:r w:rsidR="003F628A">
              <w:rPr>
                <w:rFonts w:hint="eastAsia"/>
                <w:kern w:val="0"/>
              </w:rPr>
              <w:t>18</w:t>
            </w:r>
            <w:r>
              <w:rPr>
                <w:rFonts w:hint="eastAsia"/>
                <w:kern w:val="0"/>
              </w:rPr>
              <w:t>）</w:t>
            </w:r>
          </w:p>
        </w:tc>
        <w:tc>
          <w:tcPr>
            <w:tcW w:w="4750" w:type="dxa"/>
          </w:tcPr>
          <w:p w:rsidR="00E2018E" w:rsidRDefault="00034C94" w:rsidP="000B0D9B">
            <w:pPr>
              <w:pStyle w:val="af1"/>
              <w:numPr>
                <w:ilvl w:val="0"/>
                <w:numId w:val="316"/>
              </w:numPr>
              <w:ind w:firstLineChars="0"/>
            </w:pPr>
            <w:r>
              <w:rPr>
                <w:rFonts w:hint="eastAsia"/>
              </w:rPr>
              <w:t>单身实际返还数量、子单身是否已实际返还</w:t>
            </w:r>
            <w:r w:rsidR="00E2018E">
              <w:rPr>
                <w:rFonts w:hint="eastAsia"/>
              </w:rPr>
              <w:t>可以编辑，其他字段均为只读</w:t>
            </w:r>
          </w:p>
          <w:p w:rsidR="00E2018E" w:rsidRDefault="009301CF" w:rsidP="009301CF">
            <w:pPr>
              <w:pStyle w:val="af1"/>
              <w:numPr>
                <w:ilvl w:val="0"/>
                <w:numId w:val="316"/>
              </w:numPr>
              <w:ind w:firstLineChars="0"/>
            </w:pPr>
            <w:r>
              <w:rPr>
                <w:rFonts w:hint="eastAsia"/>
              </w:rPr>
              <w:t>功能按钮：提交</w:t>
            </w:r>
            <w:r w:rsidR="00E2018E">
              <w:rPr>
                <w:rFonts w:hint="eastAsia"/>
              </w:rPr>
              <w:t>、返回</w:t>
            </w:r>
          </w:p>
        </w:tc>
        <w:tc>
          <w:tcPr>
            <w:tcW w:w="3210" w:type="dxa"/>
          </w:tcPr>
          <w:p w:rsidR="00E2018E" w:rsidRDefault="00034C94" w:rsidP="00B748D1">
            <w:pPr>
              <w:pStyle w:val="af1"/>
              <w:numPr>
                <w:ilvl w:val="0"/>
                <w:numId w:val="317"/>
              </w:numPr>
              <w:ind w:firstLineChars="0"/>
            </w:pPr>
            <w:r>
              <w:rPr>
                <w:rFonts w:hint="eastAsia"/>
              </w:rPr>
              <w:t>对于需要</w:t>
            </w:r>
            <w:r>
              <w:rPr>
                <w:rFonts w:hint="eastAsia"/>
              </w:rPr>
              <w:t>SN</w:t>
            </w:r>
            <w:r>
              <w:rPr>
                <w:rFonts w:hint="eastAsia"/>
              </w:rPr>
              <w:t>管理的商品，需要控制单身实际返还数量</w:t>
            </w:r>
            <w:r>
              <w:rPr>
                <w:rFonts w:hint="eastAsia"/>
              </w:rPr>
              <w:t>=</w:t>
            </w:r>
            <w:r>
              <w:rPr>
                <w:rFonts w:hint="eastAsia"/>
              </w:rPr>
              <w:t>子单身已实际返还的</w:t>
            </w:r>
            <w:r>
              <w:rPr>
                <w:rFonts w:hint="eastAsia"/>
              </w:rPr>
              <w:t>SN</w:t>
            </w:r>
            <w:r>
              <w:rPr>
                <w:rFonts w:hint="eastAsia"/>
              </w:rPr>
              <w:t>数</w:t>
            </w:r>
          </w:p>
        </w:tc>
      </w:tr>
      <w:tr w:rsidR="00E2018E" w:rsidTr="00F06562">
        <w:tc>
          <w:tcPr>
            <w:tcW w:w="1668" w:type="dxa"/>
          </w:tcPr>
          <w:p w:rsidR="00E2018E" w:rsidRDefault="00E2018E" w:rsidP="00F06562">
            <w:r>
              <w:rPr>
                <w:rFonts w:hint="eastAsia"/>
              </w:rPr>
              <w:t>详情页面</w:t>
            </w:r>
            <w:r>
              <w:rPr>
                <w:rFonts w:hint="eastAsia"/>
              </w:rPr>
              <w:t>-</w:t>
            </w:r>
            <w:r>
              <w:rPr>
                <w:rFonts w:hint="eastAsia"/>
              </w:rPr>
              <w:t>过账</w:t>
            </w:r>
          </w:p>
          <w:p w:rsidR="00E2018E" w:rsidRDefault="00E2018E" w:rsidP="00F06562">
            <w:r>
              <w:rPr>
                <w:rFonts w:hint="eastAsia"/>
                <w:kern w:val="0"/>
              </w:rPr>
              <w:t>（</w:t>
            </w:r>
            <w:r>
              <w:rPr>
                <w:kern w:val="0"/>
              </w:rPr>
              <w:t>S010-0</w:t>
            </w:r>
            <w:r>
              <w:rPr>
                <w:rFonts w:hint="eastAsia"/>
                <w:kern w:val="0"/>
              </w:rPr>
              <w:t>4</w:t>
            </w:r>
            <w:r>
              <w:rPr>
                <w:kern w:val="0"/>
              </w:rPr>
              <w:t>-</w:t>
            </w:r>
            <w:r>
              <w:rPr>
                <w:rFonts w:hint="eastAsia"/>
                <w:kern w:val="0"/>
              </w:rPr>
              <w:t>20</w:t>
            </w:r>
            <w:r>
              <w:rPr>
                <w:rFonts w:hint="eastAsia"/>
                <w:kern w:val="0"/>
              </w:rPr>
              <w:t>）</w:t>
            </w:r>
          </w:p>
        </w:tc>
        <w:tc>
          <w:tcPr>
            <w:tcW w:w="4750" w:type="dxa"/>
          </w:tcPr>
          <w:p w:rsidR="00E2018E" w:rsidRDefault="00E2018E" w:rsidP="002271D5">
            <w:pPr>
              <w:pStyle w:val="af1"/>
              <w:numPr>
                <w:ilvl w:val="0"/>
                <w:numId w:val="167"/>
              </w:numPr>
              <w:ind w:firstLineChars="0"/>
            </w:pPr>
            <w:r>
              <w:rPr>
                <w:rFonts w:hint="eastAsia"/>
              </w:rPr>
              <w:t>过账备注可以编辑，其他字段均为只读</w:t>
            </w:r>
          </w:p>
        </w:tc>
        <w:tc>
          <w:tcPr>
            <w:tcW w:w="3210" w:type="dxa"/>
          </w:tcPr>
          <w:p w:rsidR="00E2018E" w:rsidRDefault="00E2018E" w:rsidP="00F06562">
            <w:r>
              <w:rPr>
                <w:rFonts w:hint="eastAsia"/>
              </w:rPr>
              <w:t>已经生效的单据点击过账后执行下述操作：</w:t>
            </w:r>
          </w:p>
          <w:p w:rsidR="00E2018E" w:rsidRDefault="00E2018E" w:rsidP="002271D5">
            <w:pPr>
              <w:pStyle w:val="af1"/>
              <w:numPr>
                <w:ilvl w:val="0"/>
                <w:numId w:val="179"/>
              </w:numPr>
              <w:ind w:firstLineChars="0"/>
            </w:pPr>
            <w:r>
              <w:rPr>
                <w:rFonts w:hint="eastAsia"/>
              </w:rPr>
              <w:t>保存及提交的时候需要判断商品</w:t>
            </w:r>
            <w:r>
              <w:rPr>
                <w:rFonts w:hint="eastAsia"/>
              </w:rPr>
              <w:t>SN</w:t>
            </w:r>
            <w:r>
              <w:rPr>
                <w:rFonts w:hint="eastAsia"/>
              </w:rPr>
              <w:t>是否是该租赁订单对应的租赁销货单的</w:t>
            </w:r>
            <w:r>
              <w:rPr>
                <w:rFonts w:hint="eastAsia"/>
              </w:rPr>
              <w:t>SN</w:t>
            </w:r>
            <w:r>
              <w:rPr>
                <w:rFonts w:hint="eastAsia"/>
              </w:rPr>
              <w:t>数据，如果不是则提示，并且不能保存或提交成功；如果是则判断该</w:t>
            </w:r>
            <w:r>
              <w:rPr>
                <w:rFonts w:hint="eastAsia"/>
              </w:rPr>
              <w:t>SN</w:t>
            </w:r>
            <w:r>
              <w:rPr>
                <w:rFonts w:hint="eastAsia"/>
              </w:rPr>
              <w:t>是否是没有被返还过，还处于已出库的状态，如果不是泽提示，并且不能保存或提交成功</w:t>
            </w:r>
          </w:p>
          <w:p w:rsidR="00E2018E" w:rsidRDefault="00E2018E" w:rsidP="002271D5">
            <w:pPr>
              <w:pStyle w:val="af1"/>
              <w:numPr>
                <w:ilvl w:val="0"/>
                <w:numId w:val="179"/>
              </w:numPr>
              <w:ind w:firstLineChars="0"/>
            </w:pPr>
            <w:r>
              <w:rPr>
                <w:rFonts w:hint="eastAsia"/>
              </w:rPr>
              <w:t>生成已过账的</w:t>
            </w:r>
            <w:r w:rsidR="00287988">
              <w:rPr>
                <w:rFonts w:hint="eastAsia"/>
              </w:rPr>
              <w:t>出库单、入库单（从租赁库调回</w:t>
            </w:r>
            <w:r w:rsidR="00B35E61">
              <w:rPr>
                <w:rFonts w:hint="eastAsia"/>
              </w:rPr>
              <w:t>返回仓</w:t>
            </w:r>
            <w:r w:rsidR="00287988">
              <w:rPr>
                <w:rFonts w:hint="eastAsia"/>
              </w:rPr>
              <w:t>），库存</w:t>
            </w:r>
            <w:r>
              <w:rPr>
                <w:rFonts w:hint="eastAsia"/>
              </w:rPr>
              <w:t>、</w:t>
            </w:r>
            <w:r>
              <w:rPr>
                <w:rFonts w:hint="eastAsia"/>
              </w:rPr>
              <w:t>SN</w:t>
            </w:r>
            <w:r w:rsidR="00287988">
              <w:rPr>
                <w:rFonts w:hint="eastAsia"/>
              </w:rPr>
              <w:t>异动</w:t>
            </w:r>
          </w:p>
          <w:p w:rsidR="00E2018E" w:rsidRDefault="00E2018E" w:rsidP="002271D5">
            <w:pPr>
              <w:pStyle w:val="af1"/>
              <w:numPr>
                <w:ilvl w:val="0"/>
                <w:numId w:val="179"/>
              </w:numPr>
              <w:ind w:firstLineChars="0"/>
            </w:pPr>
            <w:r>
              <w:rPr>
                <w:rFonts w:hint="eastAsia"/>
              </w:rPr>
              <w:t>将返还数量回写对应租赁订单的已还数量，新已还数量</w:t>
            </w:r>
            <w:r>
              <w:rPr>
                <w:rFonts w:hint="eastAsia"/>
              </w:rPr>
              <w:t>=</w:t>
            </w:r>
            <w:r>
              <w:rPr>
                <w:rFonts w:hint="eastAsia"/>
              </w:rPr>
              <w:t>旧已还数量</w:t>
            </w:r>
            <w:r>
              <w:rPr>
                <w:rFonts w:hint="eastAsia"/>
              </w:rPr>
              <w:t>+</w:t>
            </w:r>
            <w:r>
              <w:rPr>
                <w:rFonts w:hint="eastAsia"/>
              </w:rPr>
              <w:t>返还数量</w:t>
            </w:r>
          </w:p>
        </w:tc>
      </w:tr>
      <w:tr w:rsidR="00E2018E" w:rsidTr="00F06562">
        <w:tc>
          <w:tcPr>
            <w:tcW w:w="1668" w:type="dxa"/>
          </w:tcPr>
          <w:p w:rsidR="00E2018E" w:rsidRDefault="00E2018E" w:rsidP="00F06562">
            <w:r>
              <w:rPr>
                <w:rFonts w:hint="eastAsia"/>
              </w:rPr>
              <w:t>详情页面</w:t>
            </w:r>
            <w:r>
              <w:rPr>
                <w:rFonts w:hint="eastAsia"/>
              </w:rPr>
              <w:t>-</w:t>
            </w:r>
            <w:r>
              <w:rPr>
                <w:rFonts w:hint="eastAsia"/>
              </w:rPr>
              <w:t>冻结</w:t>
            </w:r>
          </w:p>
        </w:tc>
        <w:tc>
          <w:tcPr>
            <w:tcW w:w="4750" w:type="dxa"/>
          </w:tcPr>
          <w:p w:rsidR="00E2018E" w:rsidRDefault="00E2018E" w:rsidP="002271D5">
            <w:pPr>
              <w:pStyle w:val="af1"/>
              <w:numPr>
                <w:ilvl w:val="0"/>
                <w:numId w:val="180"/>
              </w:numPr>
              <w:ind w:firstLineChars="0"/>
            </w:pPr>
            <w:r>
              <w:rPr>
                <w:rFonts w:hint="eastAsia"/>
              </w:rPr>
              <w:t>冻结备注可以编辑，其他字段均为只读</w:t>
            </w:r>
          </w:p>
          <w:p w:rsidR="00E2018E" w:rsidRDefault="00E2018E" w:rsidP="002271D5">
            <w:pPr>
              <w:pStyle w:val="af1"/>
              <w:numPr>
                <w:ilvl w:val="0"/>
                <w:numId w:val="180"/>
              </w:numPr>
              <w:ind w:firstLineChars="0"/>
            </w:pPr>
            <w:r>
              <w:rPr>
                <w:rFonts w:hint="eastAsia"/>
              </w:rPr>
              <w:t>功能按钮：</w:t>
            </w:r>
          </w:p>
          <w:p w:rsidR="00E2018E" w:rsidRDefault="00E2018E" w:rsidP="002271D5">
            <w:pPr>
              <w:pStyle w:val="af1"/>
              <w:numPr>
                <w:ilvl w:val="0"/>
                <w:numId w:val="180"/>
              </w:numPr>
              <w:ind w:firstLineChars="0"/>
            </w:pPr>
            <w:r>
              <w:rPr>
                <w:rFonts w:hint="eastAsia"/>
              </w:rPr>
              <w:t>冻结、返回</w:t>
            </w:r>
          </w:p>
        </w:tc>
        <w:tc>
          <w:tcPr>
            <w:tcW w:w="3210" w:type="dxa"/>
          </w:tcPr>
          <w:p w:rsidR="00E2018E" w:rsidRDefault="00E2018E" w:rsidP="00F06562"/>
        </w:tc>
      </w:tr>
      <w:tr w:rsidR="00E2018E" w:rsidTr="00F06562">
        <w:tc>
          <w:tcPr>
            <w:tcW w:w="1668" w:type="dxa"/>
          </w:tcPr>
          <w:p w:rsidR="00E2018E" w:rsidRDefault="00E2018E" w:rsidP="00F06562">
            <w:r>
              <w:rPr>
                <w:rFonts w:hint="eastAsia"/>
              </w:rPr>
              <w:t>详情页面</w:t>
            </w:r>
            <w:r>
              <w:rPr>
                <w:rFonts w:hint="eastAsia"/>
              </w:rPr>
              <w:t>-</w:t>
            </w:r>
            <w:r>
              <w:rPr>
                <w:rFonts w:hint="eastAsia"/>
              </w:rPr>
              <w:t>结案</w:t>
            </w:r>
          </w:p>
        </w:tc>
        <w:tc>
          <w:tcPr>
            <w:tcW w:w="4750" w:type="dxa"/>
          </w:tcPr>
          <w:p w:rsidR="00E2018E" w:rsidRDefault="00E2018E" w:rsidP="002271D5">
            <w:pPr>
              <w:pStyle w:val="af1"/>
              <w:numPr>
                <w:ilvl w:val="0"/>
                <w:numId w:val="181"/>
              </w:numPr>
              <w:ind w:firstLineChars="0"/>
            </w:pPr>
            <w:r>
              <w:rPr>
                <w:rFonts w:hint="eastAsia"/>
              </w:rPr>
              <w:t>结案备注可以编辑，其他字段均为只读</w:t>
            </w:r>
          </w:p>
          <w:p w:rsidR="00E2018E" w:rsidRDefault="00E2018E" w:rsidP="002271D5">
            <w:pPr>
              <w:pStyle w:val="af1"/>
              <w:numPr>
                <w:ilvl w:val="0"/>
                <w:numId w:val="181"/>
              </w:numPr>
              <w:ind w:firstLineChars="0"/>
            </w:pPr>
            <w:r>
              <w:rPr>
                <w:rFonts w:hint="eastAsia"/>
              </w:rPr>
              <w:t>功能按钮：结案、返回</w:t>
            </w:r>
          </w:p>
        </w:tc>
        <w:tc>
          <w:tcPr>
            <w:tcW w:w="3210" w:type="dxa"/>
          </w:tcPr>
          <w:p w:rsidR="00E2018E" w:rsidRDefault="00E2018E" w:rsidP="00F06562"/>
        </w:tc>
      </w:tr>
    </w:tbl>
    <w:p w:rsidR="00871022" w:rsidRPr="00871022" w:rsidRDefault="00871022" w:rsidP="00871022"/>
    <w:p w:rsidR="00224540" w:rsidRDefault="00224540" w:rsidP="00224540">
      <w:pPr>
        <w:pStyle w:val="3"/>
      </w:pPr>
      <w:r>
        <w:rPr>
          <w:rFonts w:hint="eastAsia"/>
        </w:rPr>
        <w:t>业务需求</w:t>
      </w:r>
    </w:p>
    <w:p w:rsidR="00224540" w:rsidRPr="004C6591" w:rsidRDefault="00224540" w:rsidP="004C6591"/>
    <w:p w:rsidR="00285777" w:rsidRDefault="00285777" w:rsidP="00285777">
      <w:pPr>
        <w:pStyle w:val="2"/>
      </w:pPr>
      <w:bookmarkStart w:id="127" w:name="_Toc392169203"/>
      <w:r>
        <w:rPr>
          <w:rFonts w:hint="eastAsia"/>
        </w:rPr>
        <w:lastRenderedPageBreak/>
        <w:t>S010-05</w:t>
      </w:r>
      <w:r>
        <w:rPr>
          <w:rFonts w:hint="eastAsia"/>
        </w:rPr>
        <w:tab/>
      </w:r>
      <w:r>
        <w:rPr>
          <w:rFonts w:hint="eastAsia"/>
        </w:rPr>
        <w:t>租赁续租</w:t>
      </w:r>
      <w:bookmarkEnd w:id="127"/>
    </w:p>
    <w:p w:rsidR="00030149" w:rsidRPr="00030149" w:rsidRDefault="00030149" w:rsidP="00030149">
      <w:pPr>
        <w:pStyle w:val="3"/>
      </w:pPr>
      <w:r>
        <w:rPr>
          <w:rFonts w:hint="eastAsia"/>
        </w:rPr>
        <w:t>SOP</w:t>
      </w:r>
    </w:p>
    <w:p w:rsidR="004C6591" w:rsidRDefault="004C6591" w:rsidP="004C6591">
      <w:r>
        <w:rPr>
          <w:noProof/>
        </w:rPr>
        <w:lastRenderedPageBreak/>
        <w:drawing>
          <wp:inline distT="0" distB="0" distL="0" distR="0">
            <wp:extent cx="5976620" cy="8473742"/>
            <wp:effectExtent l="0" t="0" r="0" b="0"/>
            <wp:docPr id="20" name="图片 20" descr="D:\LHT\Bequeen\02需求设计\SOP\SOP定稿文件\SOP-S010-05续租.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LHT\Bequeen\02需求设计\SOP\SOP定稿文件\SOP-S010-05续租.jp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76620" cy="8473742"/>
                    </a:xfrm>
                    <a:prstGeom prst="rect">
                      <a:avLst/>
                    </a:prstGeom>
                    <a:noFill/>
                    <a:ln>
                      <a:noFill/>
                    </a:ln>
                  </pic:spPr>
                </pic:pic>
              </a:graphicData>
            </a:graphic>
          </wp:inline>
        </w:drawing>
      </w:r>
    </w:p>
    <w:p w:rsidR="00224540" w:rsidRDefault="00224540" w:rsidP="004C6591"/>
    <w:p w:rsidR="00224540" w:rsidRDefault="00224540" w:rsidP="00224540">
      <w:pPr>
        <w:pStyle w:val="3"/>
      </w:pPr>
      <w:r>
        <w:rPr>
          <w:rFonts w:hint="eastAsia"/>
        </w:rPr>
        <w:lastRenderedPageBreak/>
        <w:t>表单</w:t>
      </w:r>
    </w:p>
    <w:p w:rsidR="00BF1C8B" w:rsidRDefault="00BF1C8B" w:rsidP="00BF1C8B"/>
    <w:p w:rsidR="00BF1C8B" w:rsidRDefault="00BF1C8B" w:rsidP="00BF1C8B">
      <w:pPr>
        <w:pStyle w:val="4"/>
      </w:pPr>
      <w:r>
        <w:rPr>
          <w:rFonts w:hint="eastAsia"/>
        </w:rPr>
        <w:t>租赁续租单</w:t>
      </w:r>
    </w:p>
    <w:p w:rsidR="00BF1C8B" w:rsidRDefault="00BF1C8B" w:rsidP="00431556">
      <w:pPr>
        <w:pStyle w:val="af1"/>
        <w:numPr>
          <w:ilvl w:val="0"/>
          <w:numId w:val="27"/>
        </w:numPr>
        <w:ind w:firstLineChars="0"/>
      </w:pPr>
      <w:r w:rsidRPr="00E20607">
        <w:rPr>
          <w:rFonts w:hint="eastAsia"/>
        </w:rPr>
        <w:t>单头信息点：</w:t>
      </w:r>
      <w:r w:rsidRPr="00826F14">
        <w:rPr>
          <w:rFonts w:hint="eastAsia"/>
          <w:shd w:val="clear" w:color="auto" w:fill="92D050"/>
        </w:rPr>
        <w:t>单据类别、单据编号、单据日期、所属公司、会员</w:t>
      </w:r>
      <w:r>
        <w:rPr>
          <w:rFonts w:hint="eastAsia"/>
        </w:rPr>
        <w:t>、版本、业务员（客服）、结案状态、单据状态、流程状态、冻结状态、</w:t>
      </w:r>
      <w:r w:rsidRPr="000C0DAA">
        <w:rPr>
          <w:rFonts w:hint="eastAsia"/>
          <w:shd w:val="clear" w:color="auto" w:fill="92D050"/>
        </w:rPr>
        <w:t>销售类型（租赁）、销售渠道（</w:t>
      </w:r>
      <w:r w:rsidRPr="000C0DAA">
        <w:rPr>
          <w:rFonts w:hint="eastAsia"/>
          <w:shd w:val="clear" w:color="auto" w:fill="92D050"/>
        </w:rPr>
        <w:t>2-</w:t>
      </w:r>
      <w:r w:rsidRPr="000C0DAA">
        <w:rPr>
          <w:rFonts w:hint="eastAsia"/>
          <w:shd w:val="clear" w:color="auto" w:fill="92D050"/>
        </w:rPr>
        <w:t>电商</w:t>
      </w:r>
      <w:r w:rsidRPr="000C0DAA">
        <w:rPr>
          <w:rFonts w:hint="eastAsia"/>
          <w:shd w:val="clear" w:color="auto" w:fill="92D050"/>
        </w:rPr>
        <w:t xml:space="preserve">  3-</w:t>
      </w:r>
      <w:r>
        <w:rPr>
          <w:rFonts w:hint="eastAsia"/>
          <w:shd w:val="clear" w:color="auto" w:fill="92D050"/>
        </w:rPr>
        <w:t>实体店</w:t>
      </w:r>
      <w:r w:rsidRPr="000C0DAA">
        <w:rPr>
          <w:rFonts w:hint="eastAsia"/>
          <w:shd w:val="clear" w:color="auto" w:fill="92D050"/>
        </w:rPr>
        <w:t>）</w:t>
      </w:r>
      <w:r>
        <w:rPr>
          <w:rFonts w:hint="eastAsia"/>
        </w:rPr>
        <w:t>、</w:t>
      </w:r>
      <w:ins w:id="128" w:author="aibozeng" w:date="2014-07-25T22:02:00Z">
        <w:r w:rsidR="00C7178C">
          <w:rPr>
            <w:rFonts w:hint="eastAsia"/>
          </w:rPr>
          <w:t>总押金、已付押金、总金额、已付金额、</w:t>
        </w:r>
      </w:ins>
      <w:r>
        <w:rPr>
          <w:rFonts w:hint="eastAsia"/>
        </w:rPr>
        <w:t>前置单据、</w:t>
      </w:r>
      <w:r w:rsidRPr="003762FF">
        <w:rPr>
          <w:rFonts w:hint="eastAsia"/>
          <w:shd w:val="clear" w:color="auto" w:fill="92D050"/>
        </w:rPr>
        <w:t>备注</w:t>
      </w:r>
      <w:r>
        <w:rPr>
          <w:rFonts w:hint="eastAsia"/>
        </w:rPr>
        <w:t>、</w:t>
      </w:r>
      <w:r w:rsidR="001C00CA">
        <w:rPr>
          <w:rFonts w:hint="eastAsia"/>
        </w:rPr>
        <w:t>创建人、创建时间、最后修改人、最后修改时间</w:t>
      </w:r>
      <w:r w:rsidR="003A4E56">
        <w:rPr>
          <w:rFonts w:hint="eastAsia"/>
        </w:rPr>
        <w:t>、审核人、审核时间、审核意见</w:t>
      </w:r>
    </w:p>
    <w:p w:rsidR="00BF1C8B" w:rsidRDefault="00BF1C8B" w:rsidP="00431556">
      <w:pPr>
        <w:pStyle w:val="af1"/>
        <w:numPr>
          <w:ilvl w:val="0"/>
          <w:numId w:val="27"/>
        </w:numPr>
        <w:ind w:firstLineChars="0"/>
      </w:pPr>
      <w:r>
        <w:rPr>
          <w:rFonts w:hint="eastAsia"/>
        </w:rPr>
        <w:t>单身信息点：</w:t>
      </w:r>
      <w:r w:rsidRPr="000C0DAA">
        <w:rPr>
          <w:rFonts w:hint="eastAsia"/>
          <w:shd w:val="clear" w:color="auto" w:fill="92D050"/>
        </w:rPr>
        <w:t>序号</w:t>
      </w:r>
      <w:r>
        <w:rPr>
          <w:rFonts w:hint="eastAsia"/>
          <w:shd w:val="clear" w:color="auto" w:fill="92D050"/>
        </w:rPr>
        <w:t>（原租赁订单单身序号）</w:t>
      </w:r>
      <w:r w:rsidRPr="000C0DAA">
        <w:rPr>
          <w:rFonts w:hint="eastAsia"/>
          <w:shd w:val="clear" w:color="auto" w:fill="92D050"/>
        </w:rPr>
        <w:t>、</w:t>
      </w:r>
      <w:r w:rsidR="00352343">
        <w:rPr>
          <w:rFonts w:hint="eastAsia"/>
          <w:shd w:val="clear" w:color="auto" w:fill="92D050"/>
        </w:rPr>
        <w:t>商品</w:t>
      </w:r>
      <w:r w:rsidRPr="000C0DAA">
        <w:rPr>
          <w:rFonts w:hint="eastAsia"/>
          <w:shd w:val="clear" w:color="auto" w:fill="92D050"/>
        </w:rPr>
        <w:t>编码、</w:t>
      </w:r>
      <w:r w:rsidR="00352343">
        <w:rPr>
          <w:rFonts w:hint="eastAsia"/>
          <w:shd w:val="clear" w:color="auto" w:fill="92D050"/>
        </w:rPr>
        <w:t>商品</w:t>
      </w:r>
      <w:r w:rsidRPr="000C0DAA">
        <w:rPr>
          <w:rFonts w:hint="eastAsia"/>
          <w:shd w:val="clear" w:color="auto" w:fill="92D050"/>
        </w:rPr>
        <w:t>名称、</w:t>
      </w:r>
      <w:r w:rsidR="00352343">
        <w:rPr>
          <w:rFonts w:hint="eastAsia"/>
          <w:shd w:val="clear" w:color="auto" w:fill="92D050"/>
        </w:rPr>
        <w:t>商品</w:t>
      </w:r>
      <w:r w:rsidRPr="000C0DAA">
        <w:rPr>
          <w:rFonts w:hint="eastAsia"/>
          <w:shd w:val="clear" w:color="auto" w:fill="92D050"/>
        </w:rPr>
        <w:t>规格、单位、</w:t>
      </w:r>
      <w:r w:rsidR="00352343">
        <w:rPr>
          <w:rFonts w:hint="eastAsia"/>
          <w:shd w:val="clear" w:color="auto" w:fill="92D050"/>
        </w:rPr>
        <w:t>商品</w:t>
      </w:r>
      <w:r w:rsidRPr="000C0DAA">
        <w:rPr>
          <w:rFonts w:hint="eastAsia"/>
          <w:shd w:val="clear" w:color="auto" w:fill="92D050"/>
        </w:rPr>
        <w:t>类别、数量、等级、计价单位、单位租金、租赁开始时间、租赁结束时间</w:t>
      </w:r>
      <w:r>
        <w:rPr>
          <w:rFonts w:hint="eastAsia"/>
          <w:shd w:val="clear" w:color="auto" w:fill="92D050"/>
        </w:rPr>
        <w:t>、续租结束时间</w:t>
      </w:r>
      <w:r w:rsidRPr="000C0DAA">
        <w:rPr>
          <w:rFonts w:hint="eastAsia"/>
          <w:shd w:val="clear" w:color="auto" w:fill="92D050"/>
        </w:rPr>
        <w:t>、租金小计、每件押金、押金小计、逾期单位租金</w:t>
      </w:r>
      <w:r>
        <w:rPr>
          <w:rFonts w:hint="eastAsia"/>
        </w:rPr>
        <w:t>、赠品、结案状态、备注</w:t>
      </w:r>
    </w:p>
    <w:p w:rsidR="00BF1C8B" w:rsidRDefault="00BF1C8B" w:rsidP="00431556">
      <w:pPr>
        <w:pStyle w:val="af1"/>
        <w:numPr>
          <w:ilvl w:val="0"/>
          <w:numId w:val="27"/>
        </w:numPr>
        <w:ind w:firstLineChars="0"/>
      </w:pPr>
      <w:r>
        <w:rPr>
          <w:rFonts w:hint="eastAsia"/>
        </w:rPr>
        <w:t>支付流水信息点：序号、支付网关、支付金额、支付类型（预授权、消费）、支付时间</w:t>
      </w:r>
    </w:p>
    <w:p w:rsidR="00BF1C8B" w:rsidRDefault="00591E3D" w:rsidP="00BF1C8B">
      <w:pPr>
        <w:rPr>
          <w:color w:val="FF0000"/>
        </w:rPr>
      </w:pPr>
      <w:r>
        <w:rPr>
          <w:rFonts w:hint="eastAsia"/>
          <w:color w:val="FF0000"/>
        </w:rPr>
        <w:t>（</w:t>
      </w:r>
      <w:r w:rsidR="006E2B79">
        <w:rPr>
          <w:rFonts w:hint="eastAsia"/>
          <w:color w:val="FF0000"/>
        </w:rPr>
        <w:t>经过会议沟通，</w:t>
      </w:r>
      <w:r w:rsidR="004273EC">
        <w:rPr>
          <w:rFonts w:hint="eastAsia"/>
          <w:color w:val="FF0000"/>
        </w:rPr>
        <w:t>不允许</w:t>
      </w:r>
      <w:r>
        <w:rPr>
          <w:rFonts w:hint="eastAsia"/>
          <w:color w:val="FF0000"/>
        </w:rPr>
        <w:t>部分续租</w:t>
      </w:r>
      <w:r w:rsidR="006E2B79">
        <w:rPr>
          <w:rFonts w:hint="eastAsia"/>
          <w:color w:val="FF0000"/>
        </w:rPr>
        <w:t>，即不</w:t>
      </w:r>
      <w:r w:rsidR="00C2219A">
        <w:rPr>
          <w:rFonts w:hint="eastAsia"/>
          <w:color w:val="FF0000"/>
        </w:rPr>
        <w:t>允许续租单身中一个</w:t>
      </w:r>
      <w:r>
        <w:rPr>
          <w:rFonts w:hint="eastAsia"/>
          <w:color w:val="FF0000"/>
        </w:rPr>
        <w:t>）</w:t>
      </w:r>
    </w:p>
    <w:p w:rsidR="000852B4" w:rsidRDefault="005B03FA" w:rsidP="000852B4">
      <w:pPr>
        <w:pStyle w:val="af1"/>
        <w:numPr>
          <w:ilvl w:val="0"/>
          <w:numId w:val="27"/>
        </w:numPr>
        <w:ind w:firstLineChars="0"/>
      </w:pPr>
      <w:r>
        <w:rPr>
          <w:rFonts w:hint="eastAsia"/>
        </w:rPr>
        <w:t>业务功能说明：</w:t>
      </w:r>
    </w:p>
    <w:tbl>
      <w:tblPr>
        <w:tblStyle w:val="af"/>
        <w:tblW w:w="0" w:type="auto"/>
        <w:tblLook w:val="04A0"/>
      </w:tblPr>
      <w:tblGrid>
        <w:gridCol w:w="1668"/>
        <w:gridCol w:w="4750"/>
        <w:gridCol w:w="3210"/>
      </w:tblGrid>
      <w:tr w:rsidR="00C01E49" w:rsidTr="00F06562">
        <w:tc>
          <w:tcPr>
            <w:tcW w:w="1668" w:type="dxa"/>
          </w:tcPr>
          <w:p w:rsidR="00C01E49" w:rsidRDefault="00C01E49" w:rsidP="00F06562">
            <w:r>
              <w:rPr>
                <w:rFonts w:hint="eastAsia"/>
              </w:rPr>
              <w:t>作业编号</w:t>
            </w:r>
          </w:p>
        </w:tc>
        <w:tc>
          <w:tcPr>
            <w:tcW w:w="4750" w:type="dxa"/>
          </w:tcPr>
          <w:p w:rsidR="00C01E49" w:rsidRDefault="00C01E49" w:rsidP="00F06562">
            <w:r>
              <w:rPr>
                <w:rFonts w:hint="eastAsia"/>
              </w:rPr>
              <w:t>页面元素描述</w:t>
            </w:r>
          </w:p>
        </w:tc>
        <w:tc>
          <w:tcPr>
            <w:tcW w:w="3210" w:type="dxa"/>
          </w:tcPr>
          <w:p w:rsidR="00C01E49" w:rsidRDefault="00C01E49" w:rsidP="00F06562">
            <w:r>
              <w:rPr>
                <w:rFonts w:hint="eastAsia"/>
              </w:rPr>
              <w:t>业务逻辑</w:t>
            </w:r>
          </w:p>
        </w:tc>
      </w:tr>
      <w:tr w:rsidR="00C01E49" w:rsidTr="00F06562">
        <w:tc>
          <w:tcPr>
            <w:tcW w:w="1668" w:type="dxa"/>
          </w:tcPr>
          <w:p w:rsidR="00C01E49" w:rsidRDefault="00C01E49" w:rsidP="00F06562">
            <w:r>
              <w:rPr>
                <w:rFonts w:hint="eastAsia"/>
              </w:rPr>
              <w:t>前台相关页面</w:t>
            </w:r>
          </w:p>
          <w:p w:rsidR="00710A09" w:rsidRDefault="00710A09" w:rsidP="00F06562">
            <w:bookmarkStart w:id="129" w:name="OLE_LINK11"/>
            <w:bookmarkStart w:id="130" w:name="OLE_LINK12"/>
            <w:r>
              <w:rPr>
                <w:rFonts w:hint="eastAsia"/>
                <w:kern w:val="0"/>
              </w:rPr>
              <w:t>（</w:t>
            </w:r>
            <w:r>
              <w:rPr>
                <w:kern w:val="0"/>
              </w:rPr>
              <w:t>S010-0</w:t>
            </w:r>
            <w:r>
              <w:rPr>
                <w:rFonts w:hint="eastAsia"/>
                <w:kern w:val="0"/>
              </w:rPr>
              <w:t>5</w:t>
            </w:r>
            <w:r>
              <w:rPr>
                <w:kern w:val="0"/>
              </w:rPr>
              <w:t>-</w:t>
            </w:r>
            <w:r>
              <w:rPr>
                <w:rFonts w:hint="eastAsia"/>
                <w:kern w:val="0"/>
              </w:rPr>
              <w:t>3</w:t>
            </w:r>
            <w:r>
              <w:rPr>
                <w:rFonts w:hint="eastAsia"/>
                <w:kern w:val="0"/>
              </w:rPr>
              <w:t>）</w:t>
            </w:r>
            <w:bookmarkEnd w:id="129"/>
            <w:bookmarkEnd w:id="130"/>
          </w:p>
        </w:tc>
        <w:tc>
          <w:tcPr>
            <w:tcW w:w="4750" w:type="dxa"/>
          </w:tcPr>
          <w:p w:rsidR="00C01E49" w:rsidRDefault="00C01E49" w:rsidP="00F06562">
            <w:r>
              <w:rPr>
                <w:rFonts w:hint="eastAsia"/>
              </w:rPr>
              <w:t>参照</w:t>
            </w:r>
            <w:r>
              <w:rPr>
                <w:rFonts w:hint="eastAsia"/>
              </w:rPr>
              <w:t>UI</w:t>
            </w:r>
            <w:r>
              <w:rPr>
                <w:rFonts w:hint="eastAsia"/>
              </w:rPr>
              <w:t>设计图</w:t>
            </w:r>
          </w:p>
        </w:tc>
        <w:tc>
          <w:tcPr>
            <w:tcW w:w="3210" w:type="dxa"/>
          </w:tcPr>
          <w:p w:rsidR="00C01E49" w:rsidRDefault="00C01E49" w:rsidP="00F06562">
            <w:r>
              <w:rPr>
                <w:rFonts w:hint="eastAsia"/>
              </w:rPr>
              <w:t>会员可针对</w:t>
            </w:r>
            <w:r w:rsidR="003234C0">
              <w:rPr>
                <w:rFonts w:hint="eastAsia"/>
              </w:rPr>
              <w:t>已经租赁并且没有返还的商品进行续租的申请，提交续租申请后生成租赁续租单，续租单后台审核的结果前台可同步查看。</w:t>
            </w:r>
          </w:p>
        </w:tc>
      </w:tr>
      <w:tr w:rsidR="00C01E49" w:rsidTr="00F06562">
        <w:tc>
          <w:tcPr>
            <w:tcW w:w="1668" w:type="dxa"/>
          </w:tcPr>
          <w:p w:rsidR="00C01E49" w:rsidRDefault="00C01E49" w:rsidP="00F06562">
            <w:r>
              <w:rPr>
                <w:rFonts w:hint="eastAsia"/>
              </w:rPr>
              <w:t>查询列表页面</w:t>
            </w:r>
          </w:p>
        </w:tc>
        <w:tc>
          <w:tcPr>
            <w:tcW w:w="4750" w:type="dxa"/>
          </w:tcPr>
          <w:p w:rsidR="00C01E49" w:rsidRDefault="00C01E49" w:rsidP="002271D5">
            <w:pPr>
              <w:pStyle w:val="af1"/>
              <w:numPr>
                <w:ilvl w:val="0"/>
                <w:numId w:val="182"/>
              </w:numPr>
              <w:ind w:firstLineChars="0"/>
            </w:pPr>
            <w:r>
              <w:rPr>
                <w:rFonts w:hint="eastAsia"/>
              </w:rPr>
              <w:t>查询条件：单据类别、单据编号、单据日期（区间）、</w:t>
            </w:r>
            <w:r w:rsidR="008E1E1D">
              <w:rPr>
                <w:rFonts w:hint="eastAsia"/>
              </w:rPr>
              <w:t>所属公司、</w:t>
            </w:r>
            <w:r>
              <w:rPr>
                <w:rFonts w:hint="eastAsia"/>
              </w:rPr>
              <w:t>业务员、会员</w:t>
            </w:r>
            <w:r w:rsidR="000B5448">
              <w:rPr>
                <w:rFonts w:hint="eastAsia"/>
              </w:rPr>
              <w:t>、续租租赁订单号</w:t>
            </w:r>
            <w:r>
              <w:rPr>
                <w:rFonts w:hint="eastAsia"/>
              </w:rPr>
              <w:t>、单据状态、流程状态、结案状态、冻结状态、排序方式</w:t>
            </w:r>
          </w:p>
          <w:p w:rsidR="00C01E49" w:rsidRDefault="00C01E49" w:rsidP="002271D5">
            <w:pPr>
              <w:pStyle w:val="af1"/>
              <w:numPr>
                <w:ilvl w:val="0"/>
                <w:numId w:val="182"/>
              </w:numPr>
              <w:ind w:firstLineChars="0"/>
            </w:pPr>
            <w:r>
              <w:rPr>
                <w:rFonts w:hint="eastAsia"/>
              </w:rPr>
              <w:t>列表字段：单据编号、单据类别、单据日期、所属公司、会员</w:t>
            </w:r>
            <w:r w:rsidR="000B5448">
              <w:rPr>
                <w:rFonts w:hint="eastAsia"/>
              </w:rPr>
              <w:t>、续租租赁订单号</w:t>
            </w:r>
            <w:r>
              <w:rPr>
                <w:rFonts w:hint="eastAsia"/>
              </w:rPr>
              <w:t>、单据状态、流程状态、结案状态、冻结状态</w:t>
            </w:r>
          </w:p>
          <w:p w:rsidR="00C01E49" w:rsidRDefault="00C01E49" w:rsidP="002271D5">
            <w:pPr>
              <w:pStyle w:val="af1"/>
              <w:numPr>
                <w:ilvl w:val="0"/>
                <w:numId w:val="182"/>
              </w:numPr>
              <w:ind w:firstLineChars="0"/>
            </w:pPr>
            <w:r>
              <w:rPr>
                <w:rFonts w:hint="eastAsia"/>
              </w:rPr>
              <w:t>页头功能按钮：新建、提交、审核、编辑、结案</w:t>
            </w:r>
          </w:p>
          <w:p w:rsidR="00C01E49" w:rsidRDefault="00C01E49" w:rsidP="002271D5">
            <w:pPr>
              <w:pStyle w:val="af1"/>
              <w:numPr>
                <w:ilvl w:val="0"/>
                <w:numId w:val="182"/>
              </w:numPr>
              <w:ind w:firstLineChars="0"/>
            </w:pPr>
            <w:r>
              <w:rPr>
                <w:rFonts w:hint="eastAsia"/>
              </w:rPr>
              <w:t>列表功能按钮：修改、提交、审核、结案</w:t>
            </w:r>
          </w:p>
        </w:tc>
        <w:tc>
          <w:tcPr>
            <w:tcW w:w="3210" w:type="dxa"/>
          </w:tcPr>
          <w:p w:rsidR="00C01E49" w:rsidRDefault="00C01E49" w:rsidP="00F06562">
            <w:r>
              <w:rPr>
                <w:rFonts w:hint="eastAsia"/>
              </w:rPr>
              <w:t>无</w:t>
            </w:r>
          </w:p>
          <w:p w:rsidR="00E0322B" w:rsidRDefault="00E0322B" w:rsidP="00E0322B">
            <w:r w:rsidRPr="00E0322B">
              <w:rPr>
                <w:rFonts w:hint="eastAsia"/>
                <w:shd w:val="clear" w:color="auto" w:fill="92D050"/>
              </w:rPr>
              <w:t>单据类别、单据编号、单据日期、所属公司、会员</w:t>
            </w:r>
            <w:r>
              <w:rPr>
                <w:rFonts w:hint="eastAsia"/>
              </w:rPr>
              <w:t>、版本、业务员（客服）、结案状态、单据状态、流程状态、冻结状态、</w:t>
            </w:r>
            <w:r w:rsidRPr="00E0322B">
              <w:rPr>
                <w:rFonts w:hint="eastAsia"/>
                <w:shd w:val="clear" w:color="auto" w:fill="92D050"/>
              </w:rPr>
              <w:t>销售类型（租赁）、销售渠道（</w:t>
            </w:r>
            <w:r w:rsidRPr="00E0322B">
              <w:rPr>
                <w:rFonts w:hint="eastAsia"/>
                <w:shd w:val="clear" w:color="auto" w:fill="92D050"/>
              </w:rPr>
              <w:t>2-</w:t>
            </w:r>
            <w:r w:rsidRPr="00E0322B">
              <w:rPr>
                <w:rFonts w:hint="eastAsia"/>
                <w:shd w:val="clear" w:color="auto" w:fill="92D050"/>
              </w:rPr>
              <w:t>电商</w:t>
            </w:r>
            <w:r w:rsidRPr="00E0322B">
              <w:rPr>
                <w:rFonts w:hint="eastAsia"/>
                <w:shd w:val="clear" w:color="auto" w:fill="92D050"/>
              </w:rPr>
              <w:t xml:space="preserve">  3-</w:t>
            </w:r>
            <w:r w:rsidRPr="00E0322B">
              <w:rPr>
                <w:rFonts w:hint="eastAsia"/>
                <w:shd w:val="clear" w:color="auto" w:fill="92D050"/>
              </w:rPr>
              <w:t>实体店）</w:t>
            </w:r>
            <w:r>
              <w:rPr>
                <w:rFonts w:hint="eastAsia"/>
              </w:rPr>
              <w:t>、前置单据、</w:t>
            </w:r>
            <w:r w:rsidRPr="00E0322B">
              <w:rPr>
                <w:rFonts w:hint="eastAsia"/>
                <w:shd w:val="clear" w:color="auto" w:fill="92D050"/>
              </w:rPr>
              <w:t>备注</w:t>
            </w:r>
            <w:r>
              <w:rPr>
                <w:rFonts w:hint="eastAsia"/>
              </w:rPr>
              <w:t>、创建人、创建时间、最后修改人、最后修改时间、审核人、审核时间、审核意见</w:t>
            </w:r>
          </w:p>
          <w:p w:rsidR="00E0322B" w:rsidRDefault="00E0322B" w:rsidP="00E0322B">
            <w:r>
              <w:rPr>
                <w:rFonts w:hint="eastAsia"/>
              </w:rPr>
              <w:t>单身信息点：</w:t>
            </w:r>
            <w:r w:rsidRPr="000C0DAA">
              <w:rPr>
                <w:rFonts w:hint="eastAsia"/>
                <w:shd w:val="clear" w:color="auto" w:fill="92D050"/>
              </w:rPr>
              <w:t>序号</w:t>
            </w:r>
            <w:r>
              <w:rPr>
                <w:rFonts w:hint="eastAsia"/>
                <w:shd w:val="clear" w:color="auto" w:fill="92D050"/>
              </w:rPr>
              <w:t>（原租赁订单单身序号）</w:t>
            </w:r>
            <w:r w:rsidRPr="000C0DAA">
              <w:rPr>
                <w:rFonts w:hint="eastAsia"/>
                <w:shd w:val="clear" w:color="auto" w:fill="92D050"/>
              </w:rPr>
              <w:t>、</w:t>
            </w:r>
            <w:r>
              <w:rPr>
                <w:rFonts w:hint="eastAsia"/>
                <w:shd w:val="clear" w:color="auto" w:fill="92D050"/>
              </w:rPr>
              <w:t>商品</w:t>
            </w:r>
            <w:r w:rsidRPr="000C0DAA">
              <w:rPr>
                <w:rFonts w:hint="eastAsia"/>
                <w:shd w:val="clear" w:color="auto" w:fill="92D050"/>
              </w:rPr>
              <w:t>编码、</w:t>
            </w:r>
            <w:r>
              <w:rPr>
                <w:rFonts w:hint="eastAsia"/>
                <w:shd w:val="clear" w:color="auto" w:fill="92D050"/>
              </w:rPr>
              <w:t>商品</w:t>
            </w:r>
            <w:r w:rsidRPr="000C0DAA">
              <w:rPr>
                <w:rFonts w:hint="eastAsia"/>
                <w:shd w:val="clear" w:color="auto" w:fill="92D050"/>
              </w:rPr>
              <w:t>名称、</w:t>
            </w:r>
            <w:r>
              <w:rPr>
                <w:rFonts w:hint="eastAsia"/>
                <w:shd w:val="clear" w:color="auto" w:fill="92D050"/>
              </w:rPr>
              <w:t>商品</w:t>
            </w:r>
            <w:r w:rsidRPr="000C0DAA">
              <w:rPr>
                <w:rFonts w:hint="eastAsia"/>
                <w:shd w:val="clear" w:color="auto" w:fill="92D050"/>
              </w:rPr>
              <w:t>规格、单位、</w:t>
            </w:r>
            <w:r>
              <w:rPr>
                <w:rFonts w:hint="eastAsia"/>
                <w:shd w:val="clear" w:color="auto" w:fill="92D050"/>
              </w:rPr>
              <w:t>商品</w:t>
            </w:r>
            <w:r w:rsidRPr="000C0DAA">
              <w:rPr>
                <w:rFonts w:hint="eastAsia"/>
                <w:shd w:val="clear" w:color="auto" w:fill="92D050"/>
              </w:rPr>
              <w:t>类别、数量、等级、计价单位、单位租金、</w:t>
            </w:r>
            <w:r w:rsidRPr="000C0DAA">
              <w:rPr>
                <w:rFonts w:hint="eastAsia"/>
                <w:shd w:val="clear" w:color="auto" w:fill="92D050"/>
              </w:rPr>
              <w:lastRenderedPageBreak/>
              <w:t>租赁开始时间、租赁结束时间</w:t>
            </w:r>
            <w:r>
              <w:rPr>
                <w:rFonts w:hint="eastAsia"/>
                <w:shd w:val="clear" w:color="auto" w:fill="92D050"/>
              </w:rPr>
              <w:t>、续租结束时间</w:t>
            </w:r>
            <w:r w:rsidRPr="000C0DAA">
              <w:rPr>
                <w:rFonts w:hint="eastAsia"/>
                <w:shd w:val="clear" w:color="auto" w:fill="92D050"/>
              </w:rPr>
              <w:t>、租金小计、每件押金、押金小计、逾期单位租金</w:t>
            </w:r>
            <w:r>
              <w:rPr>
                <w:rFonts w:hint="eastAsia"/>
              </w:rPr>
              <w:t>、赠品、结案状态、备注</w:t>
            </w:r>
          </w:p>
        </w:tc>
      </w:tr>
      <w:tr w:rsidR="00C01E49" w:rsidTr="00F06562">
        <w:tc>
          <w:tcPr>
            <w:tcW w:w="1668" w:type="dxa"/>
          </w:tcPr>
          <w:p w:rsidR="00710A09" w:rsidRDefault="00C01E49" w:rsidP="00F06562">
            <w:r>
              <w:rPr>
                <w:rFonts w:hint="eastAsia"/>
              </w:rPr>
              <w:lastRenderedPageBreak/>
              <w:t>详情页面</w:t>
            </w:r>
            <w:r>
              <w:rPr>
                <w:rFonts w:hint="eastAsia"/>
              </w:rPr>
              <w:t>-</w:t>
            </w:r>
            <w:r>
              <w:rPr>
                <w:rFonts w:hint="eastAsia"/>
              </w:rPr>
              <w:t>新建</w:t>
            </w:r>
          </w:p>
          <w:p w:rsidR="00C01E49" w:rsidRDefault="00710A09" w:rsidP="00F06562">
            <w:r>
              <w:rPr>
                <w:rFonts w:hint="eastAsia"/>
                <w:kern w:val="0"/>
              </w:rPr>
              <w:t>（</w:t>
            </w:r>
            <w:r>
              <w:rPr>
                <w:kern w:val="0"/>
              </w:rPr>
              <w:t>S010-0</w:t>
            </w:r>
            <w:r>
              <w:rPr>
                <w:rFonts w:hint="eastAsia"/>
                <w:kern w:val="0"/>
              </w:rPr>
              <w:t>5</w:t>
            </w:r>
            <w:r>
              <w:rPr>
                <w:kern w:val="0"/>
              </w:rPr>
              <w:t>-</w:t>
            </w:r>
            <w:r>
              <w:rPr>
                <w:rFonts w:hint="eastAsia"/>
                <w:kern w:val="0"/>
              </w:rPr>
              <w:t>2</w:t>
            </w:r>
            <w:r>
              <w:rPr>
                <w:rFonts w:hint="eastAsia"/>
                <w:kern w:val="0"/>
              </w:rPr>
              <w:t>）</w:t>
            </w:r>
          </w:p>
        </w:tc>
        <w:tc>
          <w:tcPr>
            <w:tcW w:w="4750" w:type="dxa"/>
          </w:tcPr>
          <w:p w:rsidR="00C01E49" w:rsidRDefault="00C01E49" w:rsidP="002271D5">
            <w:pPr>
              <w:pStyle w:val="af1"/>
              <w:numPr>
                <w:ilvl w:val="0"/>
                <w:numId w:val="183"/>
              </w:numPr>
              <w:ind w:firstLineChars="0"/>
            </w:pPr>
            <w:r>
              <w:rPr>
                <w:rFonts w:hint="eastAsia"/>
              </w:rPr>
              <w:t>单头信息除了“业务员、备注”，其他字段均为必填字段；单据编号是唯一值；“结案状态、单据状态、流程状态、冻结状态”全部通过功能按钮来改变，在所有详情页面都是只读；</w:t>
            </w:r>
            <w:r w:rsidR="00B6631B">
              <w:rPr>
                <w:rFonts w:hint="eastAsia"/>
              </w:rPr>
              <w:t>“前置单据”可开窗选择租赁订单</w:t>
            </w:r>
            <w:r w:rsidR="00E07F9C">
              <w:rPr>
                <w:rFonts w:hint="eastAsia"/>
              </w:rPr>
              <w:t>，</w:t>
            </w:r>
            <w:r w:rsidR="00B6631B">
              <w:rPr>
                <w:rFonts w:hint="eastAsia"/>
              </w:rPr>
              <w:t>记录前置的租赁订单的单号</w:t>
            </w:r>
            <w:r w:rsidR="00EC6AE7">
              <w:rPr>
                <w:rFonts w:hint="eastAsia"/>
              </w:rPr>
              <w:t>。</w:t>
            </w:r>
            <w:r w:rsidR="0023609B">
              <w:rPr>
                <w:rFonts w:hint="eastAsia"/>
              </w:rPr>
              <w:t>（开窗查询该会员的“已发数量</w:t>
            </w:r>
            <w:r w:rsidR="0023609B">
              <w:rPr>
                <w:rFonts w:hint="eastAsia"/>
              </w:rPr>
              <w:t>&gt;</w:t>
            </w:r>
            <w:r w:rsidR="0023609B">
              <w:rPr>
                <w:rFonts w:hint="eastAsia"/>
              </w:rPr>
              <w:t>已还数量”的租赁订单单身）</w:t>
            </w:r>
          </w:p>
          <w:p w:rsidR="00C01E49" w:rsidRDefault="00C01E49" w:rsidP="002271D5">
            <w:pPr>
              <w:pStyle w:val="af1"/>
              <w:numPr>
                <w:ilvl w:val="0"/>
                <w:numId w:val="183"/>
              </w:numPr>
              <w:ind w:firstLineChars="0"/>
            </w:pPr>
            <w:r>
              <w:rPr>
                <w:rFonts w:hint="eastAsia"/>
              </w:rPr>
              <w:t>单身</w:t>
            </w:r>
            <w:r w:rsidR="00A946FD">
              <w:rPr>
                <w:rFonts w:hint="eastAsia"/>
              </w:rPr>
              <w:t>序号、商品编号、</w:t>
            </w:r>
            <w:r>
              <w:rPr>
                <w:rFonts w:hint="eastAsia"/>
              </w:rPr>
              <w:t>商品</w:t>
            </w:r>
            <w:r w:rsidRPr="00EC7D93">
              <w:rPr>
                <w:rFonts w:hint="eastAsia"/>
              </w:rPr>
              <w:t>名称、</w:t>
            </w:r>
            <w:r>
              <w:rPr>
                <w:rFonts w:hint="eastAsia"/>
              </w:rPr>
              <w:t>商品</w:t>
            </w:r>
            <w:r w:rsidRPr="00EC7D93">
              <w:rPr>
                <w:rFonts w:hint="eastAsia"/>
              </w:rPr>
              <w:t>规格、单位、</w:t>
            </w:r>
            <w:r>
              <w:rPr>
                <w:rFonts w:hint="eastAsia"/>
              </w:rPr>
              <w:t>商品</w:t>
            </w:r>
            <w:r w:rsidRPr="00EC7D93">
              <w:rPr>
                <w:rFonts w:hint="eastAsia"/>
              </w:rPr>
              <w:t>类别</w:t>
            </w:r>
            <w:r>
              <w:rPr>
                <w:rFonts w:hint="eastAsia"/>
              </w:rPr>
              <w:t>、</w:t>
            </w:r>
            <w:r w:rsidR="00A946FD">
              <w:rPr>
                <w:rFonts w:hint="eastAsia"/>
              </w:rPr>
              <w:t>数量</w:t>
            </w:r>
            <w:r w:rsidR="00C05475">
              <w:rPr>
                <w:rFonts w:hint="eastAsia"/>
              </w:rPr>
              <w:t>（取已发数量</w:t>
            </w:r>
            <w:r w:rsidR="00C05475">
              <w:rPr>
                <w:rFonts w:hint="eastAsia"/>
              </w:rPr>
              <w:t>-</w:t>
            </w:r>
            <w:r w:rsidR="00C05475">
              <w:rPr>
                <w:rFonts w:hint="eastAsia"/>
              </w:rPr>
              <w:t>已还数量）</w:t>
            </w:r>
            <w:r w:rsidR="00A946FD">
              <w:rPr>
                <w:rFonts w:hint="eastAsia"/>
              </w:rPr>
              <w:t>、等级、计价单位、</w:t>
            </w:r>
            <w:r>
              <w:rPr>
                <w:rFonts w:hint="eastAsia"/>
              </w:rPr>
              <w:t>单位租金</w:t>
            </w:r>
            <w:r w:rsidR="00A946FD">
              <w:rPr>
                <w:rFonts w:hint="eastAsia"/>
              </w:rPr>
              <w:t>、租赁开始时间、租赁结束时间、每件押金、押金小计、逾期单位租金</w:t>
            </w:r>
            <w:r>
              <w:rPr>
                <w:rFonts w:hint="eastAsia"/>
              </w:rPr>
              <w:t>都是只读，根据选择的</w:t>
            </w:r>
            <w:r w:rsidR="00A946FD">
              <w:rPr>
                <w:rFonts w:hint="eastAsia"/>
              </w:rPr>
              <w:t>租赁订单</w:t>
            </w:r>
            <w:r>
              <w:rPr>
                <w:rFonts w:hint="eastAsia"/>
              </w:rPr>
              <w:t>自动带出；只可修改“</w:t>
            </w:r>
            <w:r w:rsidR="00A946FD">
              <w:rPr>
                <w:rFonts w:hint="eastAsia"/>
              </w:rPr>
              <w:t>续租结束时间</w:t>
            </w:r>
            <w:r>
              <w:rPr>
                <w:rFonts w:hint="eastAsia"/>
              </w:rPr>
              <w:t>、备注”，其他字段只读，其中“租金小计”为自动计算。</w:t>
            </w:r>
          </w:p>
          <w:p w:rsidR="00C01E49" w:rsidRDefault="00C01E49" w:rsidP="002271D5">
            <w:pPr>
              <w:pStyle w:val="af1"/>
              <w:numPr>
                <w:ilvl w:val="0"/>
                <w:numId w:val="183"/>
              </w:numPr>
              <w:ind w:firstLineChars="0"/>
            </w:pPr>
            <w:r>
              <w:rPr>
                <w:rFonts w:hint="eastAsia"/>
              </w:rPr>
              <w:t>功能按钮：保存、提交、返回（根据状态来显示对应按钮）</w:t>
            </w:r>
          </w:p>
        </w:tc>
        <w:tc>
          <w:tcPr>
            <w:tcW w:w="3210" w:type="dxa"/>
          </w:tcPr>
          <w:p w:rsidR="00C01E49" w:rsidRDefault="00C01E49" w:rsidP="002271D5">
            <w:pPr>
              <w:pStyle w:val="af1"/>
              <w:numPr>
                <w:ilvl w:val="0"/>
                <w:numId w:val="184"/>
              </w:numPr>
              <w:ind w:firstLineChars="0"/>
            </w:pPr>
            <w:r>
              <w:rPr>
                <w:rFonts w:hint="eastAsia"/>
              </w:rPr>
              <w:t>后台也可以直接建</w:t>
            </w:r>
            <w:r w:rsidR="005B220B">
              <w:rPr>
                <w:rFonts w:hint="eastAsia"/>
              </w:rPr>
              <w:t>租赁续租</w:t>
            </w:r>
            <w:r>
              <w:rPr>
                <w:rFonts w:hint="eastAsia"/>
              </w:rPr>
              <w:t>单</w:t>
            </w:r>
          </w:p>
          <w:p w:rsidR="00C01E49" w:rsidRDefault="00C01E49" w:rsidP="002271D5">
            <w:pPr>
              <w:pStyle w:val="af1"/>
              <w:numPr>
                <w:ilvl w:val="0"/>
                <w:numId w:val="184"/>
              </w:numPr>
              <w:ind w:firstLineChars="0"/>
            </w:pPr>
            <w:r>
              <w:rPr>
                <w:rFonts w:hint="eastAsia"/>
              </w:rPr>
              <w:t>单头版本是预留字段，给下一期实施的变更单使用，</w:t>
            </w:r>
            <w:r w:rsidRPr="009F12EF">
              <w:rPr>
                <w:rFonts w:hint="eastAsia"/>
              </w:rPr>
              <w:t>默认为</w:t>
            </w:r>
            <w:r w:rsidRPr="009F12EF">
              <w:rPr>
                <w:rFonts w:hint="eastAsia"/>
              </w:rPr>
              <w:t>0</w:t>
            </w:r>
            <w:r w:rsidRPr="009F12EF">
              <w:rPr>
                <w:rFonts w:hint="eastAsia"/>
              </w:rPr>
              <w:t>，不能修改，根据变更单，变更一次在原来的基础上加</w:t>
            </w:r>
            <w:r w:rsidRPr="009F12EF">
              <w:rPr>
                <w:rFonts w:hint="eastAsia"/>
              </w:rPr>
              <w:t>1</w:t>
            </w:r>
            <w:r>
              <w:rPr>
                <w:rFonts w:hint="eastAsia"/>
              </w:rPr>
              <w:t>。</w:t>
            </w:r>
          </w:p>
          <w:p w:rsidR="00C01E49" w:rsidRDefault="00C01E49" w:rsidP="002271D5">
            <w:pPr>
              <w:pStyle w:val="af1"/>
              <w:numPr>
                <w:ilvl w:val="0"/>
                <w:numId w:val="184"/>
              </w:numPr>
              <w:ind w:firstLineChars="0"/>
            </w:pPr>
            <w:r>
              <w:rPr>
                <w:rFonts w:hint="eastAsia"/>
              </w:rPr>
              <w:t>单头所有的状态流转参考商品标准的状态流转图</w:t>
            </w:r>
          </w:p>
          <w:p w:rsidR="00C01E49" w:rsidRDefault="00C01E49" w:rsidP="002271D5">
            <w:pPr>
              <w:pStyle w:val="af1"/>
              <w:numPr>
                <w:ilvl w:val="0"/>
                <w:numId w:val="184"/>
              </w:numPr>
              <w:ind w:firstLineChars="0"/>
            </w:pPr>
            <w:r>
              <w:rPr>
                <w:rFonts w:hint="eastAsia"/>
              </w:rPr>
              <w:t>单身</w:t>
            </w:r>
            <w:r w:rsidR="00880D35">
              <w:rPr>
                <w:rFonts w:hint="eastAsia"/>
              </w:rPr>
              <w:t>不提供添加明细和删除明细的功能</w:t>
            </w:r>
          </w:p>
          <w:p w:rsidR="00C01E49" w:rsidRDefault="00C01E49" w:rsidP="00F06562">
            <w:pPr>
              <w:pStyle w:val="af1"/>
              <w:ind w:left="360" w:firstLineChars="0" w:firstLine="0"/>
            </w:pPr>
          </w:p>
          <w:p w:rsidR="00C01E49" w:rsidRPr="008C7835" w:rsidRDefault="00C01E49" w:rsidP="00F06562"/>
        </w:tc>
      </w:tr>
      <w:tr w:rsidR="00C01E49" w:rsidTr="00F06562">
        <w:tc>
          <w:tcPr>
            <w:tcW w:w="1668" w:type="dxa"/>
          </w:tcPr>
          <w:p w:rsidR="00C01E49" w:rsidRDefault="00C01E49" w:rsidP="00F06562">
            <w:r>
              <w:rPr>
                <w:rFonts w:hint="eastAsia"/>
              </w:rPr>
              <w:t>详情页面</w:t>
            </w:r>
            <w:r>
              <w:rPr>
                <w:rFonts w:hint="eastAsia"/>
              </w:rPr>
              <w:t>-</w:t>
            </w:r>
            <w:r>
              <w:rPr>
                <w:rFonts w:hint="eastAsia"/>
              </w:rPr>
              <w:t>维护</w:t>
            </w:r>
          </w:p>
          <w:p w:rsidR="00710A09" w:rsidRDefault="00710A09" w:rsidP="00F06562">
            <w:r>
              <w:rPr>
                <w:rFonts w:hint="eastAsia"/>
                <w:kern w:val="0"/>
              </w:rPr>
              <w:t>（</w:t>
            </w:r>
            <w:r>
              <w:rPr>
                <w:kern w:val="0"/>
              </w:rPr>
              <w:t>S010-0</w:t>
            </w:r>
            <w:r>
              <w:rPr>
                <w:rFonts w:hint="eastAsia"/>
                <w:kern w:val="0"/>
              </w:rPr>
              <w:t>5</w:t>
            </w:r>
            <w:r>
              <w:rPr>
                <w:kern w:val="0"/>
              </w:rPr>
              <w:t>-</w:t>
            </w:r>
            <w:r>
              <w:rPr>
                <w:rFonts w:hint="eastAsia"/>
                <w:kern w:val="0"/>
              </w:rPr>
              <w:t>2</w:t>
            </w:r>
            <w:r>
              <w:rPr>
                <w:rFonts w:hint="eastAsia"/>
                <w:kern w:val="0"/>
              </w:rPr>
              <w:t>）</w:t>
            </w:r>
          </w:p>
        </w:tc>
        <w:tc>
          <w:tcPr>
            <w:tcW w:w="4750" w:type="dxa"/>
          </w:tcPr>
          <w:p w:rsidR="00C01E49" w:rsidRDefault="00C01E49" w:rsidP="002271D5">
            <w:pPr>
              <w:pStyle w:val="af1"/>
              <w:numPr>
                <w:ilvl w:val="0"/>
                <w:numId w:val="155"/>
              </w:numPr>
              <w:ind w:firstLineChars="0"/>
            </w:pPr>
            <w:r>
              <w:rPr>
                <w:rFonts w:hint="eastAsia"/>
              </w:rPr>
              <w:t>单据编号、单据类别只读，其余和新建页面页面元素一致</w:t>
            </w:r>
          </w:p>
          <w:p w:rsidR="00C01E49" w:rsidRDefault="00C01E49" w:rsidP="00F06562">
            <w:pPr>
              <w:pStyle w:val="af1"/>
              <w:ind w:left="360" w:firstLineChars="0" w:firstLine="0"/>
            </w:pPr>
          </w:p>
        </w:tc>
        <w:tc>
          <w:tcPr>
            <w:tcW w:w="3210" w:type="dxa"/>
          </w:tcPr>
          <w:p w:rsidR="00C01E49" w:rsidRDefault="00C01E49" w:rsidP="00F06562">
            <w:r>
              <w:rPr>
                <w:rFonts w:hint="eastAsia"/>
              </w:rPr>
              <w:t>与新建页面一致</w:t>
            </w:r>
          </w:p>
        </w:tc>
      </w:tr>
      <w:tr w:rsidR="00C01E49" w:rsidTr="00F06562">
        <w:tc>
          <w:tcPr>
            <w:tcW w:w="1668" w:type="dxa"/>
          </w:tcPr>
          <w:p w:rsidR="00C01E49" w:rsidRDefault="00C01E49" w:rsidP="00F06562">
            <w:r>
              <w:rPr>
                <w:rFonts w:hint="eastAsia"/>
              </w:rPr>
              <w:t>详情页面</w:t>
            </w:r>
            <w:r>
              <w:rPr>
                <w:rFonts w:hint="eastAsia"/>
              </w:rPr>
              <w:t>-</w:t>
            </w:r>
            <w:r>
              <w:rPr>
                <w:rFonts w:hint="eastAsia"/>
              </w:rPr>
              <w:t>审核</w:t>
            </w:r>
          </w:p>
          <w:p w:rsidR="00710A09" w:rsidRDefault="00710A09" w:rsidP="00F06562">
            <w:r>
              <w:rPr>
                <w:rFonts w:hint="eastAsia"/>
                <w:kern w:val="0"/>
              </w:rPr>
              <w:t>（</w:t>
            </w:r>
            <w:r>
              <w:rPr>
                <w:kern w:val="0"/>
              </w:rPr>
              <w:t>S010-0</w:t>
            </w:r>
            <w:r>
              <w:rPr>
                <w:rFonts w:hint="eastAsia"/>
                <w:kern w:val="0"/>
              </w:rPr>
              <w:t>5</w:t>
            </w:r>
            <w:r>
              <w:rPr>
                <w:kern w:val="0"/>
              </w:rPr>
              <w:t>-</w:t>
            </w:r>
            <w:r>
              <w:rPr>
                <w:rFonts w:hint="eastAsia"/>
                <w:kern w:val="0"/>
              </w:rPr>
              <w:t>5</w:t>
            </w:r>
            <w:r>
              <w:rPr>
                <w:rFonts w:hint="eastAsia"/>
                <w:kern w:val="0"/>
              </w:rPr>
              <w:t>）</w:t>
            </w:r>
          </w:p>
        </w:tc>
        <w:tc>
          <w:tcPr>
            <w:tcW w:w="4750" w:type="dxa"/>
          </w:tcPr>
          <w:p w:rsidR="00C01E49" w:rsidRDefault="00C01E49" w:rsidP="002271D5">
            <w:pPr>
              <w:pStyle w:val="af1"/>
              <w:numPr>
                <w:ilvl w:val="0"/>
                <w:numId w:val="186"/>
              </w:numPr>
              <w:ind w:firstLineChars="0"/>
            </w:pPr>
            <w:r>
              <w:rPr>
                <w:rFonts w:hint="eastAsia"/>
              </w:rPr>
              <w:t>审核意见可以编辑，其他字段均为只读</w:t>
            </w:r>
          </w:p>
          <w:p w:rsidR="00C01E49" w:rsidRDefault="00C01E49" w:rsidP="002271D5">
            <w:pPr>
              <w:pStyle w:val="af1"/>
              <w:numPr>
                <w:ilvl w:val="0"/>
                <w:numId w:val="186"/>
              </w:numPr>
              <w:ind w:firstLineChars="0"/>
            </w:pPr>
            <w:r>
              <w:rPr>
                <w:rFonts w:hint="eastAsia"/>
              </w:rPr>
              <w:t>功能按钮：审核通过、审核拒绝、返回</w:t>
            </w:r>
          </w:p>
        </w:tc>
        <w:tc>
          <w:tcPr>
            <w:tcW w:w="3210" w:type="dxa"/>
          </w:tcPr>
          <w:p w:rsidR="00C01E49" w:rsidRDefault="00FA690E" w:rsidP="002271D5">
            <w:pPr>
              <w:pStyle w:val="af1"/>
              <w:numPr>
                <w:ilvl w:val="0"/>
                <w:numId w:val="185"/>
              </w:numPr>
              <w:ind w:firstLineChars="0"/>
            </w:pPr>
            <w:r>
              <w:rPr>
                <w:rFonts w:hint="eastAsia"/>
              </w:rPr>
              <w:t>修改对应租赁订单的</w:t>
            </w:r>
            <w:r>
              <w:rPr>
                <w:rFonts w:hint="eastAsia"/>
                <w:shd w:val="clear" w:color="auto" w:fill="92D050"/>
              </w:rPr>
              <w:t>租期</w:t>
            </w:r>
            <w:r w:rsidRPr="000C0DAA">
              <w:rPr>
                <w:rFonts w:hint="eastAsia"/>
                <w:shd w:val="clear" w:color="auto" w:fill="92D050"/>
              </w:rPr>
              <w:t>、租金小计</w:t>
            </w:r>
            <w:r>
              <w:rPr>
                <w:rFonts w:hint="eastAsia"/>
                <w:shd w:val="clear" w:color="auto" w:fill="92D050"/>
              </w:rPr>
              <w:t>、总租金</w:t>
            </w:r>
          </w:p>
        </w:tc>
      </w:tr>
      <w:tr w:rsidR="00C01E49" w:rsidTr="00F06562">
        <w:tc>
          <w:tcPr>
            <w:tcW w:w="1668" w:type="dxa"/>
          </w:tcPr>
          <w:p w:rsidR="00C01E49" w:rsidRDefault="00C01E49" w:rsidP="00F06562">
            <w:r>
              <w:rPr>
                <w:rFonts w:hint="eastAsia"/>
              </w:rPr>
              <w:t>详情页面</w:t>
            </w:r>
            <w:r>
              <w:rPr>
                <w:rFonts w:hint="eastAsia"/>
              </w:rPr>
              <w:t>-</w:t>
            </w:r>
            <w:r>
              <w:rPr>
                <w:rFonts w:hint="eastAsia"/>
              </w:rPr>
              <w:t>冻结</w:t>
            </w:r>
          </w:p>
        </w:tc>
        <w:tc>
          <w:tcPr>
            <w:tcW w:w="4750" w:type="dxa"/>
          </w:tcPr>
          <w:p w:rsidR="00C01E49" w:rsidRDefault="00C01E49" w:rsidP="002271D5">
            <w:pPr>
              <w:pStyle w:val="af1"/>
              <w:numPr>
                <w:ilvl w:val="0"/>
                <w:numId w:val="187"/>
              </w:numPr>
              <w:ind w:firstLineChars="0"/>
            </w:pPr>
            <w:r>
              <w:rPr>
                <w:rFonts w:hint="eastAsia"/>
              </w:rPr>
              <w:t>冻结备注可以编辑，其他字段均为只读</w:t>
            </w:r>
          </w:p>
          <w:p w:rsidR="00C01E49" w:rsidRDefault="00C01E49" w:rsidP="002271D5">
            <w:pPr>
              <w:pStyle w:val="af1"/>
              <w:numPr>
                <w:ilvl w:val="0"/>
                <w:numId w:val="187"/>
              </w:numPr>
              <w:ind w:firstLineChars="0"/>
            </w:pPr>
            <w:r>
              <w:rPr>
                <w:rFonts w:hint="eastAsia"/>
              </w:rPr>
              <w:t>功能按钮：</w:t>
            </w:r>
          </w:p>
          <w:p w:rsidR="00C01E49" w:rsidRDefault="00C01E49" w:rsidP="002271D5">
            <w:pPr>
              <w:pStyle w:val="af1"/>
              <w:numPr>
                <w:ilvl w:val="0"/>
                <w:numId w:val="187"/>
              </w:numPr>
              <w:ind w:firstLineChars="0"/>
            </w:pPr>
            <w:r>
              <w:rPr>
                <w:rFonts w:hint="eastAsia"/>
              </w:rPr>
              <w:t>冻结、返回</w:t>
            </w:r>
          </w:p>
        </w:tc>
        <w:tc>
          <w:tcPr>
            <w:tcW w:w="3210" w:type="dxa"/>
          </w:tcPr>
          <w:p w:rsidR="00C01E49" w:rsidRDefault="00C01E49" w:rsidP="00F06562"/>
        </w:tc>
      </w:tr>
      <w:tr w:rsidR="00C01E49" w:rsidTr="00F06562">
        <w:tc>
          <w:tcPr>
            <w:tcW w:w="1668" w:type="dxa"/>
          </w:tcPr>
          <w:p w:rsidR="00C01E49" w:rsidRDefault="00C01E49" w:rsidP="00F06562">
            <w:r>
              <w:rPr>
                <w:rFonts w:hint="eastAsia"/>
              </w:rPr>
              <w:t>详情页面</w:t>
            </w:r>
            <w:r>
              <w:rPr>
                <w:rFonts w:hint="eastAsia"/>
              </w:rPr>
              <w:t>-</w:t>
            </w:r>
            <w:r>
              <w:rPr>
                <w:rFonts w:hint="eastAsia"/>
              </w:rPr>
              <w:t>结案</w:t>
            </w:r>
          </w:p>
          <w:p w:rsidR="00710A09" w:rsidRDefault="00710A09" w:rsidP="00F06562">
            <w:r>
              <w:rPr>
                <w:rFonts w:hint="eastAsia"/>
                <w:kern w:val="0"/>
              </w:rPr>
              <w:t>（</w:t>
            </w:r>
            <w:r>
              <w:rPr>
                <w:kern w:val="0"/>
              </w:rPr>
              <w:t>S010-0</w:t>
            </w:r>
            <w:r>
              <w:rPr>
                <w:rFonts w:hint="eastAsia"/>
                <w:kern w:val="0"/>
              </w:rPr>
              <w:t>5</w:t>
            </w:r>
            <w:r>
              <w:rPr>
                <w:kern w:val="0"/>
              </w:rPr>
              <w:t>-</w:t>
            </w:r>
            <w:r>
              <w:rPr>
                <w:rFonts w:hint="eastAsia"/>
                <w:kern w:val="0"/>
              </w:rPr>
              <w:t>7</w:t>
            </w:r>
            <w:r>
              <w:rPr>
                <w:rFonts w:hint="eastAsia"/>
                <w:kern w:val="0"/>
              </w:rPr>
              <w:t>）</w:t>
            </w:r>
          </w:p>
        </w:tc>
        <w:tc>
          <w:tcPr>
            <w:tcW w:w="4750" w:type="dxa"/>
          </w:tcPr>
          <w:p w:rsidR="00C01E49" w:rsidRDefault="00C01E49" w:rsidP="002271D5">
            <w:pPr>
              <w:pStyle w:val="af1"/>
              <w:numPr>
                <w:ilvl w:val="0"/>
                <w:numId w:val="188"/>
              </w:numPr>
              <w:ind w:firstLineChars="0"/>
            </w:pPr>
            <w:r>
              <w:rPr>
                <w:rFonts w:hint="eastAsia"/>
              </w:rPr>
              <w:t>结案备注可以编辑，其他字段均为只读</w:t>
            </w:r>
          </w:p>
          <w:p w:rsidR="00C01E49" w:rsidRDefault="00C01E49" w:rsidP="002271D5">
            <w:pPr>
              <w:pStyle w:val="af1"/>
              <w:numPr>
                <w:ilvl w:val="0"/>
                <w:numId w:val="188"/>
              </w:numPr>
              <w:ind w:firstLineChars="0"/>
            </w:pPr>
            <w:r>
              <w:rPr>
                <w:rFonts w:hint="eastAsia"/>
              </w:rPr>
              <w:t>功能按钮：结案、返回</w:t>
            </w:r>
          </w:p>
        </w:tc>
        <w:tc>
          <w:tcPr>
            <w:tcW w:w="3210" w:type="dxa"/>
          </w:tcPr>
          <w:p w:rsidR="00C01E49" w:rsidRDefault="00C01E49" w:rsidP="00F06562"/>
        </w:tc>
      </w:tr>
      <w:tr w:rsidR="00C01E49" w:rsidTr="00F06562">
        <w:tc>
          <w:tcPr>
            <w:tcW w:w="1668" w:type="dxa"/>
          </w:tcPr>
          <w:p w:rsidR="00C01E49" w:rsidRDefault="00C01E49" w:rsidP="00F06562">
            <w:r>
              <w:rPr>
                <w:rFonts w:hint="eastAsia"/>
              </w:rPr>
              <w:t>详情页面</w:t>
            </w:r>
            <w:r>
              <w:rPr>
                <w:rFonts w:hint="eastAsia"/>
              </w:rPr>
              <w:t>-</w:t>
            </w:r>
            <w:r>
              <w:rPr>
                <w:rFonts w:hint="eastAsia"/>
              </w:rPr>
              <w:t>查看</w:t>
            </w:r>
          </w:p>
        </w:tc>
        <w:tc>
          <w:tcPr>
            <w:tcW w:w="4750" w:type="dxa"/>
          </w:tcPr>
          <w:p w:rsidR="00C01E49" w:rsidRDefault="00C01E49" w:rsidP="002271D5">
            <w:pPr>
              <w:pStyle w:val="af1"/>
              <w:numPr>
                <w:ilvl w:val="0"/>
                <w:numId w:val="189"/>
              </w:numPr>
              <w:ind w:firstLineChars="0"/>
            </w:pPr>
            <w:r>
              <w:rPr>
                <w:rFonts w:hint="eastAsia"/>
              </w:rPr>
              <w:t>全部字段均只读</w:t>
            </w:r>
          </w:p>
          <w:p w:rsidR="00C01E49" w:rsidRDefault="00761F16" w:rsidP="002271D5">
            <w:pPr>
              <w:pStyle w:val="af1"/>
              <w:numPr>
                <w:ilvl w:val="0"/>
                <w:numId w:val="189"/>
              </w:numPr>
              <w:ind w:firstLineChars="0"/>
            </w:pPr>
            <w:r>
              <w:rPr>
                <w:rFonts w:hint="eastAsia"/>
              </w:rPr>
              <w:t>功能按钮：返回</w:t>
            </w:r>
          </w:p>
        </w:tc>
        <w:tc>
          <w:tcPr>
            <w:tcW w:w="3210" w:type="dxa"/>
          </w:tcPr>
          <w:p w:rsidR="00C01E49" w:rsidRPr="00A62B79" w:rsidRDefault="00C01E49" w:rsidP="00F018A6">
            <w:pPr>
              <w:pStyle w:val="af1"/>
              <w:ind w:left="360" w:firstLineChars="0" w:firstLine="0"/>
            </w:pPr>
          </w:p>
        </w:tc>
      </w:tr>
    </w:tbl>
    <w:p w:rsidR="005B03FA" w:rsidRPr="00C01E49" w:rsidRDefault="005B03FA" w:rsidP="005B03FA"/>
    <w:p w:rsidR="000852B4" w:rsidRPr="000852B4" w:rsidRDefault="000852B4" w:rsidP="00BF1C8B"/>
    <w:p w:rsidR="00224540" w:rsidRDefault="00224540" w:rsidP="00224540">
      <w:pPr>
        <w:pStyle w:val="3"/>
      </w:pPr>
      <w:r>
        <w:rPr>
          <w:rFonts w:hint="eastAsia"/>
        </w:rPr>
        <w:lastRenderedPageBreak/>
        <w:t>业务需求</w:t>
      </w:r>
    </w:p>
    <w:p w:rsidR="00224540" w:rsidRPr="004C6591" w:rsidRDefault="00224540" w:rsidP="004C6591"/>
    <w:p w:rsidR="00285777" w:rsidRDefault="00285777" w:rsidP="00285777">
      <w:pPr>
        <w:pStyle w:val="2"/>
      </w:pPr>
      <w:bookmarkStart w:id="131" w:name="_Toc392169204"/>
      <w:r>
        <w:rPr>
          <w:rFonts w:hint="eastAsia"/>
        </w:rPr>
        <w:lastRenderedPageBreak/>
        <w:t>S003-01</w:t>
      </w:r>
      <w:r>
        <w:rPr>
          <w:rFonts w:hint="eastAsia"/>
        </w:rPr>
        <w:tab/>
      </w:r>
      <w:r>
        <w:rPr>
          <w:rFonts w:hint="eastAsia"/>
        </w:rPr>
        <w:t>销售销货</w:t>
      </w:r>
      <w:bookmarkEnd w:id="131"/>
    </w:p>
    <w:p w:rsidR="00030149" w:rsidRPr="00030149" w:rsidRDefault="00030149" w:rsidP="00030149">
      <w:pPr>
        <w:pStyle w:val="3"/>
      </w:pPr>
      <w:r>
        <w:rPr>
          <w:rFonts w:hint="eastAsia"/>
        </w:rPr>
        <w:t>SOP</w:t>
      </w:r>
    </w:p>
    <w:p w:rsidR="004C6591" w:rsidRDefault="004C6591" w:rsidP="004C6591">
      <w:r>
        <w:rPr>
          <w:noProof/>
        </w:rPr>
        <w:lastRenderedPageBreak/>
        <w:drawing>
          <wp:inline distT="0" distB="0" distL="0" distR="0">
            <wp:extent cx="5976620" cy="8453851"/>
            <wp:effectExtent l="0" t="0" r="0" b="0"/>
            <wp:docPr id="1" name="图片 1" descr="D:\LHT\Bequeen\02需求设计\SOP\SOP定稿文件\SOP-S003-01销售销货.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HT\Bequeen\02需求设计\SOP\SOP定稿文件\SOP-S003-01销售销货.jp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76620" cy="8453851"/>
                    </a:xfrm>
                    <a:prstGeom prst="rect">
                      <a:avLst/>
                    </a:prstGeom>
                    <a:noFill/>
                    <a:ln>
                      <a:noFill/>
                    </a:ln>
                  </pic:spPr>
                </pic:pic>
              </a:graphicData>
            </a:graphic>
          </wp:inline>
        </w:drawing>
      </w:r>
    </w:p>
    <w:p w:rsidR="00224540" w:rsidRDefault="00224540" w:rsidP="004C6591"/>
    <w:p w:rsidR="00224540" w:rsidRDefault="00224540" w:rsidP="00224540">
      <w:pPr>
        <w:pStyle w:val="3"/>
      </w:pPr>
      <w:r>
        <w:rPr>
          <w:rFonts w:hint="eastAsia"/>
        </w:rPr>
        <w:lastRenderedPageBreak/>
        <w:t>表单</w:t>
      </w:r>
    </w:p>
    <w:p w:rsidR="007B2A6B" w:rsidRDefault="007B2A6B" w:rsidP="007B2A6B"/>
    <w:p w:rsidR="007B2A6B" w:rsidRDefault="007B2A6B" w:rsidP="007B2A6B">
      <w:pPr>
        <w:pStyle w:val="4"/>
      </w:pPr>
      <w:r>
        <w:rPr>
          <w:rFonts w:hint="eastAsia"/>
        </w:rPr>
        <w:t>销售订单</w:t>
      </w:r>
    </w:p>
    <w:p w:rsidR="007B2A6B" w:rsidRDefault="007B2A6B" w:rsidP="00603470">
      <w:pPr>
        <w:pStyle w:val="af1"/>
        <w:numPr>
          <w:ilvl w:val="0"/>
          <w:numId w:val="190"/>
        </w:numPr>
        <w:ind w:firstLineChars="0"/>
      </w:pPr>
      <w:r w:rsidRPr="00E20607">
        <w:rPr>
          <w:rFonts w:hint="eastAsia"/>
        </w:rPr>
        <w:t>单头信息点：</w:t>
      </w:r>
      <w:r>
        <w:rPr>
          <w:rFonts w:hint="eastAsia"/>
        </w:rPr>
        <w:t>单据类别、单据编号、单据日期、所属公司、客户、会员（向个人销售时有值）、版本、业务员、收货客户、结案状态、单据状态、流程状态、冻结状态、销售类型（一般经销）、销售渠道（</w:t>
      </w:r>
      <w:r>
        <w:rPr>
          <w:rFonts w:hint="eastAsia"/>
        </w:rPr>
        <w:t>1-</w:t>
      </w:r>
      <w:r>
        <w:rPr>
          <w:rFonts w:hint="eastAsia"/>
        </w:rPr>
        <w:t>分销</w:t>
      </w:r>
      <w:r>
        <w:rPr>
          <w:rFonts w:hint="eastAsia"/>
        </w:rPr>
        <w:t xml:space="preserve">  2-</w:t>
      </w:r>
      <w:r>
        <w:rPr>
          <w:rFonts w:hint="eastAsia"/>
        </w:rPr>
        <w:t>电商</w:t>
      </w:r>
      <w:r>
        <w:rPr>
          <w:rFonts w:hint="eastAsia"/>
        </w:rPr>
        <w:t xml:space="preserve">  3-</w:t>
      </w:r>
      <w:r>
        <w:rPr>
          <w:rFonts w:hint="eastAsia"/>
        </w:rPr>
        <w:t>实体零售）、税种</w:t>
      </w:r>
      <w:r>
        <w:rPr>
          <w:rFonts w:hint="eastAsia"/>
        </w:rPr>
        <w:t>/</w:t>
      </w:r>
      <w:r>
        <w:rPr>
          <w:rFonts w:hint="eastAsia"/>
        </w:rPr>
        <w:t>税率、币种</w:t>
      </w:r>
      <w:r>
        <w:rPr>
          <w:rFonts w:hint="eastAsia"/>
        </w:rPr>
        <w:t>/</w:t>
      </w:r>
      <w:r>
        <w:rPr>
          <w:rFonts w:hint="eastAsia"/>
        </w:rPr>
        <w:t>汇率、收货地址、备注、总数量、未税总计、税额总计、价税合计</w:t>
      </w:r>
      <w:r w:rsidR="001C00CA">
        <w:rPr>
          <w:rFonts w:hint="eastAsia"/>
        </w:rPr>
        <w:t>、创建人、创建时间、最后修改人、最后修改时间</w:t>
      </w:r>
      <w:r w:rsidR="003A4E56">
        <w:rPr>
          <w:rFonts w:hint="eastAsia"/>
        </w:rPr>
        <w:t>、审核人、审核时间、审核意见</w:t>
      </w:r>
    </w:p>
    <w:p w:rsidR="007B2A6B" w:rsidRDefault="007B2A6B" w:rsidP="00603470">
      <w:pPr>
        <w:pStyle w:val="af1"/>
        <w:numPr>
          <w:ilvl w:val="0"/>
          <w:numId w:val="190"/>
        </w:numPr>
        <w:ind w:firstLineChars="0"/>
      </w:pPr>
      <w:r>
        <w:rPr>
          <w:rFonts w:hint="eastAsia"/>
        </w:rPr>
        <w:t>单身信息点：序号、</w:t>
      </w:r>
      <w:r w:rsidR="00352343">
        <w:rPr>
          <w:rFonts w:hint="eastAsia"/>
        </w:rPr>
        <w:t>商品</w:t>
      </w:r>
      <w:r>
        <w:rPr>
          <w:rFonts w:hint="eastAsia"/>
        </w:rPr>
        <w:t>编码、</w:t>
      </w:r>
      <w:r w:rsidR="00352343">
        <w:rPr>
          <w:rFonts w:hint="eastAsia"/>
        </w:rPr>
        <w:t>商品</w:t>
      </w:r>
      <w:r>
        <w:rPr>
          <w:rFonts w:hint="eastAsia"/>
        </w:rPr>
        <w:t>名称、</w:t>
      </w:r>
      <w:r w:rsidR="00352343">
        <w:rPr>
          <w:rFonts w:hint="eastAsia"/>
        </w:rPr>
        <w:t>商品</w:t>
      </w:r>
      <w:r>
        <w:rPr>
          <w:rFonts w:hint="eastAsia"/>
        </w:rPr>
        <w:t>规格、单位、</w:t>
      </w:r>
      <w:r w:rsidR="00352343">
        <w:rPr>
          <w:rFonts w:hint="eastAsia"/>
        </w:rPr>
        <w:t>商品</w:t>
      </w:r>
      <w:r>
        <w:rPr>
          <w:rFonts w:hint="eastAsia"/>
        </w:rPr>
        <w:t>类别、数量、等级、含税、税率、单价、含税单价、无税金额、税额、价税合计、本币无税金额、本币税额、本币价税合计、预交货日期、赠品、前置单据、结案状态、备注</w:t>
      </w:r>
      <w:r w:rsidR="003B1B40">
        <w:rPr>
          <w:rFonts w:hint="eastAsia"/>
        </w:rPr>
        <w:t>、已发数量</w:t>
      </w:r>
    </w:p>
    <w:p w:rsidR="00603470" w:rsidRDefault="00603470" w:rsidP="00603470">
      <w:pPr>
        <w:pStyle w:val="af1"/>
        <w:numPr>
          <w:ilvl w:val="0"/>
          <w:numId w:val="190"/>
        </w:numPr>
        <w:ind w:firstLineChars="0"/>
      </w:pPr>
      <w:r>
        <w:rPr>
          <w:rFonts w:hint="eastAsia"/>
        </w:rPr>
        <w:t>业务功能说明：</w:t>
      </w:r>
    </w:p>
    <w:tbl>
      <w:tblPr>
        <w:tblStyle w:val="af"/>
        <w:tblW w:w="0" w:type="auto"/>
        <w:tblLook w:val="04A0"/>
      </w:tblPr>
      <w:tblGrid>
        <w:gridCol w:w="1668"/>
        <w:gridCol w:w="4750"/>
        <w:gridCol w:w="3210"/>
      </w:tblGrid>
      <w:tr w:rsidR="00603470" w:rsidTr="00F06562">
        <w:tc>
          <w:tcPr>
            <w:tcW w:w="1668" w:type="dxa"/>
          </w:tcPr>
          <w:p w:rsidR="00603470" w:rsidRDefault="00603470" w:rsidP="00F06562">
            <w:r>
              <w:rPr>
                <w:rFonts w:hint="eastAsia"/>
              </w:rPr>
              <w:t>作业编号</w:t>
            </w:r>
          </w:p>
        </w:tc>
        <w:tc>
          <w:tcPr>
            <w:tcW w:w="4750" w:type="dxa"/>
          </w:tcPr>
          <w:p w:rsidR="00603470" w:rsidRDefault="00603470" w:rsidP="00F06562">
            <w:r>
              <w:rPr>
                <w:rFonts w:hint="eastAsia"/>
              </w:rPr>
              <w:t>页面元素描述</w:t>
            </w:r>
          </w:p>
        </w:tc>
        <w:tc>
          <w:tcPr>
            <w:tcW w:w="3210" w:type="dxa"/>
          </w:tcPr>
          <w:p w:rsidR="00603470" w:rsidRDefault="00603470" w:rsidP="00F06562">
            <w:r>
              <w:rPr>
                <w:rFonts w:hint="eastAsia"/>
              </w:rPr>
              <w:t>业务逻辑</w:t>
            </w:r>
          </w:p>
        </w:tc>
      </w:tr>
      <w:tr w:rsidR="00603470" w:rsidTr="00F06562">
        <w:tc>
          <w:tcPr>
            <w:tcW w:w="1668" w:type="dxa"/>
          </w:tcPr>
          <w:p w:rsidR="00603470" w:rsidRDefault="00603470" w:rsidP="00F06562">
            <w:r>
              <w:rPr>
                <w:rFonts w:hint="eastAsia"/>
              </w:rPr>
              <w:t>前台相关页面</w:t>
            </w:r>
          </w:p>
          <w:p w:rsidR="007A3C03" w:rsidRDefault="007A3C03" w:rsidP="00F06562"/>
        </w:tc>
        <w:tc>
          <w:tcPr>
            <w:tcW w:w="4750" w:type="dxa"/>
          </w:tcPr>
          <w:p w:rsidR="00603470" w:rsidRDefault="00AB4D7B" w:rsidP="00F06562">
            <w:r>
              <w:rPr>
                <w:rFonts w:hint="eastAsia"/>
              </w:rPr>
              <w:t>销售业务仅在后台操作</w:t>
            </w:r>
          </w:p>
        </w:tc>
        <w:tc>
          <w:tcPr>
            <w:tcW w:w="3210" w:type="dxa"/>
          </w:tcPr>
          <w:p w:rsidR="00603470" w:rsidRDefault="00603470" w:rsidP="00F06562"/>
        </w:tc>
      </w:tr>
      <w:tr w:rsidR="00603470" w:rsidTr="00F06562">
        <w:tc>
          <w:tcPr>
            <w:tcW w:w="1668" w:type="dxa"/>
          </w:tcPr>
          <w:p w:rsidR="00603470" w:rsidRDefault="00603470" w:rsidP="00F06562">
            <w:r>
              <w:rPr>
                <w:rFonts w:hint="eastAsia"/>
              </w:rPr>
              <w:t>查询列表页面</w:t>
            </w:r>
          </w:p>
        </w:tc>
        <w:tc>
          <w:tcPr>
            <w:tcW w:w="4750" w:type="dxa"/>
          </w:tcPr>
          <w:p w:rsidR="00603470" w:rsidRDefault="00603470" w:rsidP="00F06562">
            <w:pPr>
              <w:pStyle w:val="af1"/>
              <w:numPr>
                <w:ilvl w:val="0"/>
                <w:numId w:val="191"/>
              </w:numPr>
              <w:ind w:firstLineChars="0"/>
            </w:pPr>
            <w:r>
              <w:rPr>
                <w:rFonts w:hint="eastAsia"/>
              </w:rPr>
              <w:t>查询条件：单据类别、单据编号、单据日期（区间）、</w:t>
            </w:r>
            <w:r w:rsidR="00251B9C">
              <w:rPr>
                <w:rFonts w:hint="eastAsia"/>
              </w:rPr>
              <w:t>所属公司、客户、结案状态、单据状态、流程状态、排序方式、冻结状态、业务员、单据金额、销售类型、渠道类型</w:t>
            </w:r>
          </w:p>
          <w:p w:rsidR="00603470" w:rsidRDefault="00603470" w:rsidP="00F06562">
            <w:pPr>
              <w:pStyle w:val="af1"/>
              <w:numPr>
                <w:ilvl w:val="0"/>
                <w:numId w:val="191"/>
              </w:numPr>
              <w:ind w:firstLineChars="0"/>
            </w:pPr>
            <w:r>
              <w:rPr>
                <w:rFonts w:hint="eastAsia"/>
              </w:rPr>
              <w:t>列表字段：</w:t>
            </w:r>
            <w:r w:rsidR="00D13A59">
              <w:rPr>
                <w:rFonts w:hint="eastAsia"/>
              </w:rPr>
              <w:t>单据编号、单据类型、销售类型、渠道类型、单据日期、客户、业务员、参考类别、参考单号、单据状态、流程状态、结案状态、总数量、未税金额、含税金额</w:t>
            </w:r>
          </w:p>
          <w:p w:rsidR="00603470" w:rsidRDefault="00603470" w:rsidP="00F06562">
            <w:pPr>
              <w:pStyle w:val="af1"/>
              <w:numPr>
                <w:ilvl w:val="0"/>
                <w:numId w:val="191"/>
              </w:numPr>
              <w:ind w:firstLineChars="0"/>
            </w:pPr>
            <w:r>
              <w:rPr>
                <w:rFonts w:hint="eastAsia"/>
              </w:rPr>
              <w:t>页头功能按钮：新建、提交、审核、编辑、结案</w:t>
            </w:r>
            <w:r w:rsidR="00613B0D">
              <w:rPr>
                <w:rFonts w:hint="eastAsia"/>
              </w:rPr>
              <w:t>、作废、冻结</w:t>
            </w:r>
          </w:p>
          <w:p w:rsidR="00603470" w:rsidRDefault="00603470" w:rsidP="00F06562">
            <w:pPr>
              <w:pStyle w:val="af1"/>
              <w:numPr>
                <w:ilvl w:val="0"/>
                <w:numId w:val="191"/>
              </w:numPr>
              <w:ind w:firstLineChars="0"/>
            </w:pPr>
            <w:r>
              <w:rPr>
                <w:rFonts w:hint="eastAsia"/>
              </w:rPr>
              <w:t>列表功能按钮：修改、提交、审核、结案</w:t>
            </w:r>
          </w:p>
        </w:tc>
        <w:tc>
          <w:tcPr>
            <w:tcW w:w="3210" w:type="dxa"/>
          </w:tcPr>
          <w:p w:rsidR="00603470" w:rsidRDefault="00603470" w:rsidP="00F06562">
            <w:r>
              <w:rPr>
                <w:rFonts w:hint="eastAsia"/>
              </w:rPr>
              <w:t>无</w:t>
            </w:r>
          </w:p>
        </w:tc>
      </w:tr>
      <w:tr w:rsidR="00603470" w:rsidTr="00F06562">
        <w:tc>
          <w:tcPr>
            <w:tcW w:w="1668" w:type="dxa"/>
          </w:tcPr>
          <w:p w:rsidR="00603470" w:rsidRDefault="00603470" w:rsidP="00F06562">
            <w:r>
              <w:rPr>
                <w:rFonts w:hint="eastAsia"/>
              </w:rPr>
              <w:t>详情页面</w:t>
            </w:r>
            <w:r>
              <w:rPr>
                <w:rFonts w:hint="eastAsia"/>
              </w:rPr>
              <w:t>-</w:t>
            </w:r>
            <w:r>
              <w:rPr>
                <w:rFonts w:hint="eastAsia"/>
              </w:rPr>
              <w:t>新建</w:t>
            </w:r>
          </w:p>
          <w:p w:rsidR="007A3C03" w:rsidRDefault="007A3C03" w:rsidP="00F06562">
            <w:r>
              <w:rPr>
                <w:rFonts w:hint="eastAsia"/>
                <w:kern w:val="0"/>
              </w:rPr>
              <w:t>（</w:t>
            </w:r>
            <w:r>
              <w:rPr>
                <w:kern w:val="0"/>
              </w:rPr>
              <w:t>S0</w:t>
            </w:r>
            <w:r>
              <w:rPr>
                <w:rFonts w:hint="eastAsia"/>
                <w:kern w:val="0"/>
              </w:rPr>
              <w:t>03</w:t>
            </w:r>
            <w:r>
              <w:rPr>
                <w:kern w:val="0"/>
              </w:rPr>
              <w:t>-0</w:t>
            </w:r>
            <w:r>
              <w:rPr>
                <w:rFonts w:hint="eastAsia"/>
                <w:kern w:val="0"/>
              </w:rPr>
              <w:t>1</w:t>
            </w:r>
            <w:r>
              <w:rPr>
                <w:kern w:val="0"/>
              </w:rPr>
              <w:t>-</w:t>
            </w:r>
            <w:r>
              <w:rPr>
                <w:rFonts w:hint="eastAsia"/>
                <w:kern w:val="0"/>
              </w:rPr>
              <w:t>6</w:t>
            </w:r>
            <w:r>
              <w:rPr>
                <w:rFonts w:hint="eastAsia"/>
                <w:kern w:val="0"/>
              </w:rPr>
              <w:t>）</w:t>
            </w:r>
          </w:p>
        </w:tc>
        <w:tc>
          <w:tcPr>
            <w:tcW w:w="4750" w:type="dxa"/>
          </w:tcPr>
          <w:p w:rsidR="00603470" w:rsidRDefault="00603470" w:rsidP="003C71D1">
            <w:pPr>
              <w:pStyle w:val="af1"/>
              <w:numPr>
                <w:ilvl w:val="0"/>
                <w:numId w:val="192"/>
              </w:numPr>
              <w:ind w:firstLineChars="0"/>
            </w:pPr>
            <w:r>
              <w:rPr>
                <w:rFonts w:hint="eastAsia"/>
              </w:rPr>
              <w:t>单头信息除了“业务员、备注”，其他字段均为必填字段；单据编号是唯一值；“结案状态、单据状态、流程状态、冻结状态”全部通过功能按钮来改变，在所有详情页面都是只读；“总数量、</w:t>
            </w:r>
            <w:r w:rsidR="00DC6AA1">
              <w:rPr>
                <w:rFonts w:hint="eastAsia"/>
              </w:rPr>
              <w:t>未税总计、价税总计</w:t>
            </w:r>
            <w:r>
              <w:rPr>
                <w:rFonts w:hint="eastAsia"/>
              </w:rPr>
              <w:t>”默认值</w:t>
            </w:r>
            <w:r>
              <w:rPr>
                <w:rFonts w:hint="eastAsia"/>
              </w:rPr>
              <w:t>=0</w:t>
            </w:r>
            <w:r>
              <w:rPr>
                <w:rFonts w:hint="eastAsia"/>
              </w:rPr>
              <w:t>，全部都是通过单身自动计算，在所有的详情页面均为只读。</w:t>
            </w:r>
          </w:p>
          <w:p w:rsidR="00603470" w:rsidRDefault="00603470" w:rsidP="003C71D1">
            <w:pPr>
              <w:pStyle w:val="af1"/>
              <w:numPr>
                <w:ilvl w:val="0"/>
                <w:numId w:val="192"/>
              </w:numPr>
              <w:ind w:firstLineChars="0"/>
            </w:pPr>
            <w:r>
              <w:rPr>
                <w:rFonts w:hint="eastAsia"/>
              </w:rPr>
              <w:lastRenderedPageBreak/>
              <w:t>单身商品</w:t>
            </w:r>
            <w:r w:rsidRPr="00EC7D93">
              <w:rPr>
                <w:rFonts w:hint="eastAsia"/>
              </w:rPr>
              <w:t>名称、</w:t>
            </w:r>
            <w:r>
              <w:rPr>
                <w:rFonts w:hint="eastAsia"/>
              </w:rPr>
              <w:t>商品</w:t>
            </w:r>
            <w:r w:rsidRPr="00EC7D93">
              <w:rPr>
                <w:rFonts w:hint="eastAsia"/>
              </w:rPr>
              <w:t>规格、单位、</w:t>
            </w:r>
            <w:r>
              <w:rPr>
                <w:rFonts w:hint="eastAsia"/>
              </w:rPr>
              <w:t>商品</w:t>
            </w:r>
            <w:r w:rsidRPr="00EC7D93">
              <w:rPr>
                <w:rFonts w:hint="eastAsia"/>
              </w:rPr>
              <w:t>类别</w:t>
            </w:r>
            <w:r>
              <w:rPr>
                <w:rFonts w:hint="eastAsia"/>
              </w:rPr>
              <w:t>都是只读，根据选择的商品自动带出；</w:t>
            </w:r>
            <w:r w:rsidRPr="00FC463F">
              <w:rPr>
                <w:rFonts w:hint="eastAsia"/>
                <w:highlight w:val="yellow"/>
                <w:rPrChange w:id="132" w:author="aibozeng" w:date="2014-07-25T22:09:00Z">
                  <w:rPr>
                    <w:rFonts w:hint="eastAsia"/>
                  </w:rPr>
                </w:rPrChange>
              </w:rPr>
              <w:t>只可修改“商品编号、等级、数量</w:t>
            </w:r>
            <w:r w:rsidR="00781967" w:rsidRPr="00FC463F">
              <w:rPr>
                <w:rFonts w:hint="eastAsia"/>
                <w:highlight w:val="yellow"/>
                <w:rPrChange w:id="133" w:author="aibozeng" w:date="2014-07-25T22:09:00Z">
                  <w:rPr>
                    <w:rFonts w:hint="eastAsia"/>
                  </w:rPr>
                </w:rPrChange>
              </w:rPr>
              <w:t>、含税、税率、单价、含税单价、预交货日期、赠品、备注</w:t>
            </w:r>
            <w:r w:rsidRPr="00FC463F">
              <w:rPr>
                <w:rFonts w:hint="eastAsia"/>
                <w:highlight w:val="yellow"/>
                <w:rPrChange w:id="134" w:author="aibozeng" w:date="2014-07-25T22:09:00Z">
                  <w:rPr>
                    <w:rFonts w:hint="eastAsia"/>
                  </w:rPr>
                </w:rPrChange>
              </w:rPr>
              <w:t>”，</w:t>
            </w:r>
            <w:r>
              <w:rPr>
                <w:rFonts w:hint="eastAsia"/>
              </w:rPr>
              <w:t>其他字段只读，其中“</w:t>
            </w:r>
            <w:r w:rsidR="00781967">
              <w:rPr>
                <w:rFonts w:hint="eastAsia"/>
              </w:rPr>
              <w:t>税额、价税合计、本币未税金额、本币税额、本币价税合计</w:t>
            </w:r>
            <w:r>
              <w:rPr>
                <w:rFonts w:hint="eastAsia"/>
              </w:rPr>
              <w:t>”为自动计算。“前置单据”</w:t>
            </w:r>
            <w:r w:rsidR="00435535">
              <w:rPr>
                <w:rFonts w:hint="eastAsia"/>
              </w:rPr>
              <w:t>可为空</w:t>
            </w:r>
            <w:r>
              <w:rPr>
                <w:rFonts w:hint="eastAsia"/>
              </w:rPr>
              <w:t>。</w:t>
            </w:r>
          </w:p>
          <w:p w:rsidR="00603470" w:rsidRDefault="00603470" w:rsidP="003C71D1">
            <w:pPr>
              <w:pStyle w:val="af1"/>
              <w:numPr>
                <w:ilvl w:val="0"/>
                <w:numId w:val="192"/>
              </w:numPr>
              <w:ind w:firstLineChars="0"/>
            </w:pPr>
            <w:r>
              <w:rPr>
                <w:rFonts w:hint="eastAsia"/>
              </w:rPr>
              <w:t>功能按钮：保存、提交、返回（根据状态来显示对应按钮）</w:t>
            </w:r>
          </w:p>
        </w:tc>
        <w:tc>
          <w:tcPr>
            <w:tcW w:w="3210" w:type="dxa"/>
          </w:tcPr>
          <w:p w:rsidR="00603470" w:rsidRDefault="00603470" w:rsidP="00407E41">
            <w:pPr>
              <w:pStyle w:val="af1"/>
              <w:numPr>
                <w:ilvl w:val="0"/>
                <w:numId w:val="193"/>
              </w:numPr>
              <w:ind w:firstLineChars="0"/>
            </w:pPr>
            <w:r>
              <w:rPr>
                <w:rFonts w:hint="eastAsia"/>
              </w:rPr>
              <w:lastRenderedPageBreak/>
              <w:t>后台直接建订单</w:t>
            </w:r>
          </w:p>
          <w:p w:rsidR="00603470" w:rsidRDefault="00603470" w:rsidP="00407E41">
            <w:pPr>
              <w:pStyle w:val="af1"/>
              <w:numPr>
                <w:ilvl w:val="0"/>
                <w:numId w:val="193"/>
              </w:numPr>
              <w:ind w:firstLineChars="0"/>
            </w:pPr>
            <w:r>
              <w:rPr>
                <w:rFonts w:hint="eastAsia"/>
              </w:rPr>
              <w:t>单头版本是预留字段，给下一期实施的变更单使用，</w:t>
            </w:r>
            <w:r w:rsidRPr="009F12EF">
              <w:rPr>
                <w:rFonts w:hint="eastAsia"/>
              </w:rPr>
              <w:t>默认为</w:t>
            </w:r>
            <w:r w:rsidRPr="009F12EF">
              <w:rPr>
                <w:rFonts w:hint="eastAsia"/>
              </w:rPr>
              <w:t>0</w:t>
            </w:r>
            <w:r w:rsidRPr="009F12EF">
              <w:rPr>
                <w:rFonts w:hint="eastAsia"/>
              </w:rPr>
              <w:t>，不能修改，根据变更单，变更一次在原来的基础上加</w:t>
            </w:r>
            <w:r w:rsidRPr="009F12EF">
              <w:rPr>
                <w:rFonts w:hint="eastAsia"/>
              </w:rPr>
              <w:t>1</w:t>
            </w:r>
            <w:r>
              <w:rPr>
                <w:rFonts w:hint="eastAsia"/>
              </w:rPr>
              <w:t>。</w:t>
            </w:r>
          </w:p>
          <w:p w:rsidR="00603470" w:rsidRDefault="00603470" w:rsidP="00407E41">
            <w:pPr>
              <w:pStyle w:val="af1"/>
              <w:numPr>
                <w:ilvl w:val="0"/>
                <w:numId w:val="193"/>
              </w:numPr>
              <w:ind w:firstLineChars="0"/>
            </w:pPr>
            <w:r>
              <w:rPr>
                <w:rFonts w:hint="eastAsia"/>
              </w:rPr>
              <w:t>单头所有的状态流转参考商</w:t>
            </w:r>
            <w:r>
              <w:rPr>
                <w:rFonts w:hint="eastAsia"/>
              </w:rPr>
              <w:lastRenderedPageBreak/>
              <w:t>品标准的状态流转图</w:t>
            </w:r>
          </w:p>
          <w:p w:rsidR="00603470" w:rsidRDefault="00603470" w:rsidP="000040CE">
            <w:pPr>
              <w:pStyle w:val="af1"/>
              <w:numPr>
                <w:ilvl w:val="0"/>
                <w:numId w:val="193"/>
              </w:numPr>
              <w:ind w:firstLineChars="0"/>
            </w:pPr>
            <w:r>
              <w:rPr>
                <w:rFonts w:hint="eastAsia"/>
              </w:rPr>
              <w:t>单身可“添加</w:t>
            </w:r>
            <w:r w:rsidR="00407E41">
              <w:rPr>
                <w:rFonts w:hint="eastAsia"/>
              </w:rPr>
              <w:t>空行、添加商品、批量删除</w:t>
            </w:r>
            <w:r>
              <w:rPr>
                <w:rFonts w:hint="eastAsia"/>
              </w:rPr>
              <w:t>”</w:t>
            </w:r>
            <w:r w:rsidR="000040CE">
              <w:rPr>
                <w:rFonts w:hint="eastAsia"/>
              </w:rPr>
              <w:t>，其中（</w:t>
            </w:r>
            <w:r w:rsidR="000040CE">
              <w:rPr>
                <w:rFonts w:hint="eastAsia"/>
              </w:rPr>
              <w:t>1</w:t>
            </w:r>
            <w:r w:rsidR="000040CE">
              <w:rPr>
                <w:rFonts w:hint="eastAsia"/>
              </w:rPr>
              <w:t>）可以输入要添加的空行行数，点【添加空行】来添加空的订单单身，再根据每行</w:t>
            </w:r>
            <w:r w:rsidR="00B3419E">
              <w:rPr>
                <w:rFonts w:hint="eastAsia"/>
              </w:rPr>
              <w:t>商品</w:t>
            </w:r>
            <w:r w:rsidR="000040CE">
              <w:rPr>
                <w:rFonts w:hint="eastAsia"/>
              </w:rPr>
              <w:t>编号的开窗选择的</w:t>
            </w:r>
            <w:r w:rsidR="00B3419E">
              <w:rPr>
                <w:rFonts w:hint="eastAsia"/>
              </w:rPr>
              <w:t>商品</w:t>
            </w:r>
            <w:r w:rsidR="000040CE">
              <w:rPr>
                <w:rFonts w:hint="eastAsia"/>
              </w:rPr>
              <w:t>项，添加到单身中，可以多选；（</w:t>
            </w:r>
            <w:r w:rsidR="000040CE">
              <w:rPr>
                <w:rFonts w:hint="eastAsia"/>
              </w:rPr>
              <w:t>2</w:t>
            </w:r>
            <w:r w:rsidR="000040CE">
              <w:rPr>
                <w:rFonts w:hint="eastAsia"/>
              </w:rPr>
              <w:t>）可以点【添加</w:t>
            </w:r>
            <w:r w:rsidR="00B3419E">
              <w:rPr>
                <w:rFonts w:hint="eastAsia"/>
              </w:rPr>
              <w:t>商品</w:t>
            </w:r>
            <w:r w:rsidR="000040CE">
              <w:rPr>
                <w:rFonts w:hint="eastAsia"/>
              </w:rPr>
              <w:t>】来直接开窗</w:t>
            </w:r>
            <w:r w:rsidR="00B3419E">
              <w:rPr>
                <w:rFonts w:hint="eastAsia"/>
              </w:rPr>
              <w:t>商品</w:t>
            </w:r>
            <w:r w:rsidR="000040CE">
              <w:rPr>
                <w:rFonts w:hint="eastAsia"/>
              </w:rPr>
              <w:t>列表，并可以在新开窗中多选</w:t>
            </w:r>
            <w:r w:rsidR="00B3419E">
              <w:rPr>
                <w:rFonts w:hint="eastAsia"/>
              </w:rPr>
              <w:t>商品</w:t>
            </w:r>
            <w:r w:rsidR="000040CE">
              <w:rPr>
                <w:rFonts w:hint="eastAsia"/>
              </w:rPr>
              <w:t>一次性加入单身，或者逐条添加单身后再关闭</w:t>
            </w:r>
            <w:r w:rsidR="00B3419E">
              <w:rPr>
                <w:rFonts w:hint="eastAsia"/>
              </w:rPr>
              <w:t>商品</w:t>
            </w:r>
            <w:r w:rsidR="000040CE">
              <w:rPr>
                <w:rFonts w:hint="eastAsia"/>
              </w:rPr>
              <w:t>列表开窗（</w:t>
            </w:r>
            <w:r w:rsidR="000040CE">
              <w:rPr>
                <w:rFonts w:hint="eastAsia"/>
              </w:rPr>
              <w:t>3</w:t>
            </w:r>
            <w:r w:rsidR="000040CE">
              <w:rPr>
                <w:rFonts w:hint="eastAsia"/>
              </w:rPr>
              <w:t>）可以复选已经添加的行，选择【批量删除】</w:t>
            </w:r>
          </w:p>
          <w:p w:rsidR="00225534" w:rsidRDefault="00225534" w:rsidP="000040CE">
            <w:pPr>
              <w:pStyle w:val="af1"/>
              <w:numPr>
                <w:ilvl w:val="0"/>
                <w:numId w:val="193"/>
              </w:numPr>
              <w:ind w:firstLineChars="0"/>
            </w:pPr>
            <w:r>
              <w:rPr>
                <w:rFonts w:hint="eastAsia"/>
              </w:rPr>
              <w:t>单身金额相关字段逻辑参考</w:t>
            </w:r>
            <w:r>
              <w:rPr>
                <w:rFonts w:hint="eastAsia"/>
              </w:rPr>
              <w:t>7.1</w:t>
            </w:r>
            <w:r>
              <w:rPr>
                <w:rFonts w:hint="eastAsia"/>
              </w:rPr>
              <w:t>单据金额计算逻辑</w:t>
            </w:r>
          </w:p>
          <w:p w:rsidR="00603470" w:rsidRDefault="00603470" w:rsidP="00F06562">
            <w:pPr>
              <w:pStyle w:val="af1"/>
              <w:ind w:left="360" w:firstLineChars="0" w:firstLine="0"/>
            </w:pPr>
          </w:p>
          <w:p w:rsidR="00603470" w:rsidRPr="008C7835" w:rsidRDefault="00603470" w:rsidP="00F06562"/>
        </w:tc>
      </w:tr>
      <w:tr w:rsidR="00603470" w:rsidTr="00F06562">
        <w:tc>
          <w:tcPr>
            <w:tcW w:w="1668" w:type="dxa"/>
          </w:tcPr>
          <w:p w:rsidR="00603470" w:rsidRDefault="00603470" w:rsidP="00F06562">
            <w:r>
              <w:rPr>
                <w:rFonts w:hint="eastAsia"/>
              </w:rPr>
              <w:lastRenderedPageBreak/>
              <w:t>详情页面</w:t>
            </w:r>
            <w:r>
              <w:rPr>
                <w:rFonts w:hint="eastAsia"/>
              </w:rPr>
              <w:t>-</w:t>
            </w:r>
            <w:r>
              <w:rPr>
                <w:rFonts w:hint="eastAsia"/>
              </w:rPr>
              <w:t>维护</w:t>
            </w:r>
          </w:p>
          <w:p w:rsidR="007A3C03" w:rsidRDefault="007A3C03" w:rsidP="00F06562">
            <w:r>
              <w:rPr>
                <w:rFonts w:hint="eastAsia"/>
                <w:kern w:val="0"/>
              </w:rPr>
              <w:t>（</w:t>
            </w:r>
            <w:r>
              <w:rPr>
                <w:kern w:val="0"/>
              </w:rPr>
              <w:t>S0</w:t>
            </w:r>
            <w:r>
              <w:rPr>
                <w:rFonts w:hint="eastAsia"/>
                <w:kern w:val="0"/>
              </w:rPr>
              <w:t>03</w:t>
            </w:r>
            <w:r>
              <w:rPr>
                <w:kern w:val="0"/>
              </w:rPr>
              <w:t>-0</w:t>
            </w:r>
            <w:r>
              <w:rPr>
                <w:rFonts w:hint="eastAsia"/>
                <w:kern w:val="0"/>
              </w:rPr>
              <w:t>1</w:t>
            </w:r>
            <w:r>
              <w:rPr>
                <w:kern w:val="0"/>
              </w:rPr>
              <w:t>-</w:t>
            </w:r>
            <w:r>
              <w:rPr>
                <w:rFonts w:hint="eastAsia"/>
                <w:kern w:val="0"/>
              </w:rPr>
              <w:t>6</w:t>
            </w:r>
            <w:r>
              <w:rPr>
                <w:rFonts w:hint="eastAsia"/>
                <w:kern w:val="0"/>
              </w:rPr>
              <w:t>）</w:t>
            </w:r>
          </w:p>
        </w:tc>
        <w:tc>
          <w:tcPr>
            <w:tcW w:w="4750" w:type="dxa"/>
          </w:tcPr>
          <w:p w:rsidR="00603470" w:rsidRDefault="00603470" w:rsidP="005B6EFD">
            <w:pPr>
              <w:pStyle w:val="af1"/>
              <w:numPr>
                <w:ilvl w:val="0"/>
                <w:numId w:val="194"/>
              </w:numPr>
              <w:ind w:firstLineChars="0"/>
            </w:pPr>
            <w:r>
              <w:rPr>
                <w:rFonts w:hint="eastAsia"/>
              </w:rPr>
              <w:t>单据编号、单据类别只读，其余和新建页面页面元素一致</w:t>
            </w:r>
          </w:p>
          <w:p w:rsidR="00603470" w:rsidRDefault="00603470" w:rsidP="00F06562">
            <w:pPr>
              <w:pStyle w:val="af1"/>
              <w:ind w:left="360" w:firstLineChars="0" w:firstLine="0"/>
            </w:pPr>
          </w:p>
        </w:tc>
        <w:tc>
          <w:tcPr>
            <w:tcW w:w="3210" w:type="dxa"/>
          </w:tcPr>
          <w:p w:rsidR="00603470" w:rsidRDefault="00603470" w:rsidP="00F06562">
            <w:r>
              <w:rPr>
                <w:rFonts w:hint="eastAsia"/>
              </w:rPr>
              <w:t>与新建页面一致</w:t>
            </w:r>
          </w:p>
        </w:tc>
      </w:tr>
      <w:tr w:rsidR="00603470" w:rsidTr="00F06562">
        <w:tc>
          <w:tcPr>
            <w:tcW w:w="1668" w:type="dxa"/>
          </w:tcPr>
          <w:p w:rsidR="00603470" w:rsidRDefault="00603470" w:rsidP="00F06562">
            <w:r>
              <w:rPr>
                <w:rFonts w:hint="eastAsia"/>
              </w:rPr>
              <w:t>详情页面</w:t>
            </w:r>
            <w:r>
              <w:rPr>
                <w:rFonts w:hint="eastAsia"/>
              </w:rPr>
              <w:t>-</w:t>
            </w:r>
            <w:r>
              <w:rPr>
                <w:rFonts w:hint="eastAsia"/>
              </w:rPr>
              <w:t>审核</w:t>
            </w:r>
          </w:p>
          <w:p w:rsidR="007A3C03" w:rsidRDefault="007A3C03" w:rsidP="00F06562">
            <w:r>
              <w:rPr>
                <w:rFonts w:hint="eastAsia"/>
                <w:kern w:val="0"/>
              </w:rPr>
              <w:t>（</w:t>
            </w:r>
            <w:r>
              <w:rPr>
                <w:kern w:val="0"/>
              </w:rPr>
              <w:t>S0</w:t>
            </w:r>
            <w:r>
              <w:rPr>
                <w:rFonts w:hint="eastAsia"/>
                <w:kern w:val="0"/>
              </w:rPr>
              <w:t>03</w:t>
            </w:r>
            <w:r>
              <w:rPr>
                <w:kern w:val="0"/>
              </w:rPr>
              <w:t>-0</w:t>
            </w:r>
            <w:r>
              <w:rPr>
                <w:rFonts w:hint="eastAsia"/>
                <w:kern w:val="0"/>
              </w:rPr>
              <w:t>1</w:t>
            </w:r>
            <w:r>
              <w:rPr>
                <w:kern w:val="0"/>
              </w:rPr>
              <w:t>-</w:t>
            </w:r>
            <w:r>
              <w:rPr>
                <w:rFonts w:hint="eastAsia"/>
                <w:kern w:val="0"/>
              </w:rPr>
              <w:t>7</w:t>
            </w:r>
            <w:r>
              <w:rPr>
                <w:rFonts w:hint="eastAsia"/>
                <w:kern w:val="0"/>
              </w:rPr>
              <w:t>）</w:t>
            </w:r>
          </w:p>
        </w:tc>
        <w:tc>
          <w:tcPr>
            <w:tcW w:w="4750" w:type="dxa"/>
          </w:tcPr>
          <w:p w:rsidR="00603470" w:rsidRDefault="00603470" w:rsidP="00AD2A42">
            <w:pPr>
              <w:pStyle w:val="af1"/>
              <w:numPr>
                <w:ilvl w:val="0"/>
                <w:numId w:val="195"/>
              </w:numPr>
              <w:ind w:firstLineChars="0"/>
            </w:pPr>
            <w:r>
              <w:rPr>
                <w:rFonts w:hint="eastAsia"/>
              </w:rPr>
              <w:t>审核意见可以编辑，其他字段均为只读</w:t>
            </w:r>
          </w:p>
          <w:p w:rsidR="00603470" w:rsidRDefault="00603470" w:rsidP="00AD2A42">
            <w:pPr>
              <w:pStyle w:val="af1"/>
              <w:numPr>
                <w:ilvl w:val="0"/>
                <w:numId w:val="195"/>
              </w:numPr>
              <w:ind w:firstLineChars="0"/>
            </w:pPr>
            <w:r>
              <w:rPr>
                <w:rFonts w:hint="eastAsia"/>
              </w:rPr>
              <w:t>功能按钮：审核通过、审核拒绝、返回</w:t>
            </w:r>
          </w:p>
        </w:tc>
        <w:tc>
          <w:tcPr>
            <w:tcW w:w="3210" w:type="dxa"/>
          </w:tcPr>
          <w:p w:rsidR="00603470" w:rsidRDefault="00603470" w:rsidP="00AD2A42">
            <w:pPr>
              <w:pStyle w:val="af1"/>
              <w:numPr>
                <w:ilvl w:val="0"/>
                <w:numId w:val="196"/>
              </w:numPr>
              <w:ind w:firstLineChars="0"/>
            </w:pPr>
            <w:r>
              <w:rPr>
                <w:rFonts w:hint="eastAsia"/>
              </w:rPr>
              <w:t>审核通过时要占用库存。</w:t>
            </w:r>
          </w:p>
          <w:p w:rsidR="00603470" w:rsidRDefault="00603470" w:rsidP="00BA6AE1">
            <w:pPr>
              <w:pStyle w:val="af1"/>
              <w:ind w:left="360" w:firstLineChars="0" w:firstLine="0"/>
            </w:pPr>
          </w:p>
        </w:tc>
      </w:tr>
      <w:tr w:rsidR="00603470" w:rsidTr="00F06562">
        <w:tc>
          <w:tcPr>
            <w:tcW w:w="1668" w:type="dxa"/>
          </w:tcPr>
          <w:p w:rsidR="00603470" w:rsidRDefault="00603470" w:rsidP="00F06562">
            <w:r>
              <w:rPr>
                <w:rFonts w:hint="eastAsia"/>
              </w:rPr>
              <w:t>详情页面</w:t>
            </w:r>
            <w:r>
              <w:rPr>
                <w:rFonts w:hint="eastAsia"/>
              </w:rPr>
              <w:t>-</w:t>
            </w:r>
            <w:r>
              <w:rPr>
                <w:rFonts w:hint="eastAsia"/>
              </w:rPr>
              <w:t>冻结</w:t>
            </w:r>
          </w:p>
        </w:tc>
        <w:tc>
          <w:tcPr>
            <w:tcW w:w="4750" w:type="dxa"/>
          </w:tcPr>
          <w:p w:rsidR="00603470" w:rsidRDefault="00603470" w:rsidP="00F018F7">
            <w:pPr>
              <w:pStyle w:val="af1"/>
              <w:numPr>
                <w:ilvl w:val="0"/>
                <w:numId w:val="197"/>
              </w:numPr>
              <w:ind w:firstLineChars="0"/>
            </w:pPr>
            <w:r>
              <w:rPr>
                <w:rFonts w:hint="eastAsia"/>
              </w:rPr>
              <w:t>冻结备注可以编辑，其他字段均为只读</w:t>
            </w:r>
          </w:p>
          <w:p w:rsidR="00603470" w:rsidRDefault="00603470" w:rsidP="00F018F7">
            <w:pPr>
              <w:pStyle w:val="af1"/>
              <w:numPr>
                <w:ilvl w:val="0"/>
                <w:numId w:val="197"/>
              </w:numPr>
              <w:ind w:firstLineChars="0"/>
            </w:pPr>
            <w:r>
              <w:rPr>
                <w:rFonts w:hint="eastAsia"/>
              </w:rPr>
              <w:t>功能按钮：</w:t>
            </w:r>
          </w:p>
          <w:p w:rsidR="00603470" w:rsidRDefault="00603470" w:rsidP="00F018F7">
            <w:pPr>
              <w:pStyle w:val="af1"/>
              <w:numPr>
                <w:ilvl w:val="0"/>
                <w:numId w:val="197"/>
              </w:numPr>
              <w:ind w:firstLineChars="0"/>
            </w:pPr>
            <w:r>
              <w:rPr>
                <w:rFonts w:hint="eastAsia"/>
              </w:rPr>
              <w:t>冻结、返回</w:t>
            </w:r>
          </w:p>
        </w:tc>
        <w:tc>
          <w:tcPr>
            <w:tcW w:w="3210" w:type="dxa"/>
          </w:tcPr>
          <w:p w:rsidR="00603470" w:rsidRDefault="00603470" w:rsidP="00F06562"/>
        </w:tc>
      </w:tr>
      <w:tr w:rsidR="00603470" w:rsidTr="00F06562">
        <w:tc>
          <w:tcPr>
            <w:tcW w:w="1668" w:type="dxa"/>
          </w:tcPr>
          <w:p w:rsidR="00603470" w:rsidRDefault="00603470" w:rsidP="00F06562">
            <w:r>
              <w:rPr>
                <w:rFonts w:hint="eastAsia"/>
              </w:rPr>
              <w:t>详情页面</w:t>
            </w:r>
            <w:r>
              <w:rPr>
                <w:rFonts w:hint="eastAsia"/>
              </w:rPr>
              <w:t>-</w:t>
            </w:r>
            <w:r>
              <w:rPr>
                <w:rFonts w:hint="eastAsia"/>
              </w:rPr>
              <w:t>结案</w:t>
            </w:r>
          </w:p>
          <w:p w:rsidR="007A3C03" w:rsidRDefault="007A3C03" w:rsidP="00F06562">
            <w:r>
              <w:rPr>
                <w:rFonts w:hint="eastAsia"/>
                <w:kern w:val="0"/>
              </w:rPr>
              <w:t>（</w:t>
            </w:r>
            <w:r>
              <w:rPr>
                <w:kern w:val="0"/>
              </w:rPr>
              <w:t>S0</w:t>
            </w:r>
            <w:r>
              <w:rPr>
                <w:rFonts w:hint="eastAsia"/>
                <w:kern w:val="0"/>
              </w:rPr>
              <w:t>03</w:t>
            </w:r>
            <w:r>
              <w:rPr>
                <w:kern w:val="0"/>
              </w:rPr>
              <w:t>-0</w:t>
            </w:r>
            <w:r>
              <w:rPr>
                <w:rFonts w:hint="eastAsia"/>
                <w:kern w:val="0"/>
              </w:rPr>
              <w:t>1</w:t>
            </w:r>
            <w:r>
              <w:rPr>
                <w:kern w:val="0"/>
              </w:rPr>
              <w:t>-</w:t>
            </w:r>
            <w:r>
              <w:rPr>
                <w:rFonts w:hint="eastAsia"/>
                <w:kern w:val="0"/>
              </w:rPr>
              <w:t>15</w:t>
            </w:r>
            <w:r>
              <w:rPr>
                <w:rFonts w:hint="eastAsia"/>
                <w:kern w:val="0"/>
              </w:rPr>
              <w:t>）</w:t>
            </w:r>
          </w:p>
        </w:tc>
        <w:tc>
          <w:tcPr>
            <w:tcW w:w="4750" w:type="dxa"/>
          </w:tcPr>
          <w:p w:rsidR="00603470" w:rsidRDefault="00603470" w:rsidP="00F018F7">
            <w:pPr>
              <w:pStyle w:val="af1"/>
              <w:numPr>
                <w:ilvl w:val="0"/>
                <w:numId w:val="198"/>
              </w:numPr>
              <w:ind w:firstLineChars="0"/>
            </w:pPr>
            <w:r>
              <w:rPr>
                <w:rFonts w:hint="eastAsia"/>
              </w:rPr>
              <w:t>结案备注可以编辑，其他字段均为只读</w:t>
            </w:r>
          </w:p>
          <w:p w:rsidR="00603470" w:rsidRDefault="00603470" w:rsidP="00F018F7">
            <w:pPr>
              <w:pStyle w:val="af1"/>
              <w:numPr>
                <w:ilvl w:val="0"/>
                <w:numId w:val="198"/>
              </w:numPr>
              <w:ind w:firstLineChars="0"/>
            </w:pPr>
            <w:r>
              <w:rPr>
                <w:rFonts w:hint="eastAsia"/>
              </w:rPr>
              <w:t>功能按钮：结案、返回</w:t>
            </w:r>
          </w:p>
        </w:tc>
        <w:tc>
          <w:tcPr>
            <w:tcW w:w="3210" w:type="dxa"/>
          </w:tcPr>
          <w:p w:rsidR="00603470" w:rsidRDefault="00603470" w:rsidP="00F06562"/>
        </w:tc>
      </w:tr>
      <w:tr w:rsidR="00603470" w:rsidTr="00F06562">
        <w:tc>
          <w:tcPr>
            <w:tcW w:w="1668" w:type="dxa"/>
          </w:tcPr>
          <w:p w:rsidR="00603470" w:rsidRDefault="00603470" w:rsidP="00F06562">
            <w:r>
              <w:rPr>
                <w:rFonts w:hint="eastAsia"/>
              </w:rPr>
              <w:t>详情页面</w:t>
            </w:r>
            <w:r>
              <w:rPr>
                <w:rFonts w:hint="eastAsia"/>
              </w:rPr>
              <w:t>-</w:t>
            </w:r>
            <w:r>
              <w:rPr>
                <w:rFonts w:hint="eastAsia"/>
              </w:rPr>
              <w:t>查看</w:t>
            </w:r>
          </w:p>
        </w:tc>
        <w:tc>
          <w:tcPr>
            <w:tcW w:w="4750" w:type="dxa"/>
          </w:tcPr>
          <w:p w:rsidR="00603470" w:rsidRDefault="00603470" w:rsidP="00F018F7">
            <w:pPr>
              <w:pStyle w:val="af1"/>
              <w:numPr>
                <w:ilvl w:val="0"/>
                <w:numId w:val="199"/>
              </w:numPr>
              <w:ind w:firstLineChars="0"/>
            </w:pPr>
            <w:r>
              <w:rPr>
                <w:rFonts w:hint="eastAsia"/>
              </w:rPr>
              <w:t>全部字段均只读</w:t>
            </w:r>
          </w:p>
          <w:p w:rsidR="00603470" w:rsidRDefault="00603470" w:rsidP="00252D60">
            <w:pPr>
              <w:pStyle w:val="af1"/>
              <w:numPr>
                <w:ilvl w:val="0"/>
                <w:numId w:val="199"/>
              </w:numPr>
              <w:ind w:firstLineChars="0"/>
            </w:pPr>
            <w:r>
              <w:rPr>
                <w:rFonts w:hint="eastAsia"/>
              </w:rPr>
              <w:t>功能按钮：销货</w:t>
            </w:r>
          </w:p>
        </w:tc>
        <w:tc>
          <w:tcPr>
            <w:tcW w:w="3210" w:type="dxa"/>
          </w:tcPr>
          <w:p w:rsidR="00603470" w:rsidRDefault="00603470" w:rsidP="00C653C4">
            <w:pPr>
              <w:pStyle w:val="af1"/>
              <w:numPr>
                <w:ilvl w:val="0"/>
                <w:numId w:val="200"/>
              </w:numPr>
              <w:ind w:firstLineChars="0"/>
            </w:pPr>
            <w:r>
              <w:rPr>
                <w:rFonts w:hint="eastAsia"/>
              </w:rPr>
              <w:t>销货：直接跳到</w:t>
            </w:r>
            <w:r w:rsidR="0041232E">
              <w:rPr>
                <w:rFonts w:hint="eastAsia"/>
              </w:rPr>
              <w:t>销售</w:t>
            </w:r>
            <w:r>
              <w:rPr>
                <w:rFonts w:hint="eastAsia"/>
              </w:rPr>
              <w:t>销货单的新建页面，该订单数据全部带过去</w:t>
            </w:r>
          </w:p>
          <w:p w:rsidR="00603470" w:rsidRPr="00A62B79" w:rsidRDefault="00603470" w:rsidP="00C653C4">
            <w:pPr>
              <w:pStyle w:val="af1"/>
              <w:numPr>
                <w:ilvl w:val="0"/>
                <w:numId w:val="200"/>
              </w:numPr>
              <w:ind w:firstLineChars="0"/>
            </w:pPr>
          </w:p>
        </w:tc>
      </w:tr>
    </w:tbl>
    <w:p w:rsidR="00603470" w:rsidRPr="00603470" w:rsidRDefault="00603470" w:rsidP="00603470"/>
    <w:p w:rsidR="007B2A6B" w:rsidRPr="002A48DC" w:rsidRDefault="007B2A6B" w:rsidP="007B2A6B"/>
    <w:p w:rsidR="007B2A6B" w:rsidRDefault="007B2A6B" w:rsidP="007B2A6B">
      <w:pPr>
        <w:pStyle w:val="4"/>
      </w:pPr>
      <w:r>
        <w:rPr>
          <w:rFonts w:hint="eastAsia"/>
        </w:rPr>
        <w:lastRenderedPageBreak/>
        <w:t>销售销货单</w:t>
      </w:r>
    </w:p>
    <w:p w:rsidR="007B2A6B" w:rsidRDefault="007B2A6B" w:rsidP="00431556">
      <w:pPr>
        <w:pStyle w:val="af1"/>
        <w:numPr>
          <w:ilvl w:val="0"/>
          <w:numId w:val="25"/>
        </w:numPr>
        <w:ind w:firstLineChars="0"/>
      </w:pPr>
      <w:r>
        <w:rPr>
          <w:rFonts w:hint="eastAsia"/>
        </w:rPr>
        <w:t>单头信息点：单据类别、单据编号、单据日期、所属</w:t>
      </w:r>
      <w:r w:rsidR="00147F02">
        <w:rPr>
          <w:rFonts w:hint="eastAsia"/>
        </w:rPr>
        <w:t>公司、客户、会员（向个人销售时有值）、收货客户、业务员、来源（二</w:t>
      </w:r>
      <w:r>
        <w:rPr>
          <w:rFonts w:hint="eastAsia"/>
        </w:rPr>
        <w:t>种选择：销售单，直接销货）、销售类型（</w:t>
      </w:r>
      <w:r>
        <w:rPr>
          <w:rFonts w:hint="eastAsia"/>
        </w:rPr>
        <w:t>1-</w:t>
      </w:r>
      <w:r>
        <w:rPr>
          <w:rFonts w:hint="eastAsia"/>
        </w:rPr>
        <w:t>一般经销）、</w:t>
      </w:r>
      <w:r w:rsidR="006265C8">
        <w:rPr>
          <w:rFonts w:hint="eastAsia"/>
        </w:rPr>
        <w:t>销售渠道</w:t>
      </w:r>
      <w:r>
        <w:rPr>
          <w:rFonts w:hint="eastAsia"/>
        </w:rPr>
        <w:t>（</w:t>
      </w:r>
      <w:r>
        <w:rPr>
          <w:rFonts w:hint="eastAsia"/>
        </w:rPr>
        <w:t>1-</w:t>
      </w:r>
      <w:r>
        <w:rPr>
          <w:rFonts w:hint="eastAsia"/>
        </w:rPr>
        <w:t>分销</w:t>
      </w:r>
      <w:r>
        <w:rPr>
          <w:rFonts w:hint="eastAsia"/>
        </w:rPr>
        <w:t xml:space="preserve">  2-</w:t>
      </w:r>
      <w:r>
        <w:rPr>
          <w:rFonts w:hint="eastAsia"/>
        </w:rPr>
        <w:t>电商</w:t>
      </w:r>
      <w:r>
        <w:rPr>
          <w:rFonts w:hint="eastAsia"/>
        </w:rPr>
        <w:t xml:space="preserve">  3-</w:t>
      </w:r>
      <w:r>
        <w:rPr>
          <w:rFonts w:hint="eastAsia"/>
        </w:rPr>
        <w:t>实体零售）、预结账日、预收款日、结案状态、单据状态、流程状态、冻结状态、税种</w:t>
      </w:r>
      <w:r>
        <w:rPr>
          <w:rFonts w:hint="eastAsia"/>
        </w:rPr>
        <w:t>/</w:t>
      </w:r>
      <w:r>
        <w:rPr>
          <w:rFonts w:hint="eastAsia"/>
        </w:rPr>
        <w:t>税率、币种</w:t>
      </w:r>
      <w:r>
        <w:rPr>
          <w:rFonts w:hint="eastAsia"/>
        </w:rPr>
        <w:t>/</w:t>
      </w:r>
      <w:r>
        <w:rPr>
          <w:rFonts w:hint="eastAsia"/>
        </w:rPr>
        <w:t>汇率、总数量、未税总计、税额总计、价税合计、</w:t>
      </w:r>
      <w:r w:rsidR="00B02D08">
        <w:rPr>
          <w:rFonts w:hint="eastAsia"/>
        </w:rPr>
        <w:t>收货</w:t>
      </w:r>
      <w:r>
        <w:rPr>
          <w:rFonts w:hint="eastAsia"/>
        </w:rPr>
        <w:t>地址、备注</w:t>
      </w:r>
      <w:r w:rsidR="003A4E56">
        <w:rPr>
          <w:rFonts w:hint="eastAsia"/>
        </w:rPr>
        <w:t>、创建人、创建时间、最后修改人、最后修改时间、审核人、审核时间、审核意见</w:t>
      </w:r>
    </w:p>
    <w:p w:rsidR="007B2A6B" w:rsidRDefault="007B2A6B" w:rsidP="00431556">
      <w:pPr>
        <w:pStyle w:val="af1"/>
        <w:numPr>
          <w:ilvl w:val="0"/>
          <w:numId w:val="25"/>
        </w:numPr>
        <w:ind w:firstLineChars="0"/>
      </w:pPr>
      <w:r>
        <w:rPr>
          <w:rFonts w:hint="eastAsia"/>
        </w:rPr>
        <w:t>单身信息点：序号、</w:t>
      </w:r>
      <w:r w:rsidR="00352343">
        <w:rPr>
          <w:rFonts w:hint="eastAsia"/>
        </w:rPr>
        <w:t>商品</w:t>
      </w:r>
      <w:r>
        <w:rPr>
          <w:rFonts w:hint="eastAsia"/>
        </w:rPr>
        <w:t>编号、</w:t>
      </w:r>
      <w:r w:rsidR="00352343">
        <w:rPr>
          <w:rFonts w:hint="eastAsia"/>
        </w:rPr>
        <w:t>商品</w:t>
      </w:r>
      <w:r>
        <w:rPr>
          <w:rFonts w:hint="eastAsia"/>
        </w:rPr>
        <w:t>名称、</w:t>
      </w:r>
      <w:r w:rsidR="00352343">
        <w:rPr>
          <w:rFonts w:hint="eastAsia"/>
        </w:rPr>
        <w:t>商品</w:t>
      </w:r>
      <w:r>
        <w:rPr>
          <w:rFonts w:hint="eastAsia"/>
        </w:rPr>
        <w:t>规格、单位、仓库、数量、等级、含税、税率、单价、含税单价、未税金额、税额、价税合计、本币未税金额、本币税额、本币价税合计、赠品、前置单据、备注</w:t>
      </w:r>
      <w:r w:rsidR="000B0A11">
        <w:rPr>
          <w:rFonts w:hint="eastAsia"/>
        </w:rPr>
        <w:t>、已退数量</w:t>
      </w:r>
    </w:p>
    <w:p w:rsidR="007B2A6B" w:rsidRDefault="007B2A6B" w:rsidP="00431556">
      <w:pPr>
        <w:pStyle w:val="af1"/>
        <w:numPr>
          <w:ilvl w:val="0"/>
          <w:numId w:val="25"/>
        </w:numPr>
        <w:ind w:firstLineChars="0"/>
      </w:pPr>
      <w:r>
        <w:rPr>
          <w:rFonts w:hint="eastAsia"/>
        </w:rPr>
        <w:t>子单身信息点：序号、单身序号、商品编码、仓库、库区、库位、</w:t>
      </w:r>
      <w:r>
        <w:rPr>
          <w:rFonts w:hint="eastAsia"/>
        </w:rPr>
        <w:t>SN</w:t>
      </w:r>
      <w:r>
        <w:rPr>
          <w:rFonts w:hint="eastAsia"/>
        </w:rPr>
        <w:t>、</w:t>
      </w:r>
      <w:r>
        <w:rPr>
          <w:rFonts w:hint="eastAsia"/>
        </w:rPr>
        <w:t>NFC</w:t>
      </w:r>
      <w:r>
        <w:rPr>
          <w:rFonts w:hint="eastAsia"/>
        </w:rPr>
        <w:t>明码、</w:t>
      </w:r>
      <w:r>
        <w:rPr>
          <w:rFonts w:hint="eastAsia"/>
        </w:rPr>
        <w:t>NFC</w:t>
      </w:r>
      <w:r>
        <w:rPr>
          <w:rFonts w:hint="eastAsia"/>
        </w:rPr>
        <w:t>密码</w:t>
      </w:r>
    </w:p>
    <w:p w:rsidR="00DA70FA" w:rsidRDefault="00DA70FA" w:rsidP="00431556">
      <w:pPr>
        <w:pStyle w:val="af1"/>
        <w:numPr>
          <w:ilvl w:val="0"/>
          <w:numId w:val="25"/>
        </w:numPr>
        <w:ind w:firstLineChars="0"/>
      </w:pPr>
      <w:r>
        <w:rPr>
          <w:rFonts w:hint="eastAsia"/>
        </w:rPr>
        <w:t>业务功能说明：</w:t>
      </w:r>
    </w:p>
    <w:p w:rsidR="00DA70FA" w:rsidRDefault="00DA70FA" w:rsidP="00DA70FA"/>
    <w:tbl>
      <w:tblPr>
        <w:tblStyle w:val="af"/>
        <w:tblW w:w="0" w:type="auto"/>
        <w:tblLook w:val="04A0"/>
      </w:tblPr>
      <w:tblGrid>
        <w:gridCol w:w="1668"/>
        <w:gridCol w:w="4750"/>
        <w:gridCol w:w="3210"/>
      </w:tblGrid>
      <w:tr w:rsidR="00DA70FA" w:rsidTr="000A5E04">
        <w:tc>
          <w:tcPr>
            <w:tcW w:w="1668" w:type="dxa"/>
          </w:tcPr>
          <w:p w:rsidR="00DA70FA" w:rsidRDefault="00DA70FA" w:rsidP="000A5E04">
            <w:r>
              <w:rPr>
                <w:rFonts w:hint="eastAsia"/>
              </w:rPr>
              <w:t>作业编号</w:t>
            </w:r>
          </w:p>
        </w:tc>
        <w:tc>
          <w:tcPr>
            <w:tcW w:w="4750" w:type="dxa"/>
          </w:tcPr>
          <w:p w:rsidR="00DA70FA" w:rsidRDefault="00DA70FA" w:rsidP="000A5E04">
            <w:r>
              <w:rPr>
                <w:rFonts w:hint="eastAsia"/>
              </w:rPr>
              <w:t>页面元素描述</w:t>
            </w:r>
          </w:p>
        </w:tc>
        <w:tc>
          <w:tcPr>
            <w:tcW w:w="3210" w:type="dxa"/>
          </w:tcPr>
          <w:p w:rsidR="00DA70FA" w:rsidRDefault="00DA70FA" w:rsidP="000A5E04">
            <w:r>
              <w:rPr>
                <w:rFonts w:hint="eastAsia"/>
              </w:rPr>
              <w:t>业务逻辑</w:t>
            </w:r>
          </w:p>
        </w:tc>
      </w:tr>
      <w:tr w:rsidR="00DA70FA" w:rsidTr="000A5E04">
        <w:tc>
          <w:tcPr>
            <w:tcW w:w="1668" w:type="dxa"/>
          </w:tcPr>
          <w:p w:rsidR="00DA70FA" w:rsidRDefault="00DA70FA" w:rsidP="000A5E04">
            <w:r>
              <w:rPr>
                <w:rFonts w:hint="eastAsia"/>
              </w:rPr>
              <w:t>前台相关页面</w:t>
            </w:r>
          </w:p>
        </w:tc>
        <w:tc>
          <w:tcPr>
            <w:tcW w:w="4750" w:type="dxa"/>
          </w:tcPr>
          <w:p w:rsidR="00DA70FA" w:rsidRDefault="00DA70FA" w:rsidP="000A5E04">
            <w:r>
              <w:rPr>
                <w:rFonts w:hint="eastAsia"/>
              </w:rPr>
              <w:t>销售业务仅在后台操作</w:t>
            </w:r>
          </w:p>
        </w:tc>
        <w:tc>
          <w:tcPr>
            <w:tcW w:w="3210" w:type="dxa"/>
          </w:tcPr>
          <w:p w:rsidR="00DA70FA" w:rsidRDefault="00DA70FA" w:rsidP="000A5E04"/>
        </w:tc>
      </w:tr>
      <w:tr w:rsidR="00EC0A3A" w:rsidTr="000A5E04">
        <w:tc>
          <w:tcPr>
            <w:tcW w:w="1668" w:type="dxa"/>
          </w:tcPr>
          <w:p w:rsidR="00EC0A3A" w:rsidRDefault="00EC0A3A" w:rsidP="000A5E04">
            <w:r>
              <w:rPr>
                <w:rFonts w:hint="eastAsia"/>
              </w:rPr>
              <w:t>待销货销售订单</w:t>
            </w:r>
          </w:p>
          <w:p w:rsidR="007A3C03" w:rsidRDefault="007A3C03" w:rsidP="000A5E04">
            <w:r>
              <w:rPr>
                <w:rFonts w:hint="eastAsia"/>
                <w:kern w:val="0"/>
              </w:rPr>
              <w:t>（</w:t>
            </w:r>
            <w:r>
              <w:rPr>
                <w:kern w:val="0"/>
              </w:rPr>
              <w:t>S0</w:t>
            </w:r>
            <w:r>
              <w:rPr>
                <w:rFonts w:hint="eastAsia"/>
                <w:kern w:val="0"/>
              </w:rPr>
              <w:t>03</w:t>
            </w:r>
            <w:r>
              <w:rPr>
                <w:kern w:val="0"/>
              </w:rPr>
              <w:t>-0</w:t>
            </w:r>
            <w:r>
              <w:rPr>
                <w:rFonts w:hint="eastAsia"/>
                <w:kern w:val="0"/>
              </w:rPr>
              <w:t>1</w:t>
            </w:r>
            <w:r>
              <w:rPr>
                <w:kern w:val="0"/>
              </w:rPr>
              <w:t>-</w:t>
            </w:r>
            <w:r>
              <w:rPr>
                <w:rFonts w:hint="eastAsia"/>
                <w:kern w:val="0"/>
              </w:rPr>
              <w:t>9</w:t>
            </w:r>
            <w:r>
              <w:rPr>
                <w:rFonts w:hint="eastAsia"/>
                <w:kern w:val="0"/>
              </w:rPr>
              <w:t>）</w:t>
            </w:r>
          </w:p>
        </w:tc>
        <w:tc>
          <w:tcPr>
            <w:tcW w:w="4750" w:type="dxa"/>
          </w:tcPr>
          <w:p w:rsidR="00EC0A3A" w:rsidRDefault="00EC0A3A" w:rsidP="00EC0A3A">
            <w:pPr>
              <w:pStyle w:val="af1"/>
              <w:numPr>
                <w:ilvl w:val="0"/>
                <w:numId w:val="209"/>
              </w:numPr>
              <w:ind w:firstLineChars="0"/>
            </w:pPr>
            <w:r>
              <w:rPr>
                <w:rFonts w:hint="eastAsia"/>
              </w:rPr>
              <w:t>查询条件：单据编号、单据类别、单据日期、所属公司、会员、来源、销售类型、销售渠道</w:t>
            </w:r>
          </w:p>
          <w:p w:rsidR="00EC0A3A" w:rsidRDefault="00EC0A3A" w:rsidP="00EC0A3A">
            <w:pPr>
              <w:pStyle w:val="af1"/>
              <w:numPr>
                <w:ilvl w:val="0"/>
                <w:numId w:val="209"/>
              </w:numPr>
              <w:ind w:firstLineChars="0"/>
            </w:pPr>
            <w:r>
              <w:rPr>
                <w:rFonts w:hint="eastAsia"/>
              </w:rPr>
              <w:t>列表字段：单据编号、单据类别、单据日期、所属公司、会员、来源、销售类型、销售渠道、单身序号、商品编号、商品名称、订单数量、已发数量、未发数量</w:t>
            </w:r>
          </w:p>
          <w:p w:rsidR="00EC0A3A" w:rsidRDefault="00EC0A3A" w:rsidP="00EC0A3A">
            <w:pPr>
              <w:pStyle w:val="af1"/>
              <w:numPr>
                <w:ilvl w:val="0"/>
                <w:numId w:val="209"/>
              </w:numPr>
              <w:ind w:firstLineChars="0"/>
            </w:pPr>
            <w:r>
              <w:rPr>
                <w:rFonts w:hint="eastAsia"/>
              </w:rPr>
              <w:t>页头功能按钮：转</w:t>
            </w:r>
            <w:r w:rsidR="00981E54">
              <w:rPr>
                <w:rFonts w:hint="eastAsia"/>
              </w:rPr>
              <w:t>销售</w:t>
            </w:r>
            <w:r>
              <w:rPr>
                <w:rFonts w:hint="eastAsia"/>
              </w:rPr>
              <w:t>销货单</w:t>
            </w:r>
          </w:p>
        </w:tc>
        <w:tc>
          <w:tcPr>
            <w:tcW w:w="3210" w:type="dxa"/>
          </w:tcPr>
          <w:p w:rsidR="00EC0A3A" w:rsidRDefault="00EC0A3A" w:rsidP="00183E8B">
            <w:pPr>
              <w:pStyle w:val="af1"/>
              <w:numPr>
                <w:ilvl w:val="0"/>
                <w:numId w:val="210"/>
              </w:numPr>
              <w:ind w:firstLineChars="0"/>
            </w:pPr>
            <w:r>
              <w:rPr>
                <w:rFonts w:hint="eastAsia"/>
              </w:rPr>
              <w:t>只能查找生效且未结案且未冻结的租赁订单</w:t>
            </w:r>
          </w:p>
          <w:p w:rsidR="00EC0A3A" w:rsidRDefault="00EC0A3A" w:rsidP="00183E8B">
            <w:pPr>
              <w:pStyle w:val="af1"/>
              <w:numPr>
                <w:ilvl w:val="0"/>
                <w:numId w:val="210"/>
              </w:numPr>
              <w:ind w:firstLineChars="0"/>
            </w:pPr>
            <w:r>
              <w:rPr>
                <w:rFonts w:hint="eastAsia"/>
              </w:rPr>
              <w:t>可以支持多选同一个</w:t>
            </w:r>
            <w:r w:rsidR="00183E8B">
              <w:rPr>
                <w:rFonts w:hint="eastAsia"/>
              </w:rPr>
              <w:t>客户、</w:t>
            </w:r>
            <w:r>
              <w:rPr>
                <w:rFonts w:hint="eastAsia"/>
              </w:rPr>
              <w:t>会员的</w:t>
            </w:r>
            <w:r w:rsidR="00183E8B">
              <w:rPr>
                <w:rFonts w:hint="eastAsia"/>
              </w:rPr>
              <w:t>销售订单转销售</w:t>
            </w:r>
            <w:r>
              <w:rPr>
                <w:rFonts w:hint="eastAsia"/>
              </w:rPr>
              <w:t>销货单，不同的会员的不可同时转</w:t>
            </w:r>
          </w:p>
          <w:p w:rsidR="00EC0A3A" w:rsidRDefault="00183E8B" w:rsidP="00183E8B">
            <w:pPr>
              <w:pStyle w:val="af1"/>
              <w:numPr>
                <w:ilvl w:val="0"/>
                <w:numId w:val="210"/>
              </w:numPr>
              <w:ind w:firstLineChars="0"/>
            </w:pPr>
            <w:r>
              <w:rPr>
                <w:rFonts w:hint="eastAsia"/>
              </w:rPr>
              <w:t>转到销售</w:t>
            </w:r>
            <w:r w:rsidR="00EC0A3A">
              <w:rPr>
                <w:rFonts w:hint="eastAsia"/>
              </w:rPr>
              <w:t>销货单的“详情页面</w:t>
            </w:r>
            <w:r w:rsidR="00EC0A3A">
              <w:rPr>
                <w:rFonts w:hint="eastAsia"/>
              </w:rPr>
              <w:t>-</w:t>
            </w:r>
            <w:r w:rsidR="00EC0A3A">
              <w:rPr>
                <w:rFonts w:hint="eastAsia"/>
              </w:rPr>
              <w:t>新建”，单身不可再增加或者删除</w:t>
            </w:r>
          </w:p>
        </w:tc>
      </w:tr>
      <w:tr w:rsidR="00EC0A3A" w:rsidTr="000A5E04">
        <w:tc>
          <w:tcPr>
            <w:tcW w:w="1668" w:type="dxa"/>
          </w:tcPr>
          <w:p w:rsidR="00EC0A3A" w:rsidRDefault="00EC0A3A" w:rsidP="000A5E04">
            <w:r>
              <w:rPr>
                <w:rFonts w:hint="eastAsia"/>
              </w:rPr>
              <w:t>查询列表页面</w:t>
            </w:r>
          </w:p>
        </w:tc>
        <w:tc>
          <w:tcPr>
            <w:tcW w:w="4750" w:type="dxa"/>
          </w:tcPr>
          <w:p w:rsidR="00EC0A3A" w:rsidRDefault="00EC0A3A" w:rsidP="000211F8">
            <w:pPr>
              <w:pStyle w:val="af1"/>
              <w:numPr>
                <w:ilvl w:val="0"/>
                <w:numId w:val="201"/>
              </w:numPr>
              <w:ind w:firstLineChars="0"/>
            </w:pPr>
            <w:r>
              <w:rPr>
                <w:rFonts w:hint="eastAsia"/>
              </w:rPr>
              <w:t>查询条件：单据类别、单据编号、单据日期（区间）、所属公司、客户、结案状态、单据状态、流程状态、排序方式、来源、冻结状态、销售类型、渠道类型</w:t>
            </w:r>
          </w:p>
          <w:p w:rsidR="00EC0A3A" w:rsidRDefault="00EC0A3A" w:rsidP="000211F8">
            <w:pPr>
              <w:pStyle w:val="af1"/>
              <w:numPr>
                <w:ilvl w:val="0"/>
                <w:numId w:val="201"/>
              </w:numPr>
              <w:ind w:firstLineChars="0"/>
            </w:pPr>
            <w:r>
              <w:rPr>
                <w:rFonts w:hint="eastAsia"/>
              </w:rPr>
              <w:t>列表字段：单据编号、单据类型、单据日期、客户、业务员、来源、销售类型、销售渠道、单据状态、流程状态、结案状态、冻结状态</w:t>
            </w:r>
          </w:p>
          <w:p w:rsidR="00EC0A3A" w:rsidRDefault="00EC0A3A" w:rsidP="000211F8">
            <w:pPr>
              <w:pStyle w:val="af1"/>
              <w:numPr>
                <w:ilvl w:val="0"/>
                <w:numId w:val="201"/>
              </w:numPr>
              <w:ind w:firstLineChars="0"/>
            </w:pPr>
            <w:r>
              <w:rPr>
                <w:rFonts w:hint="eastAsia"/>
              </w:rPr>
              <w:t>页头功能按钮：新建、提交、审核、编辑、结案、作废、冻结</w:t>
            </w:r>
          </w:p>
          <w:p w:rsidR="00EC0A3A" w:rsidRDefault="00EC0A3A" w:rsidP="000211F8">
            <w:pPr>
              <w:pStyle w:val="af1"/>
              <w:numPr>
                <w:ilvl w:val="0"/>
                <w:numId w:val="201"/>
              </w:numPr>
              <w:ind w:firstLineChars="0"/>
            </w:pPr>
            <w:r>
              <w:rPr>
                <w:rFonts w:hint="eastAsia"/>
              </w:rPr>
              <w:t>列表功能按钮：修改、提交、审核、结案</w:t>
            </w:r>
          </w:p>
        </w:tc>
        <w:tc>
          <w:tcPr>
            <w:tcW w:w="3210" w:type="dxa"/>
          </w:tcPr>
          <w:p w:rsidR="00EC0A3A" w:rsidRDefault="00EC0A3A" w:rsidP="000A5E04">
            <w:r>
              <w:rPr>
                <w:rFonts w:hint="eastAsia"/>
              </w:rPr>
              <w:t>无</w:t>
            </w:r>
          </w:p>
        </w:tc>
      </w:tr>
      <w:tr w:rsidR="00EC0A3A" w:rsidTr="000A5E04">
        <w:tc>
          <w:tcPr>
            <w:tcW w:w="1668" w:type="dxa"/>
          </w:tcPr>
          <w:p w:rsidR="00EC0A3A" w:rsidRDefault="00EC0A3A" w:rsidP="000A5E04">
            <w:r>
              <w:rPr>
                <w:rFonts w:hint="eastAsia"/>
              </w:rPr>
              <w:t>详情页面</w:t>
            </w:r>
            <w:r>
              <w:rPr>
                <w:rFonts w:hint="eastAsia"/>
              </w:rPr>
              <w:t>-</w:t>
            </w:r>
            <w:r>
              <w:rPr>
                <w:rFonts w:hint="eastAsia"/>
              </w:rPr>
              <w:t>新建</w:t>
            </w:r>
          </w:p>
          <w:p w:rsidR="007A3C03" w:rsidRDefault="007A3C03" w:rsidP="000A5E04">
            <w:r>
              <w:rPr>
                <w:rFonts w:hint="eastAsia"/>
                <w:kern w:val="0"/>
              </w:rPr>
              <w:t>（</w:t>
            </w:r>
            <w:r>
              <w:rPr>
                <w:kern w:val="0"/>
              </w:rPr>
              <w:t>S0</w:t>
            </w:r>
            <w:r>
              <w:rPr>
                <w:rFonts w:hint="eastAsia"/>
                <w:kern w:val="0"/>
              </w:rPr>
              <w:t>03</w:t>
            </w:r>
            <w:r>
              <w:rPr>
                <w:kern w:val="0"/>
              </w:rPr>
              <w:t>-0</w:t>
            </w:r>
            <w:r>
              <w:rPr>
                <w:rFonts w:hint="eastAsia"/>
                <w:kern w:val="0"/>
              </w:rPr>
              <w:t>1</w:t>
            </w:r>
            <w:r>
              <w:rPr>
                <w:kern w:val="0"/>
              </w:rPr>
              <w:t>-</w:t>
            </w:r>
            <w:r>
              <w:rPr>
                <w:rFonts w:hint="eastAsia"/>
                <w:kern w:val="0"/>
              </w:rPr>
              <w:t>9</w:t>
            </w:r>
            <w:r>
              <w:rPr>
                <w:rFonts w:hint="eastAsia"/>
                <w:kern w:val="0"/>
              </w:rPr>
              <w:t>）</w:t>
            </w:r>
          </w:p>
        </w:tc>
        <w:tc>
          <w:tcPr>
            <w:tcW w:w="4750" w:type="dxa"/>
          </w:tcPr>
          <w:p w:rsidR="00EC0A3A" w:rsidRDefault="00EC0A3A" w:rsidP="000B7161">
            <w:pPr>
              <w:pStyle w:val="af1"/>
              <w:numPr>
                <w:ilvl w:val="0"/>
                <w:numId w:val="202"/>
              </w:numPr>
              <w:ind w:firstLineChars="0"/>
            </w:pPr>
            <w:r>
              <w:rPr>
                <w:rFonts w:hint="eastAsia"/>
              </w:rPr>
              <w:t>单头信息除了“业务员、备注”，其他字段均为必填字段；单据编号是唯一值；“结案状态、单据状态、流程状态、冻结状态”全部通过功</w:t>
            </w:r>
            <w:r>
              <w:rPr>
                <w:rFonts w:hint="eastAsia"/>
              </w:rPr>
              <w:lastRenderedPageBreak/>
              <w:t>能按钮来改变，在所有详情页面都是只读；“总数量、未税总计、税额总计、价税总计”默认值</w:t>
            </w:r>
            <w:r>
              <w:rPr>
                <w:rFonts w:hint="eastAsia"/>
              </w:rPr>
              <w:t>=0</w:t>
            </w:r>
            <w:r>
              <w:rPr>
                <w:rFonts w:hint="eastAsia"/>
              </w:rPr>
              <w:t>，全部都是通过单身自动计算，在所有的详情页面均为只读。</w:t>
            </w:r>
          </w:p>
          <w:p w:rsidR="00EC0A3A" w:rsidRDefault="00EC0A3A" w:rsidP="000B7161">
            <w:pPr>
              <w:pStyle w:val="af1"/>
              <w:numPr>
                <w:ilvl w:val="0"/>
                <w:numId w:val="202"/>
              </w:numPr>
              <w:ind w:firstLineChars="0"/>
            </w:pPr>
            <w:r>
              <w:rPr>
                <w:rFonts w:hint="eastAsia"/>
              </w:rPr>
              <w:t>单身商品</w:t>
            </w:r>
            <w:r w:rsidRPr="00EC7D93">
              <w:rPr>
                <w:rFonts w:hint="eastAsia"/>
              </w:rPr>
              <w:t>名称、</w:t>
            </w:r>
            <w:r>
              <w:rPr>
                <w:rFonts w:hint="eastAsia"/>
              </w:rPr>
              <w:t>商品</w:t>
            </w:r>
            <w:r w:rsidRPr="00EC7D93">
              <w:rPr>
                <w:rFonts w:hint="eastAsia"/>
              </w:rPr>
              <w:t>规格、单位</w:t>
            </w:r>
            <w:r>
              <w:rPr>
                <w:rFonts w:hint="eastAsia"/>
              </w:rPr>
              <w:t>都是只读，根据选择的商品自动带出；只可修改“商品编号、等级</w:t>
            </w:r>
            <w:r w:rsidR="00B71A2A">
              <w:rPr>
                <w:rFonts w:hint="eastAsia"/>
              </w:rPr>
              <w:t>（来源于销售订单转的销货单“等级</w:t>
            </w:r>
            <w:r w:rsidR="00C53327">
              <w:rPr>
                <w:rFonts w:hint="eastAsia"/>
              </w:rPr>
              <w:t>”</w:t>
            </w:r>
            <w:r w:rsidR="00B71A2A">
              <w:rPr>
                <w:rFonts w:hint="eastAsia"/>
              </w:rPr>
              <w:t>字段不可修改）</w:t>
            </w:r>
            <w:r>
              <w:rPr>
                <w:rFonts w:hint="eastAsia"/>
              </w:rPr>
              <w:t>、仓库、数量、含税、税率、单价、含税单价、赠品、批号、</w:t>
            </w:r>
            <w:r>
              <w:rPr>
                <w:rFonts w:hint="eastAsia"/>
              </w:rPr>
              <w:t>SN</w:t>
            </w:r>
            <w:r>
              <w:rPr>
                <w:rFonts w:hint="eastAsia"/>
              </w:rPr>
              <w:t>、备注”，其他字段只读，其中“税额、价税合计、本币未税金额、本币税额、本币价税合计”为自动计算。“前置单据”为引用的销售订单的单号和序号。</w:t>
            </w:r>
          </w:p>
          <w:p w:rsidR="000B7161" w:rsidRDefault="000B7161" w:rsidP="000B7161">
            <w:pPr>
              <w:pStyle w:val="af1"/>
              <w:numPr>
                <w:ilvl w:val="0"/>
                <w:numId w:val="202"/>
              </w:numPr>
              <w:ind w:firstLineChars="0"/>
            </w:pPr>
            <w:r>
              <w:rPr>
                <w:rFonts w:hint="eastAsia"/>
              </w:rPr>
              <w:t>单身“添加</w:t>
            </w:r>
            <w:r w:rsidR="00B3419E">
              <w:rPr>
                <w:rFonts w:hint="eastAsia"/>
              </w:rPr>
              <w:t>商品</w:t>
            </w:r>
            <w:r>
              <w:rPr>
                <w:rFonts w:hint="eastAsia"/>
              </w:rPr>
              <w:t>”按钮开窗，需要根据单头已经选定的来源、客户来开窗：</w:t>
            </w:r>
            <w:r>
              <w:rPr>
                <w:rFonts w:hint="eastAsia"/>
              </w:rPr>
              <w:t>1-</w:t>
            </w:r>
            <w:r>
              <w:rPr>
                <w:rFonts w:hint="eastAsia"/>
              </w:rPr>
              <w:t>销售单——默认带单单头的“销售渠道”、“销售类型”的条件，开窗查询条件订单编号、</w:t>
            </w:r>
            <w:r w:rsidR="00B3419E">
              <w:rPr>
                <w:rFonts w:hint="eastAsia"/>
              </w:rPr>
              <w:t>商品</w:t>
            </w:r>
            <w:r>
              <w:rPr>
                <w:rFonts w:hint="eastAsia"/>
              </w:rPr>
              <w:t>编号、</w:t>
            </w:r>
            <w:r w:rsidR="00B3419E">
              <w:rPr>
                <w:rFonts w:hint="eastAsia"/>
              </w:rPr>
              <w:t>商品</w:t>
            </w:r>
            <w:r>
              <w:rPr>
                <w:rFonts w:hint="eastAsia"/>
              </w:rPr>
              <w:t>名称模糊查询，查询该客户未交数量</w:t>
            </w:r>
            <w:r>
              <w:rPr>
                <w:rFonts w:hint="eastAsia"/>
              </w:rPr>
              <w:t>&gt;0</w:t>
            </w:r>
            <w:r>
              <w:rPr>
                <w:rFonts w:hint="eastAsia"/>
              </w:rPr>
              <w:t>的订单单身数据，可以多选加入（开窗列表显示订单编号、序号、</w:t>
            </w:r>
            <w:r w:rsidR="00B3419E">
              <w:rPr>
                <w:rFonts w:hint="eastAsia"/>
              </w:rPr>
              <w:t>商品</w:t>
            </w:r>
            <w:r>
              <w:rPr>
                <w:rFonts w:hint="eastAsia"/>
              </w:rPr>
              <w:t>编号、</w:t>
            </w:r>
            <w:r w:rsidR="00B3419E">
              <w:rPr>
                <w:rFonts w:hint="eastAsia"/>
              </w:rPr>
              <w:t>商品</w:t>
            </w:r>
            <w:r>
              <w:rPr>
                <w:rFonts w:hint="eastAsia"/>
              </w:rPr>
              <w:t>名称、规格、订购数量、已发数量，单位），其中未交数量</w:t>
            </w:r>
            <w:r>
              <w:rPr>
                <w:rFonts w:hint="eastAsia"/>
              </w:rPr>
              <w:t>=</w:t>
            </w:r>
            <w:r>
              <w:rPr>
                <w:rFonts w:hint="eastAsia"/>
              </w:rPr>
              <w:t>订购数量</w:t>
            </w:r>
            <w:r>
              <w:rPr>
                <w:rFonts w:hint="eastAsia"/>
              </w:rPr>
              <w:t>-</w:t>
            </w:r>
            <w:r>
              <w:rPr>
                <w:rFonts w:hint="eastAsia"/>
              </w:rPr>
              <w:t>已发数量；</w:t>
            </w:r>
            <w:r>
              <w:rPr>
                <w:rFonts w:hint="eastAsia"/>
              </w:rPr>
              <w:t>3-</w:t>
            </w:r>
            <w:r>
              <w:rPr>
                <w:rFonts w:hint="eastAsia"/>
              </w:rPr>
              <w:t>直接销货——开窗查询条件</w:t>
            </w:r>
            <w:r w:rsidR="00B3419E">
              <w:rPr>
                <w:rFonts w:hint="eastAsia"/>
              </w:rPr>
              <w:t>商品</w:t>
            </w:r>
            <w:r>
              <w:rPr>
                <w:rFonts w:hint="eastAsia"/>
              </w:rPr>
              <w:t>编号、</w:t>
            </w:r>
            <w:r w:rsidR="00B3419E">
              <w:rPr>
                <w:rFonts w:hint="eastAsia"/>
              </w:rPr>
              <w:t>商品</w:t>
            </w:r>
            <w:r>
              <w:rPr>
                <w:rFonts w:hint="eastAsia"/>
              </w:rPr>
              <w:t>名称，查询</w:t>
            </w:r>
            <w:r w:rsidR="000B0A11">
              <w:rPr>
                <w:rFonts w:hint="eastAsia"/>
              </w:rPr>
              <w:t>所有</w:t>
            </w:r>
            <w:r>
              <w:rPr>
                <w:rFonts w:hint="eastAsia"/>
              </w:rPr>
              <w:t>有效的</w:t>
            </w:r>
            <w:r w:rsidR="00B3419E">
              <w:rPr>
                <w:rFonts w:hint="eastAsia"/>
              </w:rPr>
              <w:t>商品</w:t>
            </w:r>
            <w:r>
              <w:rPr>
                <w:rFonts w:hint="eastAsia"/>
              </w:rPr>
              <w:t>数据，可多选加入（开窗列表显示</w:t>
            </w:r>
            <w:r w:rsidR="00B3419E">
              <w:rPr>
                <w:rFonts w:hint="eastAsia"/>
              </w:rPr>
              <w:t>商品</w:t>
            </w:r>
            <w:r>
              <w:rPr>
                <w:rFonts w:hint="eastAsia"/>
              </w:rPr>
              <w:t>编号、</w:t>
            </w:r>
            <w:r w:rsidR="00B3419E">
              <w:rPr>
                <w:rFonts w:hint="eastAsia"/>
              </w:rPr>
              <w:t>商品</w:t>
            </w:r>
            <w:r>
              <w:rPr>
                <w:rFonts w:hint="eastAsia"/>
              </w:rPr>
              <w:t>名称、规格、单位）</w:t>
            </w:r>
          </w:p>
          <w:p w:rsidR="000B7161" w:rsidRDefault="000B7161" w:rsidP="000B7161">
            <w:pPr>
              <w:pStyle w:val="af1"/>
              <w:numPr>
                <w:ilvl w:val="0"/>
                <w:numId w:val="202"/>
              </w:numPr>
              <w:ind w:firstLineChars="0"/>
            </w:pPr>
            <w:r>
              <w:rPr>
                <w:rFonts w:hint="eastAsia"/>
              </w:rPr>
              <w:t>单身“上传</w:t>
            </w:r>
            <w:r>
              <w:rPr>
                <w:rFonts w:hint="eastAsia"/>
              </w:rPr>
              <w:t>SN</w:t>
            </w:r>
            <w:r>
              <w:rPr>
                <w:rFonts w:hint="eastAsia"/>
              </w:rPr>
              <w:t>文件”按钮开窗，就是浏览本地的</w:t>
            </w:r>
            <w:r>
              <w:rPr>
                <w:rFonts w:hint="eastAsia"/>
              </w:rPr>
              <w:t>SN</w:t>
            </w:r>
            <w:r>
              <w:rPr>
                <w:rFonts w:hint="eastAsia"/>
              </w:rPr>
              <w:t>文件上传，</w:t>
            </w:r>
            <w:r>
              <w:rPr>
                <w:rFonts w:hint="eastAsia"/>
              </w:rPr>
              <w:t>SN</w:t>
            </w:r>
            <w:r>
              <w:rPr>
                <w:rFonts w:hint="eastAsia"/>
              </w:rPr>
              <w:t>文件中有销货单号、序号、</w:t>
            </w:r>
            <w:r w:rsidR="00B3419E">
              <w:rPr>
                <w:rFonts w:hint="eastAsia"/>
              </w:rPr>
              <w:t>商品</w:t>
            </w:r>
            <w:r>
              <w:rPr>
                <w:rFonts w:hint="eastAsia"/>
              </w:rPr>
              <w:t>编号、</w:t>
            </w:r>
            <w:r>
              <w:rPr>
                <w:rFonts w:hint="eastAsia"/>
              </w:rPr>
              <w:t>SN</w:t>
            </w:r>
            <w:r>
              <w:rPr>
                <w:rFonts w:hint="eastAsia"/>
              </w:rPr>
              <w:t>四列</w:t>
            </w:r>
          </w:p>
          <w:p w:rsidR="000B7161" w:rsidRDefault="000B7161" w:rsidP="000B7161">
            <w:pPr>
              <w:pStyle w:val="af1"/>
              <w:numPr>
                <w:ilvl w:val="0"/>
                <w:numId w:val="202"/>
              </w:numPr>
              <w:ind w:firstLineChars="0"/>
            </w:pPr>
            <w:r>
              <w:rPr>
                <w:rFonts w:hint="eastAsia"/>
              </w:rPr>
              <w:t>单身</w:t>
            </w:r>
            <w:r w:rsidR="00512BFF">
              <w:rPr>
                <w:rFonts w:hint="eastAsia"/>
              </w:rPr>
              <w:t>SN</w:t>
            </w:r>
            <w:r>
              <w:rPr>
                <w:rFonts w:hint="eastAsia"/>
              </w:rPr>
              <w:t>“查看”</w:t>
            </w:r>
            <w:r w:rsidR="00E93320">
              <w:rPr>
                <w:rFonts w:hint="eastAsia"/>
              </w:rPr>
              <w:t>、“维护”</w:t>
            </w:r>
            <w:r>
              <w:rPr>
                <w:rFonts w:hint="eastAsia"/>
              </w:rPr>
              <w:t>超链接开窗，就是显示该行</w:t>
            </w:r>
            <w:r w:rsidR="00B3419E">
              <w:rPr>
                <w:rFonts w:hint="eastAsia"/>
              </w:rPr>
              <w:t>商品</w:t>
            </w:r>
            <w:r>
              <w:rPr>
                <w:rFonts w:hint="eastAsia"/>
              </w:rPr>
              <w:t>的</w:t>
            </w:r>
            <w:r>
              <w:rPr>
                <w:rFonts w:hint="eastAsia"/>
              </w:rPr>
              <w:t>SN</w:t>
            </w:r>
            <w:r>
              <w:rPr>
                <w:rFonts w:hint="eastAsia"/>
              </w:rPr>
              <w:t>信息，开窗有序号、</w:t>
            </w:r>
            <w:r w:rsidR="00B3419E">
              <w:rPr>
                <w:rFonts w:hint="eastAsia"/>
              </w:rPr>
              <w:t>商品</w:t>
            </w:r>
            <w:r>
              <w:rPr>
                <w:rFonts w:hint="eastAsia"/>
              </w:rPr>
              <w:t>编号、</w:t>
            </w:r>
            <w:r>
              <w:rPr>
                <w:rFonts w:hint="eastAsia"/>
              </w:rPr>
              <w:t>SN</w:t>
            </w:r>
            <w:r>
              <w:rPr>
                <w:rFonts w:hint="eastAsia"/>
              </w:rPr>
              <w:t>三列</w:t>
            </w:r>
          </w:p>
          <w:p w:rsidR="00EC0A3A" w:rsidRDefault="00EC0A3A" w:rsidP="000B7161">
            <w:pPr>
              <w:pStyle w:val="af1"/>
              <w:numPr>
                <w:ilvl w:val="0"/>
                <w:numId w:val="202"/>
              </w:numPr>
              <w:ind w:firstLineChars="0"/>
            </w:pPr>
            <w:r>
              <w:rPr>
                <w:rFonts w:hint="eastAsia"/>
              </w:rPr>
              <w:t>功能按钮：保存、提交、返回（根据状态来显示对应按钮）</w:t>
            </w:r>
          </w:p>
        </w:tc>
        <w:tc>
          <w:tcPr>
            <w:tcW w:w="3210" w:type="dxa"/>
          </w:tcPr>
          <w:p w:rsidR="00EC0A3A" w:rsidRDefault="00EC0A3A" w:rsidP="00E455EA">
            <w:pPr>
              <w:pStyle w:val="af1"/>
              <w:numPr>
                <w:ilvl w:val="0"/>
                <w:numId w:val="203"/>
              </w:numPr>
              <w:ind w:firstLineChars="0"/>
            </w:pPr>
            <w:r>
              <w:rPr>
                <w:rFonts w:hint="eastAsia"/>
              </w:rPr>
              <w:lastRenderedPageBreak/>
              <w:t>后台支持直接建销货单或者从销售订单转销货单</w:t>
            </w:r>
          </w:p>
          <w:p w:rsidR="00EC0A3A" w:rsidRDefault="00EC0A3A" w:rsidP="00E455EA">
            <w:pPr>
              <w:pStyle w:val="af1"/>
              <w:numPr>
                <w:ilvl w:val="0"/>
                <w:numId w:val="203"/>
              </w:numPr>
              <w:ind w:firstLineChars="0"/>
            </w:pPr>
            <w:r>
              <w:rPr>
                <w:rFonts w:hint="eastAsia"/>
              </w:rPr>
              <w:t>单头版本是预留字段，给下一</w:t>
            </w:r>
            <w:r>
              <w:rPr>
                <w:rFonts w:hint="eastAsia"/>
              </w:rPr>
              <w:lastRenderedPageBreak/>
              <w:t>期实施的变更单使用，</w:t>
            </w:r>
            <w:r w:rsidRPr="009F12EF">
              <w:rPr>
                <w:rFonts w:hint="eastAsia"/>
              </w:rPr>
              <w:t>默认为</w:t>
            </w:r>
            <w:r w:rsidRPr="009F12EF">
              <w:rPr>
                <w:rFonts w:hint="eastAsia"/>
              </w:rPr>
              <w:t>0</w:t>
            </w:r>
            <w:r w:rsidRPr="009F12EF">
              <w:rPr>
                <w:rFonts w:hint="eastAsia"/>
              </w:rPr>
              <w:t>，不能修改，根据变更单，变更一次在原来的基础上加</w:t>
            </w:r>
            <w:r w:rsidRPr="009F12EF">
              <w:rPr>
                <w:rFonts w:hint="eastAsia"/>
              </w:rPr>
              <w:t>1</w:t>
            </w:r>
            <w:r>
              <w:rPr>
                <w:rFonts w:hint="eastAsia"/>
              </w:rPr>
              <w:t>。</w:t>
            </w:r>
          </w:p>
          <w:p w:rsidR="00EC0A3A" w:rsidRDefault="00EC0A3A" w:rsidP="00E455EA">
            <w:pPr>
              <w:pStyle w:val="af1"/>
              <w:numPr>
                <w:ilvl w:val="0"/>
                <w:numId w:val="203"/>
              </w:numPr>
              <w:ind w:firstLineChars="0"/>
            </w:pPr>
            <w:r>
              <w:rPr>
                <w:rFonts w:hint="eastAsia"/>
              </w:rPr>
              <w:t>单头所有的状态流转参考商品标准的状态流转图</w:t>
            </w:r>
          </w:p>
          <w:p w:rsidR="00EC0A3A" w:rsidRDefault="00EC0A3A" w:rsidP="00E455EA">
            <w:pPr>
              <w:pStyle w:val="af1"/>
              <w:numPr>
                <w:ilvl w:val="0"/>
                <w:numId w:val="203"/>
              </w:numPr>
              <w:ind w:firstLineChars="0"/>
            </w:pPr>
            <w:r>
              <w:rPr>
                <w:rFonts w:hint="eastAsia"/>
              </w:rPr>
              <w:t>单身金额相关字段逻辑参考</w:t>
            </w:r>
            <w:r>
              <w:rPr>
                <w:rFonts w:hint="eastAsia"/>
              </w:rPr>
              <w:t>7.1</w:t>
            </w:r>
            <w:r>
              <w:rPr>
                <w:rFonts w:hint="eastAsia"/>
              </w:rPr>
              <w:t>单据金额计算逻辑</w:t>
            </w:r>
          </w:p>
          <w:p w:rsidR="000B7161" w:rsidRDefault="000B7161" w:rsidP="00E455EA">
            <w:pPr>
              <w:pStyle w:val="af1"/>
              <w:numPr>
                <w:ilvl w:val="0"/>
                <w:numId w:val="203"/>
              </w:numPr>
              <w:ind w:firstLineChars="0"/>
            </w:pPr>
            <w:r>
              <w:rPr>
                <w:rFonts w:hint="eastAsia"/>
              </w:rPr>
              <w:t>单身提供“添加商品、批量删除、上传</w:t>
            </w:r>
            <w:r>
              <w:rPr>
                <w:rFonts w:hint="eastAsia"/>
              </w:rPr>
              <w:t>SN</w:t>
            </w:r>
            <w:r>
              <w:rPr>
                <w:rFonts w:hint="eastAsia"/>
              </w:rPr>
              <w:t>”功能</w:t>
            </w:r>
          </w:p>
          <w:p w:rsidR="00E455EA" w:rsidRDefault="00E455EA" w:rsidP="00E455EA">
            <w:pPr>
              <w:pStyle w:val="af1"/>
              <w:numPr>
                <w:ilvl w:val="0"/>
                <w:numId w:val="203"/>
              </w:numPr>
              <w:ind w:firstLineChars="0"/>
            </w:pPr>
            <w:r>
              <w:rPr>
                <w:rFonts w:hint="eastAsia"/>
              </w:rPr>
              <w:t>保存、提交时作下面的判断，不通过则不能保存或提交成功：如果来源是“销售”，则检查对应的销售单的对应行未交数量是否</w:t>
            </w:r>
            <w:r>
              <w:rPr>
                <w:rFonts w:hint="eastAsia"/>
              </w:rPr>
              <w:t>&gt;=</w:t>
            </w:r>
            <w:r>
              <w:rPr>
                <w:rFonts w:hint="eastAsia"/>
              </w:rPr>
              <w:t>本次销货数量，如果不满足，则弹出提示“序号</w:t>
            </w:r>
            <w:r>
              <w:rPr>
                <w:rFonts w:hint="eastAsia"/>
              </w:rPr>
              <w:t>XXX</w:t>
            </w:r>
            <w:r>
              <w:rPr>
                <w:rFonts w:hint="eastAsia"/>
              </w:rPr>
              <w:t>本次销货数量大于销售订单对应的未交数量”、点击确认跳出程序；判断商品</w:t>
            </w:r>
            <w:r>
              <w:rPr>
                <w:rFonts w:hint="eastAsia"/>
              </w:rPr>
              <w:t>SN</w:t>
            </w:r>
            <w:r>
              <w:rPr>
                <w:rFonts w:hint="eastAsia"/>
              </w:rPr>
              <w:t>是否在库，对应的商品编号、仓库是否正确，如果不正确则提示，并且不能过账成功</w:t>
            </w:r>
          </w:p>
          <w:p w:rsidR="00EF7732" w:rsidRDefault="00EF7732" w:rsidP="00E455EA">
            <w:pPr>
              <w:pStyle w:val="af1"/>
              <w:numPr>
                <w:ilvl w:val="0"/>
                <w:numId w:val="203"/>
              </w:numPr>
              <w:ind w:firstLineChars="0"/>
            </w:pPr>
          </w:p>
          <w:p w:rsidR="00EC0A3A" w:rsidRDefault="00EC0A3A" w:rsidP="000A5E04">
            <w:pPr>
              <w:pStyle w:val="af1"/>
              <w:ind w:left="360" w:firstLineChars="0" w:firstLine="0"/>
            </w:pPr>
          </w:p>
          <w:p w:rsidR="00EC0A3A" w:rsidRPr="008C7835" w:rsidRDefault="00EC0A3A" w:rsidP="000A5E04"/>
        </w:tc>
      </w:tr>
      <w:tr w:rsidR="00EC0A3A" w:rsidTr="000A5E04">
        <w:tc>
          <w:tcPr>
            <w:tcW w:w="1668" w:type="dxa"/>
          </w:tcPr>
          <w:p w:rsidR="00EC0A3A" w:rsidRDefault="00EC0A3A" w:rsidP="000A5E04">
            <w:r>
              <w:rPr>
                <w:rFonts w:hint="eastAsia"/>
              </w:rPr>
              <w:lastRenderedPageBreak/>
              <w:t>详情页面</w:t>
            </w:r>
            <w:r>
              <w:rPr>
                <w:rFonts w:hint="eastAsia"/>
              </w:rPr>
              <w:t>-</w:t>
            </w:r>
            <w:r>
              <w:rPr>
                <w:rFonts w:hint="eastAsia"/>
              </w:rPr>
              <w:t>维护</w:t>
            </w:r>
          </w:p>
          <w:p w:rsidR="007A3C03" w:rsidRDefault="007A3C03" w:rsidP="000A5E04">
            <w:r>
              <w:rPr>
                <w:rFonts w:hint="eastAsia"/>
                <w:kern w:val="0"/>
              </w:rPr>
              <w:t>（</w:t>
            </w:r>
            <w:r>
              <w:rPr>
                <w:kern w:val="0"/>
              </w:rPr>
              <w:t>S0</w:t>
            </w:r>
            <w:r>
              <w:rPr>
                <w:rFonts w:hint="eastAsia"/>
                <w:kern w:val="0"/>
              </w:rPr>
              <w:t>03</w:t>
            </w:r>
            <w:r>
              <w:rPr>
                <w:kern w:val="0"/>
              </w:rPr>
              <w:t>-0</w:t>
            </w:r>
            <w:r>
              <w:rPr>
                <w:rFonts w:hint="eastAsia"/>
                <w:kern w:val="0"/>
              </w:rPr>
              <w:t>1</w:t>
            </w:r>
            <w:r>
              <w:rPr>
                <w:kern w:val="0"/>
              </w:rPr>
              <w:t>-</w:t>
            </w:r>
            <w:r>
              <w:rPr>
                <w:rFonts w:hint="eastAsia"/>
                <w:kern w:val="0"/>
              </w:rPr>
              <w:t>9</w:t>
            </w:r>
            <w:r>
              <w:rPr>
                <w:rFonts w:hint="eastAsia"/>
                <w:kern w:val="0"/>
              </w:rPr>
              <w:t>）</w:t>
            </w:r>
          </w:p>
        </w:tc>
        <w:tc>
          <w:tcPr>
            <w:tcW w:w="4750" w:type="dxa"/>
          </w:tcPr>
          <w:p w:rsidR="00EC0A3A" w:rsidRDefault="00EC0A3A" w:rsidP="004A3556">
            <w:pPr>
              <w:pStyle w:val="af1"/>
              <w:numPr>
                <w:ilvl w:val="0"/>
                <w:numId w:val="204"/>
              </w:numPr>
              <w:ind w:firstLineChars="0"/>
            </w:pPr>
            <w:r>
              <w:rPr>
                <w:rFonts w:hint="eastAsia"/>
              </w:rPr>
              <w:t>单据编号、单据类别只读，其余和新建页面页面元素一致</w:t>
            </w:r>
          </w:p>
          <w:p w:rsidR="00EC0A3A" w:rsidRDefault="00EC0A3A" w:rsidP="000A5E04">
            <w:pPr>
              <w:pStyle w:val="af1"/>
              <w:ind w:left="360" w:firstLineChars="0" w:firstLine="0"/>
            </w:pPr>
          </w:p>
        </w:tc>
        <w:tc>
          <w:tcPr>
            <w:tcW w:w="3210" w:type="dxa"/>
          </w:tcPr>
          <w:p w:rsidR="00EC0A3A" w:rsidRDefault="00EC0A3A" w:rsidP="000A5E04">
            <w:r>
              <w:rPr>
                <w:rFonts w:hint="eastAsia"/>
              </w:rPr>
              <w:t>与新建页面一致</w:t>
            </w:r>
          </w:p>
        </w:tc>
      </w:tr>
      <w:tr w:rsidR="00EC0A3A" w:rsidTr="000A5E04">
        <w:tc>
          <w:tcPr>
            <w:tcW w:w="1668" w:type="dxa"/>
          </w:tcPr>
          <w:p w:rsidR="00EC0A3A" w:rsidRDefault="00EC0A3A" w:rsidP="000A5E04">
            <w:r>
              <w:rPr>
                <w:rFonts w:hint="eastAsia"/>
              </w:rPr>
              <w:lastRenderedPageBreak/>
              <w:t>详情页面</w:t>
            </w:r>
            <w:r>
              <w:rPr>
                <w:rFonts w:hint="eastAsia"/>
              </w:rPr>
              <w:t>-</w:t>
            </w:r>
            <w:r>
              <w:rPr>
                <w:rFonts w:hint="eastAsia"/>
              </w:rPr>
              <w:t>审核</w:t>
            </w:r>
          </w:p>
          <w:p w:rsidR="007A3C03" w:rsidRDefault="007A3C03" w:rsidP="000A5E04">
            <w:r>
              <w:rPr>
                <w:rFonts w:hint="eastAsia"/>
                <w:kern w:val="0"/>
              </w:rPr>
              <w:t>（</w:t>
            </w:r>
            <w:r>
              <w:rPr>
                <w:kern w:val="0"/>
              </w:rPr>
              <w:t>S0</w:t>
            </w:r>
            <w:r>
              <w:rPr>
                <w:rFonts w:hint="eastAsia"/>
                <w:kern w:val="0"/>
              </w:rPr>
              <w:t>03</w:t>
            </w:r>
            <w:r>
              <w:rPr>
                <w:kern w:val="0"/>
              </w:rPr>
              <w:t>-0</w:t>
            </w:r>
            <w:r>
              <w:rPr>
                <w:rFonts w:hint="eastAsia"/>
                <w:kern w:val="0"/>
              </w:rPr>
              <w:t>1</w:t>
            </w:r>
            <w:r>
              <w:rPr>
                <w:kern w:val="0"/>
              </w:rPr>
              <w:t>-</w:t>
            </w:r>
            <w:r>
              <w:rPr>
                <w:rFonts w:hint="eastAsia"/>
                <w:kern w:val="0"/>
              </w:rPr>
              <w:t>9</w:t>
            </w:r>
            <w:r>
              <w:rPr>
                <w:rFonts w:hint="eastAsia"/>
                <w:kern w:val="0"/>
              </w:rPr>
              <w:t>）</w:t>
            </w:r>
          </w:p>
        </w:tc>
        <w:tc>
          <w:tcPr>
            <w:tcW w:w="4750" w:type="dxa"/>
          </w:tcPr>
          <w:p w:rsidR="00EC0A3A" w:rsidRDefault="00EC0A3A" w:rsidP="004A3556">
            <w:pPr>
              <w:pStyle w:val="af1"/>
              <w:numPr>
                <w:ilvl w:val="0"/>
                <w:numId w:val="205"/>
              </w:numPr>
              <w:ind w:firstLineChars="0"/>
            </w:pPr>
            <w:r>
              <w:rPr>
                <w:rFonts w:hint="eastAsia"/>
              </w:rPr>
              <w:t>审核意见可以编辑，其他字段均为只读</w:t>
            </w:r>
          </w:p>
          <w:p w:rsidR="00EC0A3A" w:rsidRDefault="00EC0A3A" w:rsidP="004A3556">
            <w:pPr>
              <w:pStyle w:val="af1"/>
              <w:numPr>
                <w:ilvl w:val="0"/>
                <w:numId w:val="205"/>
              </w:numPr>
              <w:ind w:firstLineChars="0"/>
            </w:pPr>
            <w:r>
              <w:rPr>
                <w:rFonts w:hint="eastAsia"/>
              </w:rPr>
              <w:t>功能按钮：审核通过、审核拒绝、返回</w:t>
            </w:r>
          </w:p>
        </w:tc>
        <w:tc>
          <w:tcPr>
            <w:tcW w:w="3210" w:type="dxa"/>
          </w:tcPr>
          <w:p w:rsidR="00EC0A3A" w:rsidRDefault="00EC0A3A" w:rsidP="004A3556">
            <w:pPr>
              <w:pStyle w:val="af1"/>
              <w:numPr>
                <w:ilvl w:val="0"/>
                <w:numId w:val="206"/>
              </w:numPr>
              <w:ind w:firstLineChars="0"/>
            </w:pPr>
          </w:p>
        </w:tc>
      </w:tr>
      <w:tr w:rsidR="00EC0A3A" w:rsidTr="000A5E04">
        <w:tc>
          <w:tcPr>
            <w:tcW w:w="1668" w:type="dxa"/>
          </w:tcPr>
          <w:p w:rsidR="00EC0A3A" w:rsidRDefault="00EC0A3A" w:rsidP="000A5E04">
            <w:r>
              <w:rPr>
                <w:rFonts w:hint="eastAsia"/>
              </w:rPr>
              <w:t>详情页面</w:t>
            </w:r>
            <w:r>
              <w:rPr>
                <w:rFonts w:hint="eastAsia"/>
              </w:rPr>
              <w:t>-</w:t>
            </w:r>
            <w:r>
              <w:rPr>
                <w:rFonts w:hint="eastAsia"/>
              </w:rPr>
              <w:t>过账</w:t>
            </w:r>
          </w:p>
          <w:p w:rsidR="007A3C03" w:rsidRDefault="007A3C03" w:rsidP="000A5E04">
            <w:r>
              <w:rPr>
                <w:rFonts w:hint="eastAsia"/>
                <w:kern w:val="0"/>
              </w:rPr>
              <w:t>（</w:t>
            </w:r>
            <w:r>
              <w:rPr>
                <w:kern w:val="0"/>
              </w:rPr>
              <w:t>S0</w:t>
            </w:r>
            <w:r>
              <w:rPr>
                <w:rFonts w:hint="eastAsia"/>
                <w:kern w:val="0"/>
              </w:rPr>
              <w:t>03</w:t>
            </w:r>
            <w:r>
              <w:rPr>
                <w:kern w:val="0"/>
              </w:rPr>
              <w:t>-0</w:t>
            </w:r>
            <w:r>
              <w:rPr>
                <w:rFonts w:hint="eastAsia"/>
                <w:kern w:val="0"/>
              </w:rPr>
              <w:t>1</w:t>
            </w:r>
            <w:r>
              <w:rPr>
                <w:kern w:val="0"/>
              </w:rPr>
              <w:t>-</w:t>
            </w:r>
            <w:r>
              <w:rPr>
                <w:rFonts w:hint="eastAsia"/>
                <w:kern w:val="0"/>
              </w:rPr>
              <w:t>11</w:t>
            </w:r>
            <w:r>
              <w:rPr>
                <w:rFonts w:hint="eastAsia"/>
                <w:kern w:val="0"/>
              </w:rPr>
              <w:t>）</w:t>
            </w:r>
          </w:p>
        </w:tc>
        <w:tc>
          <w:tcPr>
            <w:tcW w:w="4750" w:type="dxa"/>
          </w:tcPr>
          <w:p w:rsidR="00EC0A3A" w:rsidRDefault="00EC0A3A" w:rsidP="00D24907">
            <w:pPr>
              <w:pStyle w:val="af1"/>
              <w:numPr>
                <w:ilvl w:val="0"/>
                <w:numId w:val="207"/>
              </w:numPr>
              <w:ind w:firstLineChars="0"/>
            </w:pPr>
            <w:r>
              <w:rPr>
                <w:rFonts w:hint="eastAsia"/>
              </w:rPr>
              <w:t>过账备注可以编辑，其他字段均为只读</w:t>
            </w:r>
          </w:p>
        </w:tc>
        <w:tc>
          <w:tcPr>
            <w:tcW w:w="3210" w:type="dxa"/>
          </w:tcPr>
          <w:p w:rsidR="00EC0A3A" w:rsidRDefault="00EC0A3A" w:rsidP="000A5E04">
            <w:r>
              <w:rPr>
                <w:rFonts w:hint="eastAsia"/>
              </w:rPr>
              <w:t>已经生效的单据点击过账后执行下述操作：</w:t>
            </w:r>
          </w:p>
          <w:p w:rsidR="00800CFC" w:rsidRDefault="00800CFC" w:rsidP="00D24907">
            <w:pPr>
              <w:pStyle w:val="af1"/>
              <w:numPr>
                <w:ilvl w:val="0"/>
                <w:numId w:val="208"/>
              </w:numPr>
              <w:ind w:firstLineChars="0"/>
            </w:pPr>
            <w:r>
              <w:rPr>
                <w:rFonts w:hint="eastAsia"/>
              </w:rPr>
              <w:t>如果来源是“销售”，则检查对应的销售单的对应行未交数量是否</w:t>
            </w:r>
            <w:r>
              <w:rPr>
                <w:rFonts w:hint="eastAsia"/>
              </w:rPr>
              <w:t>&gt;=</w:t>
            </w:r>
            <w:r>
              <w:rPr>
                <w:rFonts w:hint="eastAsia"/>
              </w:rPr>
              <w:t>本次销货数量，如果不满足，则弹出提示“序号</w:t>
            </w:r>
            <w:r>
              <w:rPr>
                <w:rFonts w:hint="eastAsia"/>
              </w:rPr>
              <w:t>XXX</w:t>
            </w:r>
            <w:r>
              <w:rPr>
                <w:rFonts w:hint="eastAsia"/>
              </w:rPr>
              <w:t>本次销货数量大于销售订单对应的未交数量”、点击确认跳出程序；</w:t>
            </w:r>
          </w:p>
          <w:p w:rsidR="00EC0A3A" w:rsidRDefault="00EC0A3A" w:rsidP="00D24907">
            <w:pPr>
              <w:pStyle w:val="af1"/>
              <w:numPr>
                <w:ilvl w:val="0"/>
                <w:numId w:val="208"/>
              </w:numPr>
              <w:ind w:firstLineChars="0"/>
            </w:pPr>
            <w:r>
              <w:rPr>
                <w:rFonts w:hint="eastAsia"/>
              </w:rPr>
              <w:t>判断商品</w:t>
            </w:r>
            <w:r>
              <w:rPr>
                <w:rFonts w:hint="eastAsia"/>
              </w:rPr>
              <w:t>SN</w:t>
            </w:r>
            <w:r>
              <w:rPr>
                <w:rFonts w:hint="eastAsia"/>
              </w:rPr>
              <w:t>是否在库，对应的商品编号、仓库是否正确，如果不正确则提示，并且不能过账成功</w:t>
            </w:r>
          </w:p>
          <w:p w:rsidR="00EC0A3A" w:rsidRDefault="00EC0A3A" w:rsidP="00D24907">
            <w:pPr>
              <w:pStyle w:val="af1"/>
              <w:numPr>
                <w:ilvl w:val="0"/>
                <w:numId w:val="208"/>
              </w:numPr>
              <w:ind w:firstLineChars="0"/>
            </w:pPr>
            <w:r>
              <w:rPr>
                <w:rFonts w:hint="eastAsia"/>
              </w:rPr>
              <w:t>如果是来源是销售订单，则释放该订单对应单身的库存占用量</w:t>
            </w:r>
          </w:p>
          <w:p w:rsidR="00EC0A3A" w:rsidRDefault="00EC0A3A" w:rsidP="00D24907">
            <w:pPr>
              <w:pStyle w:val="af1"/>
              <w:numPr>
                <w:ilvl w:val="0"/>
                <w:numId w:val="208"/>
              </w:numPr>
              <w:ind w:firstLineChars="0"/>
            </w:pPr>
            <w:r>
              <w:rPr>
                <w:rFonts w:hint="eastAsia"/>
              </w:rPr>
              <w:t>生成已过账的出库单，库存减少、</w:t>
            </w:r>
            <w:r>
              <w:rPr>
                <w:rFonts w:hint="eastAsia"/>
              </w:rPr>
              <w:t>SN</w:t>
            </w:r>
            <w:r>
              <w:rPr>
                <w:rFonts w:hint="eastAsia"/>
              </w:rPr>
              <w:t>出库</w:t>
            </w:r>
          </w:p>
          <w:p w:rsidR="00EC0A3A" w:rsidRDefault="00EC0A3A" w:rsidP="00D24907">
            <w:pPr>
              <w:pStyle w:val="af1"/>
              <w:numPr>
                <w:ilvl w:val="0"/>
                <w:numId w:val="208"/>
              </w:numPr>
              <w:ind w:firstLineChars="0"/>
            </w:pPr>
            <w:r>
              <w:rPr>
                <w:rFonts w:hint="eastAsia"/>
              </w:rPr>
              <w:t>将实发数量回写对应销售订单的已发数量，新已发数量</w:t>
            </w:r>
            <w:r>
              <w:rPr>
                <w:rFonts w:hint="eastAsia"/>
              </w:rPr>
              <w:t>=</w:t>
            </w:r>
            <w:r>
              <w:rPr>
                <w:rFonts w:hint="eastAsia"/>
              </w:rPr>
              <w:t>旧已发数量</w:t>
            </w:r>
            <w:r>
              <w:rPr>
                <w:rFonts w:hint="eastAsia"/>
              </w:rPr>
              <w:t>+</w:t>
            </w:r>
            <w:r>
              <w:rPr>
                <w:rFonts w:hint="eastAsia"/>
              </w:rPr>
              <w:t>实发数量，并判断如果对应的销售订单的未结案单身已发数量均</w:t>
            </w:r>
            <w:r>
              <w:rPr>
                <w:rFonts w:hint="eastAsia"/>
              </w:rPr>
              <w:t>=</w:t>
            </w:r>
            <w:r>
              <w:rPr>
                <w:rFonts w:hint="eastAsia"/>
              </w:rPr>
              <w:t>订单数量，则该销售订单的状态变为“已结案”</w:t>
            </w:r>
          </w:p>
        </w:tc>
      </w:tr>
      <w:tr w:rsidR="00EC0A3A" w:rsidTr="000A5E04">
        <w:tc>
          <w:tcPr>
            <w:tcW w:w="1668" w:type="dxa"/>
          </w:tcPr>
          <w:p w:rsidR="00EC0A3A" w:rsidRDefault="00EC0A3A" w:rsidP="000A5E04">
            <w:r>
              <w:rPr>
                <w:rFonts w:hint="eastAsia"/>
              </w:rPr>
              <w:t>详情页面</w:t>
            </w:r>
            <w:r>
              <w:rPr>
                <w:rFonts w:hint="eastAsia"/>
              </w:rPr>
              <w:t>-</w:t>
            </w:r>
            <w:r>
              <w:rPr>
                <w:rFonts w:hint="eastAsia"/>
              </w:rPr>
              <w:t>冻结</w:t>
            </w:r>
          </w:p>
        </w:tc>
        <w:tc>
          <w:tcPr>
            <w:tcW w:w="4750" w:type="dxa"/>
          </w:tcPr>
          <w:p w:rsidR="00EC0A3A" w:rsidRDefault="00EC0A3A" w:rsidP="00525998">
            <w:pPr>
              <w:pStyle w:val="af1"/>
              <w:numPr>
                <w:ilvl w:val="0"/>
                <w:numId w:val="211"/>
              </w:numPr>
              <w:ind w:firstLineChars="0"/>
            </w:pPr>
            <w:r>
              <w:rPr>
                <w:rFonts w:hint="eastAsia"/>
              </w:rPr>
              <w:t>冻结备注可以编辑，其他字段均为只读</w:t>
            </w:r>
          </w:p>
          <w:p w:rsidR="00EC0A3A" w:rsidRDefault="00EC0A3A" w:rsidP="00525998">
            <w:pPr>
              <w:pStyle w:val="af1"/>
              <w:numPr>
                <w:ilvl w:val="0"/>
                <w:numId w:val="211"/>
              </w:numPr>
              <w:ind w:firstLineChars="0"/>
            </w:pPr>
            <w:r>
              <w:rPr>
                <w:rFonts w:hint="eastAsia"/>
              </w:rPr>
              <w:t>功能按钮：</w:t>
            </w:r>
          </w:p>
          <w:p w:rsidR="00EC0A3A" w:rsidRDefault="00EC0A3A" w:rsidP="00525998">
            <w:pPr>
              <w:pStyle w:val="af1"/>
              <w:numPr>
                <w:ilvl w:val="0"/>
                <w:numId w:val="211"/>
              </w:numPr>
              <w:ind w:firstLineChars="0"/>
            </w:pPr>
            <w:r>
              <w:rPr>
                <w:rFonts w:hint="eastAsia"/>
              </w:rPr>
              <w:t>冻结、返回</w:t>
            </w:r>
          </w:p>
        </w:tc>
        <w:tc>
          <w:tcPr>
            <w:tcW w:w="3210" w:type="dxa"/>
          </w:tcPr>
          <w:p w:rsidR="00EC0A3A" w:rsidRDefault="00EC0A3A" w:rsidP="000A5E04"/>
        </w:tc>
      </w:tr>
      <w:tr w:rsidR="00EC0A3A" w:rsidTr="000A5E04">
        <w:tc>
          <w:tcPr>
            <w:tcW w:w="1668" w:type="dxa"/>
          </w:tcPr>
          <w:p w:rsidR="00EC0A3A" w:rsidRDefault="00EC0A3A" w:rsidP="000A5E04">
            <w:r>
              <w:rPr>
                <w:rFonts w:hint="eastAsia"/>
              </w:rPr>
              <w:t>详情页面</w:t>
            </w:r>
            <w:r>
              <w:rPr>
                <w:rFonts w:hint="eastAsia"/>
              </w:rPr>
              <w:t>-</w:t>
            </w:r>
            <w:r>
              <w:rPr>
                <w:rFonts w:hint="eastAsia"/>
              </w:rPr>
              <w:t>结案</w:t>
            </w:r>
          </w:p>
        </w:tc>
        <w:tc>
          <w:tcPr>
            <w:tcW w:w="4750" w:type="dxa"/>
          </w:tcPr>
          <w:p w:rsidR="00EC0A3A" w:rsidRDefault="00EC0A3A" w:rsidP="00525998">
            <w:pPr>
              <w:pStyle w:val="af1"/>
              <w:numPr>
                <w:ilvl w:val="0"/>
                <w:numId w:val="212"/>
              </w:numPr>
              <w:ind w:firstLineChars="0"/>
            </w:pPr>
            <w:r>
              <w:rPr>
                <w:rFonts w:hint="eastAsia"/>
              </w:rPr>
              <w:t>结案备注可以编辑，其他字段均为只读</w:t>
            </w:r>
          </w:p>
          <w:p w:rsidR="00EC0A3A" w:rsidRDefault="00EC0A3A" w:rsidP="00525998">
            <w:pPr>
              <w:pStyle w:val="af1"/>
              <w:numPr>
                <w:ilvl w:val="0"/>
                <w:numId w:val="212"/>
              </w:numPr>
              <w:ind w:firstLineChars="0"/>
            </w:pPr>
            <w:r>
              <w:rPr>
                <w:rFonts w:hint="eastAsia"/>
              </w:rPr>
              <w:t>功能按钮：结案、返回</w:t>
            </w:r>
          </w:p>
        </w:tc>
        <w:tc>
          <w:tcPr>
            <w:tcW w:w="3210" w:type="dxa"/>
          </w:tcPr>
          <w:p w:rsidR="00EC0A3A" w:rsidRDefault="00EC0A3A" w:rsidP="000A5E04"/>
        </w:tc>
      </w:tr>
      <w:tr w:rsidR="00EC0A3A" w:rsidTr="000A5E04">
        <w:tc>
          <w:tcPr>
            <w:tcW w:w="1668" w:type="dxa"/>
          </w:tcPr>
          <w:p w:rsidR="00EC0A3A" w:rsidRDefault="00EC0A3A" w:rsidP="000A5E04">
            <w:r>
              <w:rPr>
                <w:rFonts w:hint="eastAsia"/>
              </w:rPr>
              <w:t>详情页面</w:t>
            </w:r>
            <w:r>
              <w:rPr>
                <w:rFonts w:hint="eastAsia"/>
              </w:rPr>
              <w:t>-</w:t>
            </w:r>
            <w:r>
              <w:rPr>
                <w:rFonts w:hint="eastAsia"/>
              </w:rPr>
              <w:t>查看</w:t>
            </w:r>
          </w:p>
        </w:tc>
        <w:tc>
          <w:tcPr>
            <w:tcW w:w="4750" w:type="dxa"/>
          </w:tcPr>
          <w:p w:rsidR="00EC0A3A" w:rsidRDefault="00EC0A3A" w:rsidP="00525998">
            <w:pPr>
              <w:pStyle w:val="af1"/>
              <w:numPr>
                <w:ilvl w:val="0"/>
                <w:numId w:val="213"/>
              </w:numPr>
              <w:ind w:firstLineChars="0"/>
            </w:pPr>
            <w:r>
              <w:rPr>
                <w:rFonts w:hint="eastAsia"/>
              </w:rPr>
              <w:t>全部字段均只读</w:t>
            </w:r>
          </w:p>
          <w:p w:rsidR="00EC0A3A" w:rsidRDefault="009C7F59" w:rsidP="00525998">
            <w:pPr>
              <w:pStyle w:val="af1"/>
              <w:numPr>
                <w:ilvl w:val="0"/>
                <w:numId w:val="213"/>
              </w:numPr>
              <w:ind w:firstLineChars="0"/>
            </w:pPr>
            <w:r>
              <w:rPr>
                <w:rFonts w:hint="eastAsia"/>
              </w:rPr>
              <w:t>功能按钮：返回</w:t>
            </w:r>
          </w:p>
        </w:tc>
        <w:tc>
          <w:tcPr>
            <w:tcW w:w="3210" w:type="dxa"/>
          </w:tcPr>
          <w:p w:rsidR="00EC0A3A" w:rsidRPr="00A62B79" w:rsidRDefault="00EC0A3A" w:rsidP="009C7F59">
            <w:pPr>
              <w:pStyle w:val="af1"/>
              <w:numPr>
                <w:ilvl w:val="0"/>
                <w:numId w:val="214"/>
              </w:numPr>
              <w:ind w:firstLineChars="0"/>
            </w:pPr>
          </w:p>
        </w:tc>
      </w:tr>
    </w:tbl>
    <w:p w:rsidR="00DA70FA" w:rsidRPr="00DA70FA" w:rsidRDefault="00DA70FA" w:rsidP="00DA70FA"/>
    <w:p w:rsidR="00224540" w:rsidRDefault="00224540" w:rsidP="00224540">
      <w:pPr>
        <w:pStyle w:val="3"/>
      </w:pPr>
      <w:r>
        <w:rPr>
          <w:rFonts w:hint="eastAsia"/>
        </w:rPr>
        <w:lastRenderedPageBreak/>
        <w:t>业务需求</w:t>
      </w:r>
    </w:p>
    <w:p w:rsidR="00224540" w:rsidRDefault="00224540" w:rsidP="004C6591"/>
    <w:p w:rsidR="004C6591" w:rsidRPr="004C6591" w:rsidRDefault="004C6591" w:rsidP="004C6591"/>
    <w:p w:rsidR="00285777" w:rsidRDefault="00285777" w:rsidP="00285777">
      <w:pPr>
        <w:pStyle w:val="2"/>
      </w:pPr>
      <w:bookmarkStart w:id="135" w:name="_Toc392169205"/>
      <w:r>
        <w:rPr>
          <w:rFonts w:hint="eastAsia"/>
        </w:rPr>
        <w:lastRenderedPageBreak/>
        <w:t>S003-02</w:t>
      </w:r>
      <w:r>
        <w:rPr>
          <w:rFonts w:hint="eastAsia"/>
        </w:rPr>
        <w:tab/>
      </w:r>
      <w:r>
        <w:rPr>
          <w:rFonts w:hint="eastAsia"/>
        </w:rPr>
        <w:t>销售退货</w:t>
      </w:r>
      <w:bookmarkEnd w:id="135"/>
    </w:p>
    <w:p w:rsidR="006C4F97" w:rsidRPr="006C4F97" w:rsidRDefault="006C4F97" w:rsidP="006C4F97">
      <w:pPr>
        <w:pStyle w:val="3"/>
      </w:pPr>
      <w:r>
        <w:rPr>
          <w:rFonts w:hint="eastAsia"/>
        </w:rPr>
        <w:t>SOP</w:t>
      </w:r>
    </w:p>
    <w:p w:rsidR="004C6591" w:rsidRDefault="004C6591" w:rsidP="004C6591">
      <w:r>
        <w:rPr>
          <w:noProof/>
        </w:rPr>
        <w:lastRenderedPageBreak/>
        <w:drawing>
          <wp:inline distT="0" distB="0" distL="0" distR="0">
            <wp:extent cx="5976620" cy="8473742"/>
            <wp:effectExtent l="0" t="0" r="0" b="0"/>
            <wp:docPr id="3" name="图片 3" descr="D:\LHT\Bequeen\02需求设计\SOP\SOP定稿文件\SOP-S003-02销售退货.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HT\Bequeen\02需求设计\SOP\SOP定稿文件\SOP-S003-02销售退货.jp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76620" cy="8473742"/>
                    </a:xfrm>
                    <a:prstGeom prst="rect">
                      <a:avLst/>
                    </a:prstGeom>
                    <a:noFill/>
                    <a:ln>
                      <a:noFill/>
                    </a:ln>
                  </pic:spPr>
                </pic:pic>
              </a:graphicData>
            </a:graphic>
          </wp:inline>
        </w:drawing>
      </w:r>
    </w:p>
    <w:p w:rsidR="00224540" w:rsidRDefault="00224540" w:rsidP="004C6591"/>
    <w:p w:rsidR="00224540" w:rsidRDefault="00224540" w:rsidP="00224540">
      <w:pPr>
        <w:pStyle w:val="3"/>
      </w:pPr>
      <w:r>
        <w:rPr>
          <w:rFonts w:hint="eastAsia"/>
        </w:rPr>
        <w:lastRenderedPageBreak/>
        <w:t>表单</w:t>
      </w:r>
    </w:p>
    <w:p w:rsidR="007B2A6B" w:rsidRDefault="007B2A6B" w:rsidP="007B2A6B">
      <w:pPr>
        <w:pStyle w:val="4"/>
      </w:pPr>
      <w:r>
        <w:rPr>
          <w:rFonts w:hint="eastAsia"/>
        </w:rPr>
        <w:t>销退单</w:t>
      </w:r>
    </w:p>
    <w:p w:rsidR="007B2A6B" w:rsidRDefault="007B2A6B" w:rsidP="00431556">
      <w:pPr>
        <w:pStyle w:val="af1"/>
        <w:numPr>
          <w:ilvl w:val="0"/>
          <w:numId w:val="28"/>
        </w:numPr>
        <w:ind w:firstLineChars="0"/>
      </w:pPr>
      <w:r>
        <w:rPr>
          <w:rFonts w:hint="eastAsia"/>
        </w:rPr>
        <w:t>单头信息点：单据类别、单据编号、单据日期、所属公司、客户、会员（向个人销售时有值）、退货客户、销售类型（</w:t>
      </w:r>
      <w:r>
        <w:rPr>
          <w:rFonts w:hint="eastAsia"/>
        </w:rPr>
        <w:t>1-</w:t>
      </w:r>
      <w:r>
        <w:rPr>
          <w:rFonts w:hint="eastAsia"/>
        </w:rPr>
        <w:t>一般经销）、</w:t>
      </w:r>
      <w:r w:rsidR="006265C8">
        <w:rPr>
          <w:rFonts w:hint="eastAsia"/>
        </w:rPr>
        <w:t>销售渠道</w:t>
      </w:r>
      <w:r>
        <w:rPr>
          <w:rFonts w:hint="eastAsia"/>
        </w:rPr>
        <w:t>（</w:t>
      </w:r>
      <w:r>
        <w:rPr>
          <w:rFonts w:hint="eastAsia"/>
        </w:rPr>
        <w:t>1-</w:t>
      </w:r>
      <w:r>
        <w:rPr>
          <w:rFonts w:hint="eastAsia"/>
        </w:rPr>
        <w:t>分销</w:t>
      </w:r>
      <w:r>
        <w:rPr>
          <w:rFonts w:hint="eastAsia"/>
        </w:rPr>
        <w:t xml:space="preserve">  2-</w:t>
      </w:r>
      <w:r>
        <w:rPr>
          <w:rFonts w:hint="eastAsia"/>
        </w:rPr>
        <w:t>电商</w:t>
      </w:r>
      <w:r>
        <w:rPr>
          <w:rFonts w:hint="eastAsia"/>
        </w:rPr>
        <w:t xml:space="preserve">  3-</w:t>
      </w:r>
      <w:r>
        <w:rPr>
          <w:rFonts w:hint="eastAsia"/>
        </w:rPr>
        <w:t>实体零售）、业务员、来源（二种选择：</w:t>
      </w:r>
      <w:r>
        <w:rPr>
          <w:rFonts w:hint="eastAsia"/>
        </w:rPr>
        <w:t>1-</w:t>
      </w:r>
      <w:r>
        <w:rPr>
          <w:rFonts w:hint="eastAsia"/>
        </w:rPr>
        <w:t>销货单，</w:t>
      </w:r>
      <w:r>
        <w:rPr>
          <w:rFonts w:hint="eastAsia"/>
        </w:rPr>
        <w:t>2-</w:t>
      </w:r>
      <w:r>
        <w:rPr>
          <w:rFonts w:hint="eastAsia"/>
        </w:rPr>
        <w:t>直接销退）、预结账日、预退款日、结案状态、单据状态、流程状态、冻结状态、税种</w:t>
      </w:r>
      <w:r>
        <w:rPr>
          <w:rFonts w:hint="eastAsia"/>
        </w:rPr>
        <w:t>/</w:t>
      </w:r>
      <w:r>
        <w:rPr>
          <w:rFonts w:hint="eastAsia"/>
        </w:rPr>
        <w:t>税率、币种</w:t>
      </w:r>
      <w:r>
        <w:rPr>
          <w:rFonts w:hint="eastAsia"/>
        </w:rPr>
        <w:t>/</w:t>
      </w:r>
      <w:r>
        <w:rPr>
          <w:rFonts w:hint="eastAsia"/>
        </w:rPr>
        <w:t>汇率、总数量、未税总计、税额总计、价税合计、退货地址、备注、</w:t>
      </w:r>
      <w:r w:rsidR="001C00CA">
        <w:rPr>
          <w:rFonts w:hint="eastAsia"/>
        </w:rPr>
        <w:t>创建人、创建时间、最后修改人、最后修改时间</w:t>
      </w:r>
      <w:r w:rsidR="003A4E56">
        <w:rPr>
          <w:rFonts w:hint="eastAsia"/>
        </w:rPr>
        <w:t>、审核人、审核时间、审核意见</w:t>
      </w:r>
    </w:p>
    <w:p w:rsidR="00067F81" w:rsidRDefault="007B2A6B" w:rsidP="007B2A6B">
      <w:pPr>
        <w:pStyle w:val="af1"/>
        <w:numPr>
          <w:ilvl w:val="0"/>
          <w:numId w:val="28"/>
        </w:numPr>
        <w:ind w:firstLineChars="0"/>
      </w:pPr>
      <w:r>
        <w:rPr>
          <w:rFonts w:hint="eastAsia"/>
        </w:rPr>
        <w:t>单身信息点：序号、</w:t>
      </w:r>
      <w:r w:rsidR="00352343">
        <w:rPr>
          <w:rFonts w:hint="eastAsia"/>
        </w:rPr>
        <w:t>商品</w:t>
      </w:r>
      <w:r>
        <w:rPr>
          <w:rFonts w:hint="eastAsia"/>
        </w:rPr>
        <w:t>编号、</w:t>
      </w:r>
      <w:r w:rsidR="00352343">
        <w:rPr>
          <w:rFonts w:hint="eastAsia"/>
        </w:rPr>
        <w:t>商品</w:t>
      </w:r>
      <w:r>
        <w:rPr>
          <w:rFonts w:hint="eastAsia"/>
        </w:rPr>
        <w:t>名称、</w:t>
      </w:r>
      <w:r w:rsidR="00352343">
        <w:rPr>
          <w:rFonts w:hint="eastAsia"/>
        </w:rPr>
        <w:t>商品</w:t>
      </w:r>
      <w:r>
        <w:rPr>
          <w:rFonts w:hint="eastAsia"/>
        </w:rPr>
        <w:t>规格、单位、仓库、</w:t>
      </w:r>
      <w:r w:rsidR="00D8064F">
        <w:rPr>
          <w:rFonts w:hint="eastAsia"/>
        </w:rPr>
        <w:t>申请</w:t>
      </w:r>
      <w:r>
        <w:rPr>
          <w:rFonts w:hint="eastAsia"/>
        </w:rPr>
        <w:t>数量、等级</w:t>
      </w:r>
      <w:r w:rsidR="00D8064F">
        <w:rPr>
          <w:rFonts w:hint="eastAsia"/>
        </w:rPr>
        <w:t>、实收数量</w:t>
      </w:r>
      <w:r>
        <w:rPr>
          <w:rFonts w:hint="eastAsia"/>
        </w:rPr>
        <w:t>、定价、含税、税率、单价、含税单价、未税金额、税额、价税合计、本币未税金额、本币税额、本币价税合计、赠品、前置单据、备注</w:t>
      </w:r>
    </w:p>
    <w:p w:rsidR="007B2A6B" w:rsidRDefault="007B2A6B" w:rsidP="007B2A6B">
      <w:pPr>
        <w:pStyle w:val="af1"/>
        <w:numPr>
          <w:ilvl w:val="0"/>
          <w:numId w:val="28"/>
        </w:numPr>
        <w:ind w:firstLineChars="0"/>
      </w:pPr>
      <w:r>
        <w:rPr>
          <w:rFonts w:hint="eastAsia"/>
        </w:rPr>
        <w:t>子单身信息点：序号、单身序号、商品编码、仓库、库区、库位、</w:t>
      </w:r>
      <w:r>
        <w:rPr>
          <w:rFonts w:hint="eastAsia"/>
        </w:rPr>
        <w:t>SN</w:t>
      </w:r>
      <w:r>
        <w:rPr>
          <w:rFonts w:hint="eastAsia"/>
        </w:rPr>
        <w:t>、</w:t>
      </w:r>
      <w:r>
        <w:rPr>
          <w:rFonts w:hint="eastAsia"/>
        </w:rPr>
        <w:t>NFC</w:t>
      </w:r>
      <w:r>
        <w:rPr>
          <w:rFonts w:hint="eastAsia"/>
        </w:rPr>
        <w:t>明码、</w:t>
      </w:r>
      <w:r>
        <w:rPr>
          <w:rFonts w:hint="eastAsia"/>
        </w:rPr>
        <w:t>NFC</w:t>
      </w:r>
      <w:r>
        <w:rPr>
          <w:rFonts w:hint="eastAsia"/>
        </w:rPr>
        <w:t>密码</w:t>
      </w:r>
    </w:p>
    <w:p w:rsidR="00917D0D" w:rsidRDefault="00917D0D" w:rsidP="007B2A6B">
      <w:pPr>
        <w:pStyle w:val="af1"/>
        <w:numPr>
          <w:ilvl w:val="0"/>
          <w:numId w:val="28"/>
        </w:numPr>
        <w:ind w:firstLineChars="0"/>
      </w:pPr>
      <w:r>
        <w:rPr>
          <w:rFonts w:hint="eastAsia"/>
        </w:rPr>
        <w:t>业务功能说明：</w:t>
      </w:r>
    </w:p>
    <w:tbl>
      <w:tblPr>
        <w:tblStyle w:val="af"/>
        <w:tblW w:w="0" w:type="auto"/>
        <w:tblLook w:val="04A0"/>
      </w:tblPr>
      <w:tblGrid>
        <w:gridCol w:w="1668"/>
        <w:gridCol w:w="4750"/>
        <w:gridCol w:w="3210"/>
      </w:tblGrid>
      <w:tr w:rsidR="002174D2" w:rsidTr="000A5E04">
        <w:tc>
          <w:tcPr>
            <w:tcW w:w="1668" w:type="dxa"/>
          </w:tcPr>
          <w:p w:rsidR="002174D2" w:rsidRDefault="002174D2" w:rsidP="000A5E04">
            <w:r>
              <w:rPr>
                <w:rFonts w:hint="eastAsia"/>
              </w:rPr>
              <w:t>作业编号</w:t>
            </w:r>
          </w:p>
        </w:tc>
        <w:tc>
          <w:tcPr>
            <w:tcW w:w="4750" w:type="dxa"/>
          </w:tcPr>
          <w:p w:rsidR="002174D2" w:rsidRDefault="002174D2" w:rsidP="000A5E04">
            <w:r>
              <w:rPr>
                <w:rFonts w:hint="eastAsia"/>
              </w:rPr>
              <w:t>页面元素描述</w:t>
            </w:r>
          </w:p>
        </w:tc>
        <w:tc>
          <w:tcPr>
            <w:tcW w:w="3210" w:type="dxa"/>
          </w:tcPr>
          <w:p w:rsidR="002174D2" w:rsidRDefault="002174D2" w:rsidP="000A5E04">
            <w:r>
              <w:rPr>
                <w:rFonts w:hint="eastAsia"/>
              </w:rPr>
              <w:t>业务逻辑</w:t>
            </w:r>
          </w:p>
        </w:tc>
      </w:tr>
      <w:tr w:rsidR="002174D2" w:rsidTr="000A5E04">
        <w:tc>
          <w:tcPr>
            <w:tcW w:w="1668" w:type="dxa"/>
          </w:tcPr>
          <w:p w:rsidR="002174D2" w:rsidRDefault="002174D2" w:rsidP="000A5E04">
            <w:r>
              <w:rPr>
                <w:rFonts w:hint="eastAsia"/>
              </w:rPr>
              <w:t>前台相关页面</w:t>
            </w:r>
          </w:p>
        </w:tc>
        <w:tc>
          <w:tcPr>
            <w:tcW w:w="4750" w:type="dxa"/>
          </w:tcPr>
          <w:p w:rsidR="002174D2" w:rsidRDefault="005740DE" w:rsidP="000A5E04">
            <w:r>
              <w:rPr>
                <w:rFonts w:hint="eastAsia"/>
              </w:rPr>
              <w:t>销退</w:t>
            </w:r>
            <w:r w:rsidR="002174D2">
              <w:rPr>
                <w:rFonts w:hint="eastAsia"/>
              </w:rPr>
              <w:t>业务仅在后台操作</w:t>
            </w:r>
          </w:p>
        </w:tc>
        <w:tc>
          <w:tcPr>
            <w:tcW w:w="3210" w:type="dxa"/>
          </w:tcPr>
          <w:p w:rsidR="002174D2" w:rsidRDefault="002174D2" w:rsidP="000A5E04"/>
        </w:tc>
      </w:tr>
      <w:tr w:rsidR="002174D2" w:rsidTr="000A5E04">
        <w:tc>
          <w:tcPr>
            <w:tcW w:w="1668" w:type="dxa"/>
          </w:tcPr>
          <w:p w:rsidR="002174D2" w:rsidRDefault="002174D2" w:rsidP="000A5E04">
            <w:r>
              <w:rPr>
                <w:rFonts w:hint="eastAsia"/>
              </w:rPr>
              <w:t>查询列表页面</w:t>
            </w:r>
          </w:p>
        </w:tc>
        <w:tc>
          <w:tcPr>
            <w:tcW w:w="4750" w:type="dxa"/>
          </w:tcPr>
          <w:p w:rsidR="002174D2" w:rsidRDefault="002174D2" w:rsidP="001C3F42">
            <w:pPr>
              <w:pStyle w:val="af1"/>
              <w:numPr>
                <w:ilvl w:val="0"/>
                <w:numId w:val="215"/>
              </w:numPr>
              <w:ind w:firstLineChars="0"/>
            </w:pPr>
            <w:r>
              <w:rPr>
                <w:rFonts w:hint="eastAsia"/>
              </w:rPr>
              <w:t>查询条件：单据类别、单据编号、单据日期（区间）、所属公司、客户、结案状态、单据状态、流程状态、排序方式、来源、冻结状态、销售类型、渠道类型</w:t>
            </w:r>
          </w:p>
          <w:p w:rsidR="002174D2" w:rsidRDefault="002174D2" w:rsidP="001C3F42">
            <w:pPr>
              <w:pStyle w:val="af1"/>
              <w:numPr>
                <w:ilvl w:val="0"/>
                <w:numId w:val="215"/>
              </w:numPr>
              <w:ind w:firstLineChars="0"/>
            </w:pPr>
            <w:r>
              <w:rPr>
                <w:rFonts w:hint="eastAsia"/>
              </w:rPr>
              <w:t>列表字段：单据编号、单据类型、单据日期、客户、业务员、来源、销售类型、销售渠道、单据状态、流程状态、结案状态、冻结状态</w:t>
            </w:r>
          </w:p>
          <w:p w:rsidR="002174D2" w:rsidRDefault="002174D2" w:rsidP="001C3F42">
            <w:pPr>
              <w:pStyle w:val="af1"/>
              <w:numPr>
                <w:ilvl w:val="0"/>
                <w:numId w:val="215"/>
              </w:numPr>
              <w:ind w:firstLineChars="0"/>
            </w:pPr>
            <w:r>
              <w:rPr>
                <w:rFonts w:hint="eastAsia"/>
              </w:rPr>
              <w:t>页头功能按钮：新建、提交、审核、编辑、结案、作废、冻结</w:t>
            </w:r>
          </w:p>
          <w:p w:rsidR="002174D2" w:rsidRDefault="002174D2" w:rsidP="001C3F42">
            <w:pPr>
              <w:pStyle w:val="af1"/>
              <w:numPr>
                <w:ilvl w:val="0"/>
                <w:numId w:val="215"/>
              </w:numPr>
              <w:ind w:firstLineChars="0"/>
            </w:pPr>
            <w:r>
              <w:rPr>
                <w:rFonts w:hint="eastAsia"/>
              </w:rPr>
              <w:t>列表功能按钮：修改、提交、审核、结案</w:t>
            </w:r>
          </w:p>
        </w:tc>
        <w:tc>
          <w:tcPr>
            <w:tcW w:w="3210" w:type="dxa"/>
          </w:tcPr>
          <w:p w:rsidR="002174D2" w:rsidRDefault="00942389" w:rsidP="000A5E04">
            <w:r w:rsidRPr="00942389">
              <w:rPr>
                <w:rFonts w:hint="eastAsia"/>
              </w:rPr>
              <w:t>销退单的来源有二个</w:t>
            </w:r>
            <w:r w:rsidRPr="00942389">
              <w:rPr>
                <w:rFonts w:hint="eastAsia"/>
              </w:rPr>
              <w:t>:</w:t>
            </w:r>
            <w:r w:rsidRPr="00942389">
              <w:rPr>
                <w:rFonts w:hint="eastAsia"/>
              </w:rPr>
              <w:t>销货单、直接退货单，单身可取来源销货单数据，或者直接退货，如果是直接退货的话，则直接</w:t>
            </w:r>
            <w:r>
              <w:rPr>
                <w:rFonts w:hint="eastAsia"/>
              </w:rPr>
              <w:t>取所有的商品数据</w:t>
            </w:r>
          </w:p>
        </w:tc>
      </w:tr>
      <w:tr w:rsidR="002174D2" w:rsidTr="000A5E04">
        <w:tc>
          <w:tcPr>
            <w:tcW w:w="1668" w:type="dxa"/>
          </w:tcPr>
          <w:p w:rsidR="002174D2" w:rsidRDefault="002174D2" w:rsidP="000A5E04">
            <w:r>
              <w:rPr>
                <w:rFonts w:hint="eastAsia"/>
              </w:rPr>
              <w:t>详情页面</w:t>
            </w:r>
            <w:r>
              <w:rPr>
                <w:rFonts w:hint="eastAsia"/>
              </w:rPr>
              <w:t>-</w:t>
            </w:r>
            <w:r>
              <w:rPr>
                <w:rFonts w:hint="eastAsia"/>
              </w:rPr>
              <w:t>新建</w:t>
            </w:r>
          </w:p>
          <w:p w:rsidR="00976A2F" w:rsidRDefault="00976A2F" w:rsidP="000A5E04">
            <w:r>
              <w:rPr>
                <w:rFonts w:hint="eastAsia"/>
                <w:kern w:val="0"/>
              </w:rPr>
              <w:t>（</w:t>
            </w:r>
            <w:r>
              <w:rPr>
                <w:kern w:val="0"/>
              </w:rPr>
              <w:t>S003-0</w:t>
            </w:r>
            <w:r>
              <w:rPr>
                <w:rFonts w:hint="eastAsia"/>
                <w:kern w:val="0"/>
              </w:rPr>
              <w:t>2</w:t>
            </w:r>
            <w:r>
              <w:rPr>
                <w:kern w:val="0"/>
              </w:rPr>
              <w:t>-</w:t>
            </w:r>
            <w:r>
              <w:rPr>
                <w:rFonts w:hint="eastAsia"/>
                <w:kern w:val="0"/>
              </w:rPr>
              <w:t>4</w:t>
            </w:r>
            <w:r>
              <w:rPr>
                <w:rFonts w:hint="eastAsia"/>
                <w:kern w:val="0"/>
              </w:rPr>
              <w:t>）</w:t>
            </w:r>
          </w:p>
        </w:tc>
        <w:tc>
          <w:tcPr>
            <w:tcW w:w="4750" w:type="dxa"/>
          </w:tcPr>
          <w:p w:rsidR="002174D2" w:rsidRDefault="002174D2" w:rsidP="00B71A2A">
            <w:pPr>
              <w:pStyle w:val="af1"/>
              <w:numPr>
                <w:ilvl w:val="0"/>
                <w:numId w:val="216"/>
              </w:numPr>
              <w:ind w:firstLineChars="0"/>
            </w:pPr>
            <w:r>
              <w:rPr>
                <w:rFonts w:hint="eastAsia"/>
              </w:rPr>
              <w:t>单头信息除了“业务员、备注”，其他字段均为必填字段；单据编号是唯一值；“结案状态、单据状态、流程状态、冻结状态”全部通过功能按钮来改变，在所有详情页面都是只读；“总数量、未税总计、税额总计、价税总计”默认值</w:t>
            </w:r>
            <w:r>
              <w:rPr>
                <w:rFonts w:hint="eastAsia"/>
              </w:rPr>
              <w:t>=0</w:t>
            </w:r>
            <w:r>
              <w:rPr>
                <w:rFonts w:hint="eastAsia"/>
              </w:rPr>
              <w:t>，全部都是通过单身自动计算，在所有的详情页面均为只读。</w:t>
            </w:r>
          </w:p>
          <w:p w:rsidR="002174D2" w:rsidRDefault="002174D2" w:rsidP="00B71A2A">
            <w:pPr>
              <w:pStyle w:val="af1"/>
              <w:numPr>
                <w:ilvl w:val="0"/>
                <w:numId w:val="216"/>
              </w:numPr>
              <w:ind w:firstLineChars="0"/>
            </w:pPr>
            <w:r>
              <w:rPr>
                <w:rFonts w:hint="eastAsia"/>
              </w:rPr>
              <w:t>单身商品</w:t>
            </w:r>
            <w:r w:rsidRPr="00EC7D93">
              <w:rPr>
                <w:rFonts w:hint="eastAsia"/>
              </w:rPr>
              <w:t>名称、</w:t>
            </w:r>
            <w:r>
              <w:rPr>
                <w:rFonts w:hint="eastAsia"/>
              </w:rPr>
              <w:t>商品</w:t>
            </w:r>
            <w:r w:rsidRPr="00EC7D93">
              <w:rPr>
                <w:rFonts w:hint="eastAsia"/>
              </w:rPr>
              <w:t>规格、单位</w:t>
            </w:r>
            <w:r>
              <w:rPr>
                <w:rFonts w:hint="eastAsia"/>
              </w:rPr>
              <w:t>都是只读，根据选择的商品自动带出；只可修改“商品编号、</w:t>
            </w:r>
            <w:r>
              <w:rPr>
                <w:rFonts w:hint="eastAsia"/>
              </w:rPr>
              <w:lastRenderedPageBreak/>
              <w:t>等级、仓库、数量、含税、税率、单价、含税单价、赠品、批号、</w:t>
            </w:r>
            <w:r>
              <w:rPr>
                <w:rFonts w:hint="eastAsia"/>
              </w:rPr>
              <w:t>SN</w:t>
            </w:r>
            <w:r>
              <w:rPr>
                <w:rFonts w:hint="eastAsia"/>
              </w:rPr>
              <w:t>、备注”，其他字段只读，其中“税额、价税合计、本币未税金额、本币税额、本币价税合计”为自动计算。“前置单据”为引用的销售订单的单号和序号。</w:t>
            </w:r>
          </w:p>
          <w:p w:rsidR="002174D2" w:rsidRDefault="002174D2" w:rsidP="00B71A2A">
            <w:pPr>
              <w:pStyle w:val="af1"/>
              <w:numPr>
                <w:ilvl w:val="0"/>
                <w:numId w:val="216"/>
              </w:numPr>
              <w:ind w:firstLineChars="0"/>
            </w:pPr>
            <w:r>
              <w:rPr>
                <w:rFonts w:hint="eastAsia"/>
              </w:rPr>
              <w:t>单身“添加</w:t>
            </w:r>
            <w:r w:rsidR="00B3419E">
              <w:rPr>
                <w:rFonts w:hint="eastAsia"/>
              </w:rPr>
              <w:t>商品</w:t>
            </w:r>
            <w:r>
              <w:rPr>
                <w:rFonts w:hint="eastAsia"/>
              </w:rPr>
              <w:t>”按钮开窗，需要根据单头已经选定的来源、客户来开窗：</w:t>
            </w:r>
            <w:r>
              <w:rPr>
                <w:rFonts w:hint="eastAsia"/>
              </w:rPr>
              <w:t>1-</w:t>
            </w:r>
            <w:r w:rsidR="000B0A11">
              <w:rPr>
                <w:rFonts w:hint="eastAsia"/>
              </w:rPr>
              <w:t>销货</w:t>
            </w:r>
            <w:r>
              <w:rPr>
                <w:rFonts w:hint="eastAsia"/>
              </w:rPr>
              <w:t>单——</w:t>
            </w:r>
            <w:r w:rsidR="000B0A11">
              <w:rPr>
                <w:rFonts w:hint="eastAsia"/>
              </w:rPr>
              <w:t>默认带单单头的“销售渠道”、“销售类型”的条件，开窗查询条件销货单编号、商品编号、</w:t>
            </w:r>
            <w:r w:rsidR="00B3419E">
              <w:rPr>
                <w:rFonts w:hint="eastAsia"/>
              </w:rPr>
              <w:t>商品</w:t>
            </w:r>
            <w:r w:rsidR="000B0A11">
              <w:rPr>
                <w:rFonts w:hint="eastAsia"/>
              </w:rPr>
              <w:t>名称模糊查询，查询该客户未退</w:t>
            </w:r>
            <w:r>
              <w:rPr>
                <w:rFonts w:hint="eastAsia"/>
              </w:rPr>
              <w:t>数量</w:t>
            </w:r>
            <w:r>
              <w:rPr>
                <w:rFonts w:hint="eastAsia"/>
              </w:rPr>
              <w:t>&gt;0</w:t>
            </w:r>
            <w:r>
              <w:rPr>
                <w:rFonts w:hint="eastAsia"/>
              </w:rPr>
              <w:t>的</w:t>
            </w:r>
            <w:r w:rsidR="000B0A11">
              <w:rPr>
                <w:rFonts w:hint="eastAsia"/>
              </w:rPr>
              <w:t>销货</w:t>
            </w:r>
            <w:r>
              <w:rPr>
                <w:rFonts w:hint="eastAsia"/>
              </w:rPr>
              <w:t>单身数据，可以多选</w:t>
            </w:r>
            <w:r w:rsidR="000B0A11">
              <w:rPr>
                <w:rFonts w:hint="eastAsia"/>
              </w:rPr>
              <w:t>加入（开窗列表显示订单编号、序号、</w:t>
            </w:r>
            <w:r w:rsidR="00B3419E">
              <w:rPr>
                <w:rFonts w:hint="eastAsia"/>
              </w:rPr>
              <w:t>商品</w:t>
            </w:r>
            <w:r w:rsidR="000B0A11">
              <w:rPr>
                <w:rFonts w:hint="eastAsia"/>
              </w:rPr>
              <w:t>编号、</w:t>
            </w:r>
            <w:r w:rsidR="00B3419E">
              <w:rPr>
                <w:rFonts w:hint="eastAsia"/>
              </w:rPr>
              <w:t>商品</w:t>
            </w:r>
            <w:r w:rsidR="000B0A11">
              <w:rPr>
                <w:rFonts w:hint="eastAsia"/>
              </w:rPr>
              <w:t>名称、规格、销货数量、已退</w:t>
            </w:r>
            <w:r>
              <w:rPr>
                <w:rFonts w:hint="eastAsia"/>
              </w:rPr>
              <w:t>数量，单位），其中未</w:t>
            </w:r>
            <w:r w:rsidR="000B0A11">
              <w:rPr>
                <w:rFonts w:hint="eastAsia"/>
              </w:rPr>
              <w:t>退</w:t>
            </w:r>
            <w:r>
              <w:rPr>
                <w:rFonts w:hint="eastAsia"/>
              </w:rPr>
              <w:t>数量</w:t>
            </w:r>
            <w:r>
              <w:rPr>
                <w:rFonts w:hint="eastAsia"/>
              </w:rPr>
              <w:t>=</w:t>
            </w:r>
            <w:r w:rsidR="000B0A11">
              <w:rPr>
                <w:rFonts w:hint="eastAsia"/>
              </w:rPr>
              <w:t>销货</w:t>
            </w:r>
            <w:r>
              <w:rPr>
                <w:rFonts w:hint="eastAsia"/>
              </w:rPr>
              <w:t>数量</w:t>
            </w:r>
            <w:r>
              <w:rPr>
                <w:rFonts w:hint="eastAsia"/>
              </w:rPr>
              <w:t>-</w:t>
            </w:r>
            <w:r w:rsidR="000B0A11">
              <w:rPr>
                <w:rFonts w:hint="eastAsia"/>
              </w:rPr>
              <w:t>已退</w:t>
            </w:r>
            <w:r>
              <w:rPr>
                <w:rFonts w:hint="eastAsia"/>
              </w:rPr>
              <w:t>数量；</w:t>
            </w:r>
            <w:r>
              <w:rPr>
                <w:rFonts w:hint="eastAsia"/>
              </w:rPr>
              <w:t>3-</w:t>
            </w:r>
            <w:r>
              <w:rPr>
                <w:rFonts w:hint="eastAsia"/>
              </w:rPr>
              <w:t>直接</w:t>
            </w:r>
            <w:r w:rsidR="000B0A11">
              <w:rPr>
                <w:rFonts w:hint="eastAsia"/>
              </w:rPr>
              <w:t>退货</w:t>
            </w:r>
            <w:r>
              <w:rPr>
                <w:rFonts w:hint="eastAsia"/>
              </w:rPr>
              <w:t>——开窗查询条件</w:t>
            </w:r>
            <w:r w:rsidR="00B3419E">
              <w:rPr>
                <w:rFonts w:hint="eastAsia"/>
              </w:rPr>
              <w:t>商品</w:t>
            </w:r>
            <w:r>
              <w:rPr>
                <w:rFonts w:hint="eastAsia"/>
              </w:rPr>
              <w:t>编号、</w:t>
            </w:r>
            <w:r w:rsidR="00B3419E">
              <w:rPr>
                <w:rFonts w:hint="eastAsia"/>
              </w:rPr>
              <w:t>商品</w:t>
            </w:r>
            <w:r>
              <w:rPr>
                <w:rFonts w:hint="eastAsia"/>
              </w:rPr>
              <w:t>名称，查询</w:t>
            </w:r>
            <w:r w:rsidR="000B0A11">
              <w:rPr>
                <w:rFonts w:hint="eastAsia"/>
              </w:rPr>
              <w:t>所有</w:t>
            </w:r>
            <w:r>
              <w:rPr>
                <w:rFonts w:hint="eastAsia"/>
              </w:rPr>
              <w:t>有效的</w:t>
            </w:r>
            <w:r w:rsidR="00B3419E">
              <w:rPr>
                <w:rFonts w:hint="eastAsia"/>
              </w:rPr>
              <w:t>商品</w:t>
            </w:r>
            <w:r>
              <w:rPr>
                <w:rFonts w:hint="eastAsia"/>
              </w:rPr>
              <w:t>数据，可多选加入（开窗列表显示</w:t>
            </w:r>
            <w:r w:rsidR="00B3419E">
              <w:rPr>
                <w:rFonts w:hint="eastAsia"/>
              </w:rPr>
              <w:t>商品</w:t>
            </w:r>
            <w:r>
              <w:rPr>
                <w:rFonts w:hint="eastAsia"/>
              </w:rPr>
              <w:t>编号、</w:t>
            </w:r>
            <w:r w:rsidR="00B3419E">
              <w:rPr>
                <w:rFonts w:hint="eastAsia"/>
              </w:rPr>
              <w:t>商品</w:t>
            </w:r>
            <w:r>
              <w:rPr>
                <w:rFonts w:hint="eastAsia"/>
              </w:rPr>
              <w:t>名称、规格、单位）</w:t>
            </w:r>
          </w:p>
          <w:p w:rsidR="002174D2" w:rsidRDefault="002174D2" w:rsidP="00B71A2A">
            <w:pPr>
              <w:pStyle w:val="af1"/>
              <w:numPr>
                <w:ilvl w:val="0"/>
                <w:numId w:val="216"/>
              </w:numPr>
              <w:ind w:firstLineChars="0"/>
            </w:pPr>
            <w:r>
              <w:rPr>
                <w:rFonts w:hint="eastAsia"/>
              </w:rPr>
              <w:t>单身“上传</w:t>
            </w:r>
            <w:r>
              <w:rPr>
                <w:rFonts w:hint="eastAsia"/>
              </w:rPr>
              <w:t>SN</w:t>
            </w:r>
            <w:r>
              <w:rPr>
                <w:rFonts w:hint="eastAsia"/>
              </w:rPr>
              <w:t>文件”按钮开窗，就是浏览本地的</w:t>
            </w:r>
            <w:r>
              <w:rPr>
                <w:rFonts w:hint="eastAsia"/>
              </w:rPr>
              <w:t>SN</w:t>
            </w:r>
            <w:r>
              <w:rPr>
                <w:rFonts w:hint="eastAsia"/>
              </w:rPr>
              <w:t>文件上传，</w:t>
            </w:r>
            <w:r>
              <w:rPr>
                <w:rFonts w:hint="eastAsia"/>
              </w:rPr>
              <w:t>SN</w:t>
            </w:r>
            <w:r>
              <w:rPr>
                <w:rFonts w:hint="eastAsia"/>
              </w:rPr>
              <w:t>文件中有销货单号、序号、</w:t>
            </w:r>
            <w:r w:rsidR="00B3419E">
              <w:rPr>
                <w:rFonts w:hint="eastAsia"/>
              </w:rPr>
              <w:t>商品</w:t>
            </w:r>
            <w:r>
              <w:rPr>
                <w:rFonts w:hint="eastAsia"/>
              </w:rPr>
              <w:t>编号、</w:t>
            </w:r>
            <w:r>
              <w:rPr>
                <w:rFonts w:hint="eastAsia"/>
              </w:rPr>
              <w:t>SN</w:t>
            </w:r>
            <w:r>
              <w:rPr>
                <w:rFonts w:hint="eastAsia"/>
              </w:rPr>
              <w:t>四列</w:t>
            </w:r>
          </w:p>
          <w:p w:rsidR="002174D2" w:rsidRDefault="002174D2" w:rsidP="00B71A2A">
            <w:pPr>
              <w:pStyle w:val="af1"/>
              <w:numPr>
                <w:ilvl w:val="0"/>
                <w:numId w:val="216"/>
              </w:numPr>
              <w:ind w:firstLineChars="0"/>
            </w:pPr>
            <w:r>
              <w:rPr>
                <w:rFonts w:hint="eastAsia"/>
              </w:rPr>
              <w:t>单身</w:t>
            </w:r>
            <w:r>
              <w:rPr>
                <w:rFonts w:hint="eastAsia"/>
              </w:rPr>
              <w:t>SN</w:t>
            </w:r>
            <w:r>
              <w:rPr>
                <w:rFonts w:hint="eastAsia"/>
              </w:rPr>
              <w:t>“查看”、“维护”超链接开窗，就是显示该行</w:t>
            </w:r>
            <w:r w:rsidR="00B3419E">
              <w:rPr>
                <w:rFonts w:hint="eastAsia"/>
              </w:rPr>
              <w:t>商品</w:t>
            </w:r>
            <w:r>
              <w:rPr>
                <w:rFonts w:hint="eastAsia"/>
              </w:rPr>
              <w:t>的</w:t>
            </w:r>
            <w:r>
              <w:rPr>
                <w:rFonts w:hint="eastAsia"/>
              </w:rPr>
              <w:t>SN</w:t>
            </w:r>
            <w:r>
              <w:rPr>
                <w:rFonts w:hint="eastAsia"/>
              </w:rPr>
              <w:t>信息，开窗有序号、</w:t>
            </w:r>
            <w:r w:rsidR="00B3419E">
              <w:rPr>
                <w:rFonts w:hint="eastAsia"/>
              </w:rPr>
              <w:t>商品</w:t>
            </w:r>
            <w:r>
              <w:rPr>
                <w:rFonts w:hint="eastAsia"/>
              </w:rPr>
              <w:t>编号、</w:t>
            </w:r>
            <w:r>
              <w:rPr>
                <w:rFonts w:hint="eastAsia"/>
              </w:rPr>
              <w:t>SN</w:t>
            </w:r>
            <w:r>
              <w:rPr>
                <w:rFonts w:hint="eastAsia"/>
              </w:rPr>
              <w:t>三列</w:t>
            </w:r>
          </w:p>
          <w:p w:rsidR="002174D2" w:rsidRDefault="002174D2" w:rsidP="00B71A2A">
            <w:pPr>
              <w:pStyle w:val="af1"/>
              <w:numPr>
                <w:ilvl w:val="0"/>
                <w:numId w:val="216"/>
              </w:numPr>
              <w:ind w:firstLineChars="0"/>
            </w:pPr>
            <w:r>
              <w:rPr>
                <w:rFonts w:hint="eastAsia"/>
              </w:rPr>
              <w:t>功能按钮：保存、提交、返回（根据状态来显示对应按钮）</w:t>
            </w:r>
          </w:p>
        </w:tc>
        <w:tc>
          <w:tcPr>
            <w:tcW w:w="3210" w:type="dxa"/>
          </w:tcPr>
          <w:p w:rsidR="002174D2" w:rsidRDefault="002174D2" w:rsidP="007A65C4">
            <w:pPr>
              <w:pStyle w:val="af1"/>
              <w:numPr>
                <w:ilvl w:val="0"/>
                <w:numId w:val="217"/>
              </w:numPr>
              <w:ind w:firstLineChars="0"/>
            </w:pPr>
            <w:r>
              <w:rPr>
                <w:rFonts w:hint="eastAsia"/>
              </w:rPr>
              <w:lastRenderedPageBreak/>
              <w:t>后台支持直接建销货单或者从销售订单转销货单</w:t>
            </w:r>
          </w:p>
          <w:p w:rsidR="002174D2" w:rsidRDefault="002174D2" w:rsidP="007A65C4">
            <w:pPr>
              <w:pStyle w:val="af1"/>
              <w:numPr>
                <w:ilvl w:val="0"/>
                <w:numId w:val="217"/>
              </w:numPr>
              <w:ind w:firstLineChars="0"/>
            </w:pPr>
            <w:r>
              <w:rPr>
                <w:rFonts w:hint="eastAsia"/>
              </w:rPr>
              <w:t>单头版本是预留字段，给下一期实施的变更单使用，</w:t>
            </w:r>
            <w:r w:rsidRPr="009F12EF">
              <w:rPr>
                <w:rFonts w:hint="eastAsia"/>
              </w:rPr>
              <w:t>默认为</w:t>
            </w:r>
            <w:r w:rsidRPr="009F12EF">
              <w:rPr>
                <w:rFonts w:hint="eastAsia"/>
              </w:rPr>
              <w:t>0</w:t>
            </w:r>
            <w:r w:rsidRPr="009F12EF">
              <w:rPr>
                <w:rFonts w:hint="eastAsia"/>
              </w:rPr>
              <w:t>，不能修改，根据变更单，变更一次在原来的基础上加</w:t>
            </w:r>
            <w:r w:rsidRPr="009F12EF">
              <w:rPr>
                <w:rFonts w:hint="eastAsia"/>
              </w:rPr>
              <w:t>1</w:t>
            </w:r>
            <w:r>
              <w:rPr>
                <w:rFonts w:hint="eastAsia"/>
              </w:rPr>
              <w:t>。</w:t>
            </w:r>
          </w:p>
          <w:p w:rsidR="002174D2" w:rsidRDefault="002174D2" w:rsidP="007A65C4">
            <w:pPr>
              <w:pStyle w:val="af1"/>
              <w:numPr>
                <w:ilvl w:val="0"/>
                <w:numId w:val="217"/>
              </w:numPr>
              <w:ind w:firstLineChars="0"/>
            </w:pPr>
            <w:r>
              <w:rPr>
                <w:rFonts w:hint="eastAsia"/>
              </w:rPr>
              <w:t>单头所有的状态流转参考商品标准的状态流转图</w:t>
            </w:r>
          </w:p>
          <w:p w:rsidR="002174D2" w:rsidRDefault="002174D2" w:rsidP="007A65C4">
            <w:pPr>
              <w:pStyle w:val="af1"/>
              <w:numPr>
                <w:ilvl w:val="0"/>
                <w:numId w:val="217"/>
              </w:numPr>
              <w:ind w:firstLineChars="0"/>
            </w:pPr>
            <w:r>
              <w:rPr>
                <w:rFonts w:hint="eastAsia"/>
              </w:rPr>
              <w:lastRenderedPageBreak/>
              <w:t>单身金额相关字段逻辑参考</w:t>
            </w:r>
            <w:r>
              <w:rPr>
                <w:rFonts w:hint="eastAsia"/>
              </w:rPr>
              <w:t>7.1</w:t>
            </w:r>
            <w:r>
              <w:rPr>
                <w:rFonts w:hint="eastAsia"/>
              </w:rPr>
              <w:t>单据金额计算逻辑</w:t>
            </w:r>
          </w:p>
          <w:p w:rsidR="002174D2" w:rsidRDefault="002174D2" w:rsidP="007A65C4">
            <w:pPr>
              <w:pStyle w:val="af1"/>
              <w:numPr>
                <w:ilvl w:val="0"/>
                <w:numId w:val="217"/>
              </w:numPr>
              <w:ind w:firstLineChars="0"/>
            </w:pPr>
            <w:r>
              <w:rPr>
                <w:rFonts w:hint="eastAsia"/>
              </w:rPr>
              <w:t>单身提供“添加商品、批量删除、上传</w:t>
            </w:r>
            <w:r>
              <w:rPr>
                <w:rFonts w:hint="eastAsia"/>
              </w:rPr>
              <w:t>SN</w:t>
            </w:r>
            <w:r>
              <w:rPr>
                <w:rFonts w:hint="eastAsia"/>
              </w:rPr>
              <w:t>”功能</w:t>
            </w:r>
          </w:p>
          <w:p w:rsidR="002174D2" w:rsidRDefault="00FD2EAB" w:rsidP="007A65C4">
            <w:pPr>
              <w:pStyle w:val="af1"/>
              <w:numPr>
                <w:ilvl w:val="0"/>
                <w:numId w:val="217"/>
              </w:numPr>
              <w:ind w:firstLineChars="0"/>
            </w:pPr>
            <w:r>
              <w:rPr>
                <w:rFonts w:hint="eastAsia"/>
              </w:rPr>
              <w:t>保存、提交时作下面的判断，不通过则不能保存或提交成功：来源单据数量判断：如果来源是“销货单”，则检查对应的销货单的对应行未退数量是否</w:t>
            </w:r>
            <w:r>
              <w:rPr>
                <w:rFonts w:hint="eastAsia"/>
              </w:rPr>
              <w:t>&gt;=</w:t>
            </w:r>
            <w:r>
              <w:rPr>
                <w:rFonts w:hint="eastAsia"/>
              </w:rPr>
              <w:t>本次退货数量，如果不满足，则弹出提示“序号</w:t>
            </w:r>
            <w:r>
              <w:rPr>
                <w:rFonts w:hint="eastAsia"/>
              </w:rPr>
              <w:t>XXX</w:t>
            </w:r>
            <w:r>
              <w:rPr>
                <w:rFonts w:hint="eastAsia"/>
              </w:rPr>
              <w:t>本次退货数量大于销货单对应的未退数量”、点击确认跳出程序；销退串号判断：根据</w:t>
            </w:r>
            <w:r w:rsidR="00B3419E">
              <w:rPr>
                <w:rFonts w:hint="eastAsia"/>
              </w:rPr>
              <w:t>商品</w:t>
            </w:r>
            <w:r>
              <w:rPr>
                <w:rFonts w:hint="eastAsia"/>
              </w:rPr>
              <w:t>编号、串号来判断是否本次销退串号都满足可退货状态，即在客户的库中，为在库库存，如果存在不在库销退串号，则弹出提示“串号</w:t>
            </w:r>
            <w:r>
              <w:rPr>
                <w:rFonts w:hint="eastAsia"/>
              </w:rPr>
              <w:t>XXX</w:t>
            </w:r>
            <w:r>
              <w:rPr>
                <w:rFonts w:hint="eastAsia"/>
              </w:rPr>
              <w:t>不在客户库存中</w:t>
            </w:r>
          </w:p>
          <w:p w:rsidR="002174D2" w:rsidRDefault="002174D2" w:rsidP="000A5E04">
            <w:pPr>
              <w:pStyle w:val="af1"/>
              <w:ind w:left="360" w:firstLineChars="0" w:firstLine="0"/>
            </w:pPr>
          </w:p>
          <w:p w:rsidR="002174D2" w:rsidRPr="008C7835" w:rsidRDefault="002174D2" w:rsidP="000A5E04"/>
        </w:tc>
      </w:tr>
      <w:tr w:rsidR="002174D2" w:rsidTr="000A5E04">
        <w:tc>
          <w:tcPr>
            <w:tcW w:w="1668" w:type="dxa"/>
          </w:tcPr>
          <w:p w:rsidR="002174D2" w:rsidRDefault="002174D2" w:rsidP="000A5E04">
            <w:r>
              <w:rPr>
                <w:rFonts w:hint="eastAsia"/>
              </w:rPr>
              <w:lastRenderedPageBreak/>
              <w:t>详情页面</w:t>
            </w:r>
            <w:r>
              <w:rPr>
                <w:rFonts w:hint="eastAsia"/>
              </w:rPr>
              <w:t>-</w:t>
            </w:r>
            <w:r>
              <w:rPr>
                <w:rFonts w:hint="eastAsia"/>
              </w:rPr>
              <w:t>维护</w:t>
            </w:r>
          </w:p>
          <w:p w:rsidR="00976A2F" w:rsidRDefault="00976A2F" w:rsidP="000A5E04">
            <w:r>
              <w:rPr>
                <w:rFonts w:hint="eastAsia"/>
                <w:kern w:val="0"/>
              </w:rPr>
              <w:t>（</w:t>
            </w:r>
            <w:r>
              <w:rPr>
                <w:kern w:val="0"/>
              </w:rPr>
              <w:t>S003-0</w:t>
            </w:r>
            <w:r>
              <w:rPr>
                <w:rFonts w:hint="eastAsia"/>
                <w:kern w:val="0"/>
              </w:rPr>
              <w:t>2</w:t>
            </w:r>
            <w:r>
              <w:rPr>
                <w:kern w:val="0"/>
              </w:rPr>
              <w:t>-</w:t>
            </w:r>
            <w:r>
              <w:rPr>
                <w:rFonts w:hint="eastAsia"/>
                <w:kern w:val="0"/>
              </w:rPr>
              <w:t>4</w:t>
            </w:r>
            <w:r>
              <w:rPr>
                <w:rFonts w:hint="eastAsia"/>
                <w:kern w:val="0"/>
              </w:rPr>
              <w:t>）</w:t>
            </w:r>
          </w:p>
        </w:tc>
        <w:tc>
          <w:tcPr>
            <w:tcW w:w="4750" w:type="dxa"/>
          </w:tcPr>
          <w:p w:rsidR="002174D2" w:rsidRDefault="002174D2" w:rsidP="000A5E04">
            <w:pPr>
              <w:pStyle w:val="af1"/>
              <w:numPr>
                <w:ilvl w:val="0"/>
                <w:numId w:val="204"/>
              </w:numPr>
              <w:ind w:firstLineChars="0"/>
            </w:pPr>
            <w:r>
              <w:rPr>
                <w:rFonts w:hint="eastAsia"/>
              </w:rPr>
              <w:t>单据编号、单据类别只读，其余和新建页面页面元素一致</w:t>
            </w:r>
          </w:p>
          <w:p w:rsidR="002174D2" w:rsidRDefault="002174D2" w:rsidP="000A5E04">
            <w:pPr>
              <w:pStyle w:val="af1"/>
              <w:ind w:left="360" w:firstLineChars="0" w:firstLine="0"/>
            </w:pPr>
          </w:p>
        </w:tc>
        <w:tc>
          <w:tcPr>
            <w:tcW w:w="3210" w:type="dxa"/>
          </w:tcPr>
          <w:p w:rsidR="002174D2" w:rsidRDefault="002174D2" w:rsidP="000A5E04">
            <w:r>
              <w:rPr>
                <w:rFonts w:hint="eastAsia"/>
              </w:rPr>
              <w:t>与新建页面一致</w:t>
            </w:r>
          </w:p>
        </w:tc>
      </w:tr>
      <w:tr w:rsidR="002174D2" w:rsidTr="000A5E04">
        <w:tc>
          <w:tcPr>
            <w:tcW w:w="1668" w:type="dxa"/>
          </w:tcPr>
          <w:p w:rsidR="002174D2" w:rsidRDefault="002174D2" w:rsidP="000A5E04">
            <w:r>
              <w:rPr>
                <w:rFonts w:hint="eastAsia"/>
              </w:rPr>
              <w:t>详情页面</w:t>
            </w:r>
            <w:r>
              <w:rPr>
                <w:rFonts w:hint="eastAsia"/>
              </w:rPr>
              <w:t>-</w:t>
            </w:r>
            <w:r>
              <w:rPr>
                <w:rFonts w:hint="eastAsia"/>
              </w:rPr>
              <w:t>审核</w:t>
            </w:r>
          </w:p>
          <w:p w:rsidR="00976A2F" w:rsidRDefault="00976A2F" w:rsidP="000A5E04">
            <w:r>
              <w:rPr>
                <w:rFonts w:hint="eastAsia"/>
                <w:kern w:val="0"/>
              </w:rPr>
              <w:t>（</w:t>
            </w:r>
            <w:r>
              <w:rPr>
                <w:kern w:val="0"/>
              </w:rPr>
              <w:t>S003-0</w:t>
            </w:r>
            <w:r>
              <w:rPr>
                <w:rFonts w:hint="eastAsia"/>
                <w:kern w:val="0"/>
              </w:rPr>
              <w:t>2</w:t>
            </w:r>
            <w:r>
              <w:rPr>
                <w:kern w:val="0"/>
              </w:rPr>
              <w:t>-</w:t>
            </w:r>
            <w:r>
              <w:rPr>
                <w:rFonts w:hint="eastAsia"/>
                <w:kern w:val="0"/>
              </w:rPr>
              <w:t>5</w:t>
            </w:r>
            <w:r>
              <w:rPr>
                <w:rFonts w:hint="eastAsia"/>
                <w:kern w:val="0"/>
              </w:rPr>
              <w:t>）</w:t>
            </w:r>
          </w:p>
        </w:tc>
        <w:tc>
          <w:tcPr>
            <w:tcW w:w="4750" w:type="dxa"/>
          </w:tcPr>
          <w:p w:rsidR="002174D2" w:rsidRDefault="002174D2" w:rsidP="000A5E04">
            <w:pPr>
              <w:pStyle w:val="af1"/>
              <w:numPr>
                <w:ilvl w:val="0"/>
                <w:numId w:val="205"/>
              </w:numPr>
              <w:ind w:firstLineChars="0"/>
            </w:pPr>
            <w:r>
              <w:rPr>
                <w:rFonts w:hint="eastAsia"/>
              </w:rPr>
              <w:t>审核意见可以编辑，其他字段均为只读</w:t>
            </w:r>
          </w:p>
          <w:p w:rsidR="002174D2" w:rsidRDefault="002174D2" w:rsidP="000A5E04">
            <w:pPr>
              <w:pStyle w:val="af1"/>
              <w:numPr>
                <w:ilvl w:val="0"/>
                <w:numId w:val="205"/>
              </w:numPr>
              <w:ind w:firstLineChars="0"/>
            </w:pPr>
            <w:r>
              <w:rPr>
                <w:rFonts w:hint="eastAsia"/>
              </w:rPr>
              <w:t>功能按钮：审核通过、审核拒绝、返回</w:t>
            </w:r>
          </w:p>
        </w:tc>
        <w:tc>
          <w:tcPr>
            <w:tcW w:w="3210" w:type="dxa"/>
          </w:tcPr>
          <w:p w:rsidR="002174D2" w:rsidRDefault="002174D2" w:rsidP="000A5E04">
            <w:pPr>
              <w:pStyle w:val="af1"/>
              <w:numPr>
                <w:ilvl w:val="0"/>
                <w:numId w:val="206"/>
              </w:numPr>
              <w:ind w:firstLineChars="0"/>
            </w:pPr>
          </w:p>
        </w:tc>
      </w:tr>
      <w:tr w:rsidR="005121FD" w:rsidTr="000A5E04">
        <w:tc>
          <w:tcPr>
            <w:tcW w:w="1668" w:type="dxa"/>
          </w:tcPr>
          <w:p w:rsidR="005121FD" w:rsidRDefault="005121FD" w:rsidP="000A5E04">
            <w:pPr>
              <w:rPr>
                <w:kern w:val="0"/>
              </w:rPr>
            </w:pPr>
            <w:r>
              <w:rPr>
                <w:rFonts w:hint="eastAsia"/>
              </w:rPr>
              <w:t>详情页面</w:t>
            </w:r>
            <w:r>
              <w:rPr>
                <w:rFonts w:hint="eastAsia"/>
              </w:rPr>
              <w:t>-</w:t>
            </w:r>
            <w:r>
              <w:rPr>
                <w:rFonts w:hint="eastAsia"/>
              </w:rPr>
              <w:t>录入实收</w:t>
            </w:r>
          </w:p>
          <w:p w:rsidR="005121FD" w:rsidRDefault="005121FD" w:rsidP="000A5E04">
            <w:r>
              <w:rPr>
                <w:rFonts w:hint="eastAsia"/>
                <w:kern w:val="0"/>
              </w:rPr>
              <w:t>（</w:t>
            </w:r>
            <w:r>
              <w:rPr>
                <w:kern w:val="0"/>
              </w:rPr>
              <w:t>S003-0</w:t>
            </w:r>
            <w:r>
              <w:rPr>
                <w:rFonts w:hint="eastAsia"/>
                <w:kern w:val="0"/>
              </w:rPr>
              <w:t>2</w:t>
            </w:r>
            <w:r>
              <w:rPr>
                <w:kern w:val="0"/>
              </w:rPr>
              <w:t>-</w:t>
            </w:r>
            <w:r>
              <w:rPr>
                <w:rFonts w:hint="eastAsia"/>
                <w:kern w:val="0"/>
              </w:rPr>
              <w:t>9</w:t>
            </w:r>
            <w:r>
              <w:rPr>
                <w:rFonts w:hint="eastAsia"/>
                <w:kern w:val="0"/>
              </w:rPr>
              <w:t>）</w:t>
            </w:r>
          </w:p>
        </w:tc>
        <w:tc>
          <w:tcPr>
            <w:tcW w:w="4750" w:type="dxa"/>
          </w:tcPr>
          <w:p w:rsidR="005121FD" w:rsidRDefault="005121FD" w:rsidP="005121FD">
            <w:pPr>
              <w:pStyle w:val="af1"/>
              <w:numPr>
                <w:ilvl w:val="0"/>
                <w:numId w:val="318"/>
              </w:numPr>
              <w:ind w:firstLineChars="0"/>
            </w:pPr>
            <w:r>
              <w:rPr>
                <w:rFonts w:hint="eastAsia"/>
              </w:rPr>
              <w:t>单身</w:t>
            </w:r>
            <w:r w:rsidR="00052081">
              <w:rPr>
                <w:rFonts w:hint="eastAsia"/>
              </w:rPr>
              <w:t>实收</w:t>
            </w:r>
            <w:r>
              <w:rPr>
                <w:rFonts w:hint="eastAsia"/>
              </w:rPr>
              <w:t>数量、子单身</w:t>
            </w:r>
            <w:r w:rsidR="00052081">
              <w:rPr>
                <w:rFonts w:hint="eastAsia"/>
              </w:rPr>
              <w:t>数据</w:t>
            </w:r>
            <w:r>
              <w:rPr>
                <w:rFonts w:hint="eastAsia"/>
              </w:rPr>
              <w:t>可以编辑，其他字段均为只读</w:t>
            </w:r>
          </w:p>
          <w:p w:rsidR="005121FD" w:rsidRDefault="005121FD" w:rsidP="005121FD">
            <w:pPr>
              <w:pStyle w:val="af1"/>
              <w:numPr>
                <w:ilvl w:val="0"/>
                <w:numId w:val="318"/>
              </w:numPr>
              <w:ind w:firstLineChars="0"/>
            </w:pPr>
            <w:r>
              <w:rPr>
                <w:rFonts w:hint="eastAsia"/>
              </w:rPr>
              <w:t>功能按钮：提交、返回</w:t>
            </w:r>
          </w:p>
        </w:tc>
        <w:tc>
          <w:tcPr>
            <w:tcW w:w="3210" w:type="dxa"/>
          </w:tcPr>
          <w:p w:rsidR="005121FD" w:rsidRDefault="005121FD" w:rsidP="00C34AE5">
            <w:pPr>
              <w:pStyle w:val="af1"/>
              <w:numPr>
                <w:ilvl w:val="0"/>
                <w:numId w:val="319"/>
              </w:numPr>
              <w:ind w:firstLineChars="0"/>
            </w:pPr>
            <w:r>
              <w:rPr>
                <w:rFonts w:hint="eastAsia"/>
              </w:rPr>
              <w:t>对于需要</w:t>
            </w:r>
            <w:r>
              <w:rPr>
                <w:rFonts w:hint="eastAsia"/>
              </w:rPr>
              <w:t>SN</w:t>
            </w:r>
            <w:r>
              <w:rPr>
                <w:rFonts w:hint="eastAsia"/>
              </w:rPr>
              <w:t>管理的商品，需要控制单身</w:t>
            </w:r>
            <w:r w:rsidR="00C34AE5">
              <w:rPr>
                <w:rFonts w:hint="eastAsia"/>
              </w:rPr>
              <w:t>实收</w:t>
            </w:r>
            <w:r>
              <w:rPr>
                <w:rFonts w:hint="eastAsia"/>
              </w:rPr>
              <w:t>数量</w:t>
            </w:r>
            <w:r>
              <w:rPr>
                <w:rFonts w:hint="eastAsia"/>
              </w:rPr>
              <w:t>=</w:t>
            </w:r>
            <w:r w:rsidR="00C34AE5">
              <w:rPr>
                <w:rFonts w:hint="eastAsia"/>
              </w:rPr>
              <w:t>子单身的</w:t>
            </w:r>
            <w:r>
              <w:rPr>
                <w:rFonts w:hint="eastAsia"/>
              </w:rPr>
              <w:t>SN</w:t>
            </w:r>
            <w:r>
              <w:rPr>
                <w:rFonts w:hint="eastAsia"/>
              </w:rPr>
              <w:t>数</w:t>
            </w:r>
          </w:p>
        </w:tc>
      </w:tr>
      <w:tr w:rsidR="002174D2" w:rsidTr="000A5E04">
        <w:tc>
          <w:tcPr>
            <w:tcW w:w="1668" w:type="dxa"/>
          </w:tcPr>
          <w:p w:rsidR="002174D2" w:rsidRDefault="002174D2" w:rsidP="000A5E04">
            <w:r>
              <w:rPr>
                <w:rFonts w:hint="eastAsia"/>
              </w:rPr>
              <w:t>详情页面</w:t>
            </w:r>
            <w:r>
              <w:rPr>
                <w:rFonts w:hint="eastAsia"/>
              </w:rPr>
              <w:t>-</w:t>
            </w:r>
            <w:r>
              <w:rPr>
                <w:rFonts w:hint="eastAsia"/>
              </w:rPr>
              <w:t>过账</w:t>
            </w:r>
          </w:p>
          <w:p w:rsidR="00976A2F" w:rsidRDefault="00976A2F" w:rsidP="000A5E04">
            <w:r>
              <w:rPr>
                <w:rFonts w:hint="eastAsia"/>
                <w:kern w:val="0"/>
              </w:rPr>
              <w:t>（</w:t>
            </w:r>
            <w:r>
              <w:rPr>
                <w:kern w:val="0"/>
              </w:rPr>
              <w:t>S003-0</w:t>
            </w:r>
            <w:r>
              <w:rPr>
                <w:rFonts w:hint="eastAsia"/>
                <w:kern w:val="0"/>
              </w:rPr>
              <w:t>2</w:t>
            </w:r>
            <w:r>
              <w:rPr>
                <w:kern w:val="0"/>
              </w:rPr>
              <w:t>-</w:t>
            </w:r>
            <w:r>
              <w:rPr>
                <w:rFonts w:hint="eastAsia"/>
                <w:kern w:val="0"/>
              </w:rPr>
              <w:t>12</w:t>
            </w:r>
            <w:r>
              <w:rPr>
                <w:rFonts w:hint="eastAsia"/>
                <w:kern w:val="0"/>
              </w:rPr>
              <w:t>）</w:t>
            </w:r>
          </w:p>
        </w:tc>
        <w:tc>
          <w:tcPr>
            <w:tcW w:w="4750" w:type="dxa"/>
          </w:tcPr>
          <w:p w:rsidR="002174D2" w:rsidRDefault="002174D2" w:rsidP="000A5E04">
            <w:pPr>
              <w:pStyle w:val="af1"/>
              <w:numPr>
                <w:ilvl w:val="0"/>
                <w:numId w:val="207"/>
              </w:numPr>
              <w:ind w:firstLineChars="0"/>
            </w:pPr>
            <w:r>
              <w:rPr>
                <w:rFonts w:hint="eastAsia"/>
              </w:rPr>
              <w:t>过账备注可以编辑，其他字段均为只读</w:t>
            </w:r>
          </w:p>
        </w:tc>
        <w:tc>
          <w:tcPr>
            <w:tcW w:w="3210" w:type="dxa"/>
          </w:tcPr>
          <w:p w:rsidR="002174D2" w:rsidRDefault="002174D2" w:rsidP="000A5E04">
            <w:r>
              <w:rPr>
                <w:rFonts w:hint="eastAsia"/>
              </w:rPr>
              <w:t>已经生效的单据点击过账后执行下述操作：</w:t>
            </w:r>
          </w:p>
          <w:p w:rsidR="002174D2" w:rsidRDefault="00B71A2A" w:rsidP="00800CFC">
            <w:pPr>
              <w:pStyle w:val="af1"/>
              <w:numPr>
                <w:ilvl w:val="0"/>
                <w:numId w:val="218"/>
              </w:numPr>
              <w:ind w:firstLineChars="0"/>
            </w:pPr>
            <w:r>
              <w:rPr>
                <w:rFonts w:hint="eastAsia"/>
              </w:rPr>
              <w:t>来源单据数量判断</w:t>
            </w:r>
            <w:r w:rsidR="00800CFC">
              <w:rPr>
                <w:rFonts w:hint="eastAsia"/>
              </w:rPr>
              <w:t>：</w:t>
            </w:r>
            <w:r>
              <w:rPr>
                <w:rFonts w:hint="eastAsia"/>
              </w:rPr>
              <w:t>如果来源</w:t>
            </w:r>
            <w:r>
              <w:rPr>
                <w:rFonts w:hint="eastAsia"/>
              </w:rPr>
              <w:lastRenderedPageBreak/>
              <w:t>是“销货单”，则检查对应的销货单的对应行未退数量是否</w:t>
            </w:r>
            <w:r>
              <w:rPr>
                <w:rFonts w:hint="eastAsia"/>
              </w:rPr>
              <w:t>&gt;=</w:t>
            </w:r>
            <w:r>
              <w:rPr>
                <w:rFonts w:hint="eastAsia"/>
              </w:rPr>
              <w:t>本次退货数量，如果不满足，则弹出提示“序号</w:t>
            </w:r>
            <w:r>
              <w:rPr>
                <w:rFonts w:hint="eastAsia"/>
              </w:rPr>
              <w:t>XXX</w:t>
            </w:r>
            <w:r>
              <w:rPr>
                <w:rFonts w:hint="eastAsia"/>
              </w:rPr>
              <w:t>本次退货数量大于销货单对应的未退数量”、点击确认跳出程序；销退串号判断</w:t>
            </w:r>
            <w:r w:rsidR="00800CFC">
              <w:rPr>
                <w:rFonts w:hint="eastAsia"/>
              </w:rPr>
              <w:t>：</w:t>
            </w:r>
            <w:r>
              <w:rPr>
                <w:rFonts w:hint="eastAsia"/>
              </w:rPr>
              <w:t>根据</w:t>
            </w:r>
            <w:r w:rsidR="00B3419E">
              <w:rPr>
                <w:rFonts w:hint="eastAsia"/>
              </w:rPr>
              <w:t>商品</w:t>
            </w:r>
            <w:r>
              <w:rPr>
                <w:rFonts w:hint="eastAsia"/>
              </w:rPr>
              <w:t>编号、串号来判断是否本次销退串号都满足可退货状态，即在客户的库中，为在库库存，如果存在不在库销退串号，则弹出提示“串号</w:t>
            </w:r>
            <w:r>
              <w:rPr>
                <w:rFonts w:hint="eastAsia"/>
              </w:rPr>
              <w:t>XXX</w:t>
            </w:r>
            <w:r>
              <w:rPr>
                <w:rFonts w:hint="eastAsia"/>
              </w:rPr>
              <w:t>不在客户库存中</w:t>
            </w:r>
          </w:p>
          <w:p w:rsidR="002174D2" w:rsidRDefault="002174D2" w:rsidP="00800CFC">
            <w:pPr>
              <w:pStyle w:val="af1"/>
              <w:numPr>
                <w:ilvl w:val="0"/>
                <w:numId w:val="218"/>
              </w:numPr>
              <w:ind w:firstLineChars="0"/>
            </w:pPr>
            <w:r>
              <w:rPr>
                <w:rFonts w:hint="eastAsia"/>
              </w:rPr>
              <w:t>生成已过账的</w:t>
            </w:r>
            <w:r w:rsidR="005F7DED">
              <w:rPr>
                <w:rFonts w:hint="eastAsia"/>
              </w:rPr>
              <w:t>入库单，库存增加</w:t>
            </w:r>
            <w:r>
              <w:rPr>
                <w:rFonts w:hint="eastAsia"/>
              </w:rPr>
              <w:t>、</w:t>
            </w:r>
            <w:r>
              <w:rPr>
                <w:rFonts w:hint="eastAsia"/>
              </w:rPr>
              <w:t>SN</w:t>
            </w:r>
            <w:r w:rsidR="005F7DED">
              <w:rPr>
                <w:rFonts w:hint="eastAsia"/>
              </w:rPr>
              <w:t>入库</w:t>
            </w:r>
          </w:p>
          <w:p w:rsidR="002174D2" w:rsidRDefault="002174D2" w:rsidP="00256A87">
            <w:pPr>
              <w:pStyle w:val="af1"/>
              <w:numPr>
                <w:ilvl w:val="0"/>
                <w:numId w:val="218"/>
              </w:numPr>
              <w:ind w:firstLineChars="0"/>
            </w:pPr>
            <w:r>
              <w:rPr>
                <w:rFonts w:hint="eastAsia"/>
              </w:rPr>
              <w:t>将</w:t>
            </w:r>
            <w:r w:rsidR="00256A87">
              <w:rPr>
                <w:rFonts w:hint="eastAsia"/>
              </w:rPr>
              <w:t>实退</w:t>
            </w:r>
            <w:r>
              <w:rPr>
                <w:rFonts w:hint="eastAsia"/>
              </w:rPr>
              <w:t>数量回写对应</w:t>
            </w:r>
            <w:r w:rsidR="00256A87">
              <w:rPr>
                <w:rFonts w:hint="eastAsia"/>
              </w:rPr>
              <w:t>销货单</w:t>
            </w:r>
            <w:r>
              <w:rPr>
                <w:rFonts w:hint="eastAsia"/>
              </w:rPr>
              <w:t>的</w:t>
            </w:r>
            <w:r w:rsidR="00256A87">
              <w:rPr>
                <w:rFonts w:hint="eastAsia"/>
              </w:rPr>
              <w:t>已退</w:t>
            </w:r>
            <w:r>
              <w:rPr>
                <w:rFonts w:hint="eastAsia"/>
              </w:rPr>
              <w:t>数量，新已</w:t>
            </w:r>
            <w:r w:rsidR="00256A87">
              <w:rPr>
                <w:rFonts w:hint="eastAsia"/>
              </w:rPr>
              <w:t>退</w:t>
            </w:r>
            <w:r>
              <w:rPr>
                <w:rFonts w:hint="eastAsia"/>
              </w:rPr>
              <w:t>数量</w:t>
            </w:r>
            <w:r>
              <w:rPr>
                <w:rFonts w:hint="eastAsia"/>
              </w:rPr>
              <w:t>=</w:t>
            </w:r>
            <w:r>
              <w:rPr>
                <w:rFonts w:hint="eastAsia"/>
              </w:rPr>
              <w:t>旧</w:t>
            </w:r>
            <w:r w:rsidR="00256A87">
              <w:rPr>
                <w:rFonts w:hint="eastAsia"/>
              </w:rPr>
              <w:t>已退</w:t>
            </w:r>
            <w:r>
              <w:rPr>
                <w:rFonts w:hint="eastAsia"/>
              </w:rPr>
              <w:t>数量</w:t>
            </w:r>
            <w:r>
              <w:rPr>
                <w:rFonts w:hint="eastAsia"/>
              </w:rPr>
              <w:t>+</w:t>
            </w:r>
            <w:r w:rsidR="00256A87">
              <w:rPr>
                <w:rFonts w:hint="eastAsia"/>
              </w:rPr>
              <w:t>实退</w:t>
            </w:r>
            <w:r>
              <w:rPr>
                <w:rFonts w:hint="eastAsia"/>
              </w:rPr>
              <w:t>数量</w:t>
            </w:r>
          </w:p>
        </w:tc>
      </w:tr>
      <w:tr w:rsidR="002174D2" w:rsidTr="000A5E04">
        <w:tc>
          <w:tcPr>
            <w:tcW w:w="1668" w:type="dxa"/>
          </w:tcPr>
          <w:p w:rsidR="002174D2" w:rsidRDefault="002174D2" w:rsidP="000A5E04">
            <w:r>
              <w:rPr>
                <w:rFonts w:hint="eastAsia"/>
              </w:rPr>
              <w:lastRenderedPageBreak/>
              <w:t>详情页面</w:t>
            </w:r>
            <w:r>
              <w:rPr>
                <w:rFonts w:hint="eastAsia"/>
              </w:rPr>
              <w:t>-</w:t>
            </w:r>
            <w:r>
              <w:rPr>
                <w:rFonts w:hint="eastAsia"/>
              </w:rPr>
              <w:t>冻结</w:t>
            </w:r>
          </w:p>
        </w:tc>
        <w:tc>
          <w:tcPr>
            <w:tcW w:w="4750" w:type="dxa"/>
          </w:tcPr>
          <w:p w:rsidR="002174D2" w:rsidRDefault="002174D2" w:rsidP="00336B4D">
            <w:pPr>
              <w:pStyle w:val="af1"/>
              <w:numPr>
                <w:ilvl w:val="0"/>
                <w:numId w:val="219"/>
              </w:numPr>
              <w:ind w:firstLineChars="0"/>
            </w:pPr>
            <w:r>
              <w:rPr>
                <w:rFonts w:hint="eastAsia"/>
              </w:rPr>
              <w:t>冻结备注可以编辑，其他字段均为只读</w:t>
            </w:r>
          </w:p>
          <w:p w:rsidR="002174D2" w:rsidRDefault="002174D2" w:rsidP="00336B4D">
            <w:pPr>
              <w:pStyle w:val="af1"/>
              <w:numPr>
                <w:ilvl w:val="0"/>
                <w:numId w:val="219"/>
              </w:numPr>
              <w:ind w:firstLineChars="0"/>
            </w:pPr>
            <w:r>
              <w:rPr>
                <w:rFonts w:hint="eastAsia"/>
              </w:rPr>
              <w:t>功能按钮：</w:t>
            </w:r>
          </w:p>
          <w:p w:rsidR="002174D2" w:rsidRDefault="002174D2" w:rsidP="00336B4D">
            <w:pPr>
              <w:pStyle w:val="af1"/>
              <w:numPr>
                <w:ilvl w:val="0"/>
                <w:numId w:val="219"/>
              </w:numPr>
              <w:ind w:firstLineChars="0"/>
            </w:pPr>
            <w:r>
              <w:rPr>
                <w:rFonts w:hint="eastAsia"/>
              </w:rPr>
              <w:t>冻结、返回</w:t>
            </w:r>
          </w:p>
        </w:tc>
        <w:tc>
          <w:tcPr>
            <w:tcW w:w="3210" w:type="dxa"/>
          </w:tcPr>
          <w:p w:rsidR="002174D2" w:rsidRDefault="002174D2" w:rsidP="000A5E04"/>
        </w:tc>
      </w:tr>
      <w:tr w:rsidR="002174D2" w:rsidTr="000A5E04">
        <w:tc>
          <w:tcPr>
            <w:tcW w:w="1668" w:type="dxa"/>
          </w:tcPr>
          <w:p w:rsidR="002174D2" w:rsidRDefault="002174D2" w:rsidP="000A5E04">
            <w:r>
              <w:rPr>
                <w:rFonts w:hint="eastAsia"/>
              </w:rPr>
              <w:t>详情页面</w:t>
            </w:r>
            <w:r>
              <w:rPr>
                <w:rFonts w:hint="eastAsia"/>
              </w:rPr>
              <w:t>-</w:t>
            </w:r>
            <w:r>
              <w:rPr>
                <w:rFonts w:hint="eastAsia"/>
              </w:rPr>
              <w:t>结案</w:t>
            </w:r>
          </w:p>
        </w:tc>
        <w:tc>
          <w:tcPr>
            <w:tcW w:w="4750" w:type="dxa"/>
          </w:tcPr>
          <w:p w:rsidR="002174D2" w:rsidRDefault="002174D2" w:rsidP="00336B4D">
            <w:pPr>
              <w:pStyle w:val="af1"/>
              <w:numPr>
                <w:ilvl w:val="0"/>
                <w:numId w:val="220"/>
              </w:numPr>
              <w:ind w:firstLineChars="0"/>
            </w:pPr>
            <w:r>
              <w:rPr>
                <w:rFonts w:hint="eastAsia"/>
              </w:rPr>
              <w:t>结案备注可以编辑，其他字段均为只读</w:t>
            </w:r>
          </w:p>
          <w:p w:rsidR="002174D2" w:rsidRDefault="002174D2" w:rsidP="00336B4D">
            <w:pPr>
              <w:pStyle w:val="af1"/>
              <w:numPr>
                <w:ilvl w:val="0"/>
                <w:numId w:val="220"/>
              </w:numPr>
              <w:ind w:firstLineChars="0"/>
            </w:pPr>
            <w:r>
              <w:rPr>
                <w:rFonts w:hint="eastAsia"/>
              </w:rPr>
              <w:t>功能按钮：结案、返回</w:t>
            </w:r>
          </w:p>
        </w:tc>
        <w:tc>
          <w:tcPr>
            <w:tcW w:w="3210" w:type="dxa"/>
          </w:tcPr>
          <w:p w:rsidR="002174D2" w:rsidRDefault="002174D2" w:rsidP="000A5E04"/>
        </w:tc>
      </w:tr>
      <w:tr w:rsidR="002174D2" w:rsidTr="000A5E04">
        <w:tc>
          <w:tcPr>
            <w:tcW w:w="1668" w:type="dxa"/>
          </w:tcPr>
          <w:p w:rsidR="002174D2" w:rsidRDefault="002174D2" w:rsidP="000A5E04">
            <w:r>
              <w:rPr>
                <w:rFonts w:hint="eastAsia"/>
              </w:rPr>
              <w:t>详情页面</w:t>
            </w:r>
            <w:r>
              <w:rPr>
                <w:rFonts w:hint="eastAsia"/>
              </w:rPr>
              <w:t>-</w:t>
            </w:r>
            <w:r>
              <w:rPr>
                <w:rFonts w:hint="eastAsia"/>
              </w:rPr>
              <w:t>查看</w:t>
            </w:r>
          </w:p>
        </w:tc>
        <w:tc>
          <w:tcPr>
            <w:tcW w:w="4750" w:type="dxa"/>
          </w:tcPr>
          <w:p w:rsidR="002174D2" w:rsidRDefault="002174D2" w:rsidP="00336B4D">
            <w:pPr>
              <w:pStyle w:val="af1"/>
              <w:numPr>
                <w:ilvl w:val="0"/>
                <w:numId w:val="221"/>
              </w:numPr>
              <w:ind w:firstLineChars="0"/>
            </w:pPr>
            <w:r>
              <w:rPr>
                <w:rFonts w:hint="eastAsia"/>
              </w:rPr>
              <w:t>全部字段均只读</w:t>
            </w:r>
          </w:p>
          <w:p w:rsidR="002174D2" w:rsidRDefault="002174D2" w:rsidP="00336B4D">
            <w:pPr>
              <w:pStyle w:val="af1"/>
              <w:numPr>
                <w:ilvl w:val="0"/>
                <w:numId w:val="221"/>
              </w:numPr>
              <w:ind w:firstLineChars="0"/>
            </w:pPr>
            <w:r>
              <w:rPr>
                <w:rFonts w:hint="eastAsia"/>
              </w:rPr>
              <w:t>功能按钮：返回</w:t>
            </w:r>
          </w:p>
        </w:tc>
        <w:tc>
          <w:tcPr>
            <w:tcW w:w="3210" w:type="dxa"/>
          </w:tcPr>
          <w:p w:rsidR="002174D2" w:rsidRPr="00A62B79" w:rsidRDefault="002174D2" w:rsidP="000A5E04">
            <w:pPr>
              <w:pStyle w:val="af1"/>
              <w:numPr>
                <w:ilvl w:val="0"/>
                <w:numId w:val="214"/>
              </w:numPr>
              <w:ind w:firstLineChars="0"/>
            </w:pPr>
          </w:p>
        </w:tc>
      </w:tr>
    </w:tbl>
    <w:p w:rsidR="00917D0D" w:rsidRPr="007B2A6B" w:rsidRDefault="00917D0D" w:rsidP="00917D0D"/>
    <w:p w:rsidR="007B2A6B" w:rsidRPr="007B2A6B" w:rsidRDefault="007B2A6B" w:rsidP="007B2A6B"/>
    <w:p w:rsidR="00224540" w:rsidRDefault="00224540" w:rsidP="00224540">
      <w:pPr>
        <w:pStyle w:val="3"/>
      </w:pPr>
      <w:r>
        <w:rPr>
          <w:rFonts w:hint="eastAsia"/>
        </w:rPr>
        <w:t>业务需求</w:t>
      </w:r>
    </w:p>
    <w:p w:rsidR="00224540" w:rsidRDefault="00224540" w:rsidP="004C6591"/>
    <w:p w:rsidR="002A4382" w:rsidRDefault="002A4382" w:rsidP="004C6591"/>
    <w:p w:rsidR="002A4382" w:rsidRDefault="002A4382" w:rsidP="002A4382">
      <w:pPr>
        <w:pStyle w:val="2"/>
      </w:pPr>
      <w:bookmarkStart w:id="136" w:name="_Toc392169206"/>
      <w:r>
        <w:rPr>
          <w:rFonts w:hint="eastAsia"/>
        </w:rPr>
        <w:lastRenderedPageBreak/>
        <w:t>S005-01</w:t>
      </w:r>
      <w:r>
        <w:rPr>
          <w:rFonts w:hint="eastAsia"/>
        </w:rPr>
        <w:tab/>
      </w:r>
      <w:r>
        <w:rPr>
          <w:rFonts w:hint="eastAsia"/>
        </w:rPr>
        <w:t>出库</w:t>
      </w:r>
      <w:bookmarkEnd w:id="136"/>
    </w:p>
    <w:p w:rsidR="002A4382" w:rsidRPr="00D11B74" w:rsidRDefault="002A4382" w:rsidP="002A4382">
      <w:pPr>
        <w:pStyle w:val="3"/>
      </w:pPr>
      <w:r>
        <w:rPr>
          <w:rFonts w:hint="eastAsia"/>
        </w:rPr>
        <w:t>SOP</w:t>
      </w:r>
    </w:p>
    <w:p w:rsidR="002A4382" w:rsidRDefault="002A4382" w:rsidP="002A4382">
      <w:r>
        <w:rPr>
          <w:noProof/>
        </w:rPr>
        <w:lastRenderedPageBreak/>
        <w:drawing>
          <wp:inline distT="0" distB="0" distL="0" distR="0">
            <wp:extent cx="5976620" cy="8473742"/>
            <wp:effectExtent l="0" t="0" r="0" b="0"/>
            <wp:docPr id="22" name="图片 22" descr="D:\LHT\Bequeen\02需求设计\SOP\SOP定稿文件\SOP-S005-01出库.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HT\Bequeen\02需求设计\SOP\SOP定稿文件\SOP-S005-01出库.jp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76620" cy="8473742"/>
                    </a:xfrm>
                    <a:prstGeom prst="rect">
                      <a:avLst/>
                    </a:prstGeom>
                    <a:noFill/>
                    <a:ln>
                      <a:noFill/>
                    </a:ln>
                  </pic:spPr>
                </pic:pic>
              </a:graphicData>
            </a:graphic>
          </wp:inline>
        </w:drawing>
      </w:r>
    </w:p>
    <w:p w:rsidR="002A4382" w:rsidRDefault="002A4382" w:rsidP="002A4382"/>
    <w:p w:rsidR="002A4382" w:rsidRDefault="002A4382" w:rsidP="002A4382">
      <w:pPr>
        <w:pStyle w:val="3"/>
      </w:pPr>
      <w:r>
        <w:rPr>
          <w:rFonts w:hint="eastAsia"/>
        </w:rPr>
        <w:lastRenderedPageBreak/>
        <w:t>表单</w:t>
      </w:r>
    </w:p>
    <w:p w:rsidR="002A4382" w:rsidRDefault="002A4382" w:rsidP="002A4382">
      <w:pPr>
        <w:pStyle w:val="4"/>
      </w:pPr>
      <w:r>
        <w:rPr>
          <w:rFonts w:hint="eastAsia"/>
        </w:rPr>
        <w:t>出库单</w:t>
      </w:r>
    </w:p>
    <w:p w:rsidR="002A4382" w:rsidRDefault="002A4382" w:rsidP="002A4382">
      <w:pPr>
        <w:pStyle w:val="af1"/>
        <w:numPr>
          <w:ilvl w:val="0"/>
          <w:numId w:val="29"/>
        </w:numPr>
        <w:ind w:firstLineChars="0"/>
      </w:pPr>
      <w:r>
        <w:rPr>
          <w:rFonts w:hint="eastAsia"/>
        </w:rPr>
        <w:t>单头信息点：单据类别、单据编号、单据日期、所属公司、来源（</w:t>
      </w:r>
      <w:r>
        <w:rPr>
          <w:rFonts w:hint="eastAsia"/>
        </w:rPr>
        <w:t>6</w:t>
      </w:r>
      <w:r>
        <w:rPr>
          <w:rFonts w:hint="eastAsia"/>
        </w:rPr>
        <w:t>种选择：</w:t>
      </w:r>
      <w:r>
        <w:rPr>
          <w:rFonts w:hint="eastAsia"/>
        </w:rPr>
        <w:t>1-</w:t>
      </w:r>
      <w:r>
        <w:rPr>
          <w:rFonts w:hint="eastAsia"/>
        </w:rPr>
        <w:t>采购退货单，</w:t>
      </w:r>
      <w:r>
        <w:rPr>
          <w:rFonts w:hint="eastAsia"/>
        </w:rPr>
        <w:t>2-</w:t>
      </w:r>
      <w:r>
        <w:rPr>
          <w:rFonts w:hint="eastAsia"/>
        </w:rPr>
        <w:t>寄租返还单，</w:t>
      </w:r>
      <w:r>
        <w:rPr>
          <w:rFonts w:hint="eastAsia"/>
        </w:rPr>
        <w:t>3-</w:t>
      </w:r>
      <w:r>
        <w:rPr>
          <w:rFonts w:hint="eastAsia"/>
        </w:rPr>
        <w:t>销售销货单、</w:t>
      </w:r>
      <w:r>
        <w:rPr>
          <w:rFonts w:hint="eastAsia"/>
        </w:rPr>
        <w:t>4-</w:t>
      </w:r>
      <w:r>
        <w:rPr>
          <w:rFonts w:hint="eastAsia"/>
        </w:rPr>
        <w:t>调拨出库、</w:t>
      </w:r>
      <w:r>
        <w:rPr>
          <w:rFonts w:hint="eastAsia"/>
        </w:rPr>
        <w:t>5-</w:t>
      </w:r>
      <w:r>
        <w:rPr>
          <w:rFonts w:hint="eastAsia"/>
        </w:rPr>
        <w:t>调整出库、</w:t>
      </w:r>
      <w:r>
        <w:rPr>
          <w:rFonts w:hint="eastAsia"/>
        </w:rPr>
        <w:t>6-</w:t>
      </w:r>
      <w:r>
        <w:rPr>
          <w:rFonts w:hint="eastAsia"/>
        </w:rPr>
        <w:t>其他出库）、来源单号、经手人、结案状态、单据状态、流程状态、冻结状态、备注、</w:t>
      </w:r>
    </w:p>
    <w:p w:rsidR="002A4382" w:rsidRDefault="002A4382" w:rsidP="002A4382">
      <w:pPr>
        <w:pStyle w:val="af1"/>
        <w:numPr>
          <w:ilvl w:val="0"/>
          <w:numId w:val="29"/>
        </w:numPr>
        <w:ind w:firstLineChars="0"/>
      </w:pPr>
      <w:r>
        <w:rPr>
          <w:rFonts w:hint="eastAsia"/>
        </w:rPr>
        <w:t>单身信息点：序号、商品编号、商品名称、商品规格、单位、仓库、数量、等级、前置单据、备注</w:t>
      </w:r>
    </w:p>
    <w:p w:rsidR="002A4382" w:rsidRPr="00A3580B" w:rsidRDefault="002A4382" w:rsidP="002A4382">
      <w:pPr>
        <w:pStyle w:val="af1"/>
        <w:numPr>
          <w:ilvl w:val="0"/>
          <w:numId w:val="29"/>
        </w:numPr>
        <w:ind w:firstLineChars="0"/>
      </w:pPr>
      <w:r>
        <w:rPr>
          <w:rFonts w:hint="eastAsia"/>
        </w:rPr>
        <w:t>子单身信息点：序号、单身序号、商品编码、商品名称、</w:t>
      </w:r>
      <w:r w:rsidRPr="00FC463F">
        <w:rPr>
          <w:rFonts w:hint="eastAsia"/>
          <w:highlight w:val="yellow"/>
          <w:rPrChange w:id="137" w:author="aibozeng" w:date="2014-07-25T22:10:00Z">
            <w:rPr>
              <w:rFonts w:hint="eastAsia"/>
            </w:rPr>
          </w:rPrChange>
        </w:rPr>
        <w:t>等级、</w:t>
      </w:r>
      <w:r>
        <w:rPr>
          <w:rFonts w:hint="eastAsia"/>
        </w:rPr>
        <w:t>仓库、库区、库位、</w:t>
      </w:r>
      <w:r>
        <w:rPr>
          <w:rFonts w:hint="eastAsia"/>
        </w:rPr>
        <w:t>SN</w:t>
      </w:r>
      <w:r>
        <w:rPr>
          <w:rFonts w:hint="eastAsia"/>
        </w:rPr>
        <w:t>、</w:t>
      </w:r>
      <w:r>
        <w:rPr>
          <w:rFonts w:hint="eastAsia"/>
        </w:rPr>
        <w:t>NFC</w:t>
      </w:r>
      <w:r>
        <w:rPr>
          <w:rFonts w:hint="eastAsia"/>
        </w:rPr>
        <w:t>明码</w:t>
      </w:r>
    </w:p>
    <w:p w:rsidR="002A4382" w:rsidRDefault="002A4382" w:rsidP="002A4382">
      <w:pPr>
        <w:pStyle w:val="3"/>
      </w:pPr>
      <w:r>
        <w:rPr>
          <w:rFonts w:hint="eastAsia"/>
        </w:rPr>
        <w:t>业务需求</w:t>
      </w:r>
    </w:p>
    <w:tbl>
      <w:tblPr>
        <w:tblStyle w:val="af"/>
        <w:tblW w:w="0" w:type="auto"/>
        <w:tblLook w:val="04A0"/>
      </w:tblPr>
      <w:tblGrid>
        <w:gridCol w:w="1668"/>
        <w:gridCol w:w="4750"/>
        <w:gridCol w:w="3210"/>
      </w:tblGrid>
      <w:tr w:rsidR="002A4382" w:rsidTr="000A5E04">
        <w:tc>
          <w:tcPr>
            <w:tcW w:w="1668" w:type="dxa"/>
          </w:tcPr>
          <w:p w:rsidR="002A4382" w:rsidRDefault="002A4382" w:rsidP="000A5E04">
            <w:r>
              <w:rPr>
                <w:rFonts w:hint="eastAsia"/>
              </w:rPr>
              <w:t>作业编号</w:t>
            </w:r>
          </w:p>
        </w:tc>
        <w:tc>
          <w:tcPr>
            <w:tcW w:w="4750" w:type="dxa"/>
          </w:tcPr>
          <w:p w:rsidR="002A4382" w:rsidRDefault="002A4382" w:rsidP="000A5E04">
            <w:r>
              <w:rPr>
                <w:rFonts w:hint="eastAsia"/>
              </w:rPr>
              <w:t>页面元素描述</w:t>
            </w:r>
          </w:p>
        </w:tc>
        <w:tc>
          <w:tcPr>
            <w:tcW w:w="3210" w:type="dxa"/>
          </w:tcPr>
          <w:p w:rsidR="002A4382" w:rsidRDefault="002A4382" w:rsidP="000A5E04">
            <w:r>
              <w:rPr>
                <w:rFonts w:hint="eastAsia"/>
              </w:rPr>
              <w:t>业务逻辑</w:t>
            </w:r>
          </w:p>
        </w:tc>
      </w:tr>
      <w:tr w:rsidR="002A4382" w:rsidTr="000A5E04">
        <w:tc>
          <w:tcPr>
            <w:tcW w:w="1668" w:type="dxa"/>
          </w:tcPr>
          <w:p w:rsidR="002A4382" w:rsidRDefault="002A4382" w:rsidP="000A5E04">
            <w:r>
              <w:rPr>
                <w:rFonts w:hint="eastAsia"/>
              </w:rPr>
              <w:t>出库单列表页面</w:t>
            </w:r>
          </w:p>
        </w:tc>
        <w:tc>
          <w:tcPr>
            <w:tcW w:w="4750" w:type="dxa"/>
          </w:tcPr>
          <w:p w:rsidR="002A4382" w:rsidRDefault="002A4382" w:rsidP="002A4382">
            <w:pPr>
              <w:pStyle w:val="af1"/>
              <w:numPr>
                <w:ilvl w:val="0"/>
                <w:numId w:val="222"/>
              </w:numPr>
              <w:ind w:firstLineChars="0"/>
            </w:pPr>
            <w:r>
              <w:rPr>
                <w:rFonts w:hint="eastAsia"/>
              </w:rPr>
              <w:t>查询条件：</w:t>
            </w:r>
          </w:p>
          <w:p w:rsidR="002A4382" w:rsidRPr="0097368F" w:rsidRDefault="002A4382" w:rsidP="000A5E04">
            <w:pPr>
              <w:pStyle w:val="af1"/>
              <w:ind w:left="360" w:firstLineChars="0" w:firstLine="0"/>
            </w:pPr>
            <w:r>
              <w:rPr>
                <w:rFonts w:hint="eastAsia"/>
              </w:rPr>
              <w:t>）单据类别（下拉默认出库单）、出库单号（文本）、单据日期（日期区间）、单据状态（下拉：全部、</w:t>
            </w:r>
            <w:r>
              <w:rPr>
                <w:rFonts w:hint="eastAsia"/>
              </w:rPr>
              <w:t>1-</w:t>
            </w:r>
            <w:r>
              <w:rPr>
                <w:rFonts w:hint="eastAsia"/>
              </w:rPr>
              <w:t>草稿、</w:t>
            </w:r>
            <w:r>
              <w:rPr>
                <w:rFonts w:hint="eastAsia"/>
              </w:rPr>
              <w:t>2-</w:t>
            </w:r>
            <w:r>
              <w:rPr>
                <w:rFonts w:hint="eastAsia"/>
              </w:rPr>
              <w:t>审核中、</w:t>
            </w:r>
            <w:r>
              <w:rPr>
                <w:rFonts w:hint="eastAsia"/>
              </w:rPr>
              <w:t>3-</w:t>
            </w:r>
            <w:r>
              <w:rPr>
                <w:rFonts w:hint="eastAsia"/>
              </w:rPr>
              <w:t>已出库、</w:t>
            </w:r>
            <w:r>
              <w:rPr>
                <w:rFonts w:hint="eastAsia"/>
              </w:rPr>
              <w:t>99-</w:t>
            </w:r>
            <w:r>
              <w:rPr>
                <w:rFonts w:hint="eastAsia"/>
              </w:rPr>
              <w:t>已作废）、结案状态（下拉：全部、</w:t>
            </w:r>
            <w:r>
              <w:rPr>
                <w:rFonts w:hint="eastAsia"/>
              </w:rPr>
              <w:t>1-</w:t>
            </w:r>
            <w:r>
              <w:rPr>
                <w:rFonts w:hint="eastAsia"/>
              </w:rPr>
              <w:t>草稿、</w:t>
            </w:r>
            <w:r>
              <w:rPr>
                <w:rFonts w:hint="eastAsia"/>
              </w:rPr>
              <w:t>2-</w:t>
            </w:r>
            <w:r>
              <w:rPr>
                <w:rFonts w:hint="eastAsia"/>
              </w:rPr>
              <w:t>未结案中、</w:t>
            </w:r>
            <w:r>
              <w:rPr>
                <w:rFonts w:hint="eastAsia"/>
              </w:rPr>
              <w:t>3-</w:t>
            </w:r>
            <w:r>
              <w:rPr>
                <w:rFonts w:hint="eastAsia"/>
              </w:rPr>
              <w:t>已结案）、流程状态（下拉：全部、相应设定流程）、来源（下拉：全部、</w:t>
            </w:r>
            <w:r>
              <w:rPr>
                <w:rFonts w:hint="eastAsia"/>
              </w:rPr>
              <w:t>1-</w:t>
            </w:r>
            <w:r>
              <w:rPr>
                <w:rFonts w:hint="eastAsia"/>
              </w:rPr>
              <w:t>采购退货单，</w:t>
            </w:r>
            <w:r>
              <w:rPr>
                <w:rFonts w:hint="eastAsia"/>
              </w:rPr>
              <w:t>2-</w:t>
            </w:r>
            <w:r>
              <w:rPr>
                <w:rFonts w:hint="eastAsia"/>
              </w:rPr>
              <w:t>寄租返还单，</w:t>
            </w:r>
            <w:r>
              <w:rPr>
                <w:rFonts w:hint="eastAsia"/>
              </w:rPr>
              <w:t>3-</w:t>
            </w:r>
            <w:r>
              <w:rPr>
                <w:rFonts w:hint="eastAsia"/>
              </w:rPr>
              <w:t>销售销货单、</w:t>
            </w:r>
            <w:r>
              <w:rPr>
                <w:rFonts w:hint="eastAsia"/>
              </w:rPr>
              <w:t>4-</w:t>
            </w:r>
            <w:r>
              <w:rPr>
                <w:rFonts w:hint="eastAsia"/>
              </w:rPr>
              <w:t>调拨出库、</w:t>
            </w:r>
            <w:r>
              <w:rPr>
                <w:rFonts w:hint="eastAsia"/>
              </w:rPr>
              <w:t>5-</w:t>
            </w:r>
            <w:r>
              <w:rPr>
                <w:rFonts w:hint="eastAsia"/>
              </w:rPr>
              <w:t>调整出库、</w:t>
            </w:r>
            <w:r>
              <w:rPr>
                <w:rFonts w:hint="eastAsia"/>
              </w:rPr>
              <w:t>6-</w:t>
            </w:r>
            <w:r>
              <w:rPr>
                <w:rFonts w:hint="eastAsia"/>
              </w:rPr>
              <w:t>其他出库）、仓库（下拉：全部、仓库</w:t>
            </w:r>
            <w:r w:rsidRPr="006E2B79">
              <w:rPr>
                <w:rFonts w:hint="eastAsia"/>
              </w:rPr>
              <w:t>信息</w:t>
            </w:r>
            <w:r w:rsidRPr="0097368F">
              <w:rPr>
                <w:rFonts w:hint="eastAsia"/>
              </w:rPr>
              <w:t>-</w:t>
            </w:r>
            <w:r w:rsidRPr="0010722A">
              <w:rPr>
                <w:rFonts w:hint="eastAsia"/>
              </w:rPr>
              <w:t>涉及单身关联查询</w:t>
            </w:r>
            <w:r w:rsidRPr="006E2B79">
              <w:rPr>
                <w:rFonts w:hint="eastAsia"/>
              </w:rPr>
              <w:t>）、来源单号（文本</w:t>
            </w:r>
            <w:r w:rsidRPr="0097368F">
              <w:rPr>
                <w:rFonts w:hint="eastAsia"/>
              </w:rPr>
              <w:t>-</w:t>
            </w:r>
            <w:r w:rsidRPr="0010722A">
              <w:rPr>
                <w:rFonts w:hint="eastAsia"/>
              </w:rPr>
              <w:t>涉及单身关联查询</w:t>
            </w:r>
            <w:r w:rsidRPr="006E2B79">
              <w:rPr>
                <w:rFonts w:hint="eastAsia"/>
              </w:rPr>
              <w:t>）、</w:t>
            </w:r>
          </w:p>
          <w:p w:rsidR="002A4382" w:rsidRPr="0097368F" w:rsidRDefault="002A4382" w:rsidP="002A4382">
            <w:pPr>
              <w:pStyle w:val="af1"/>
              <w:numPr>
                <w:ilvl w:val="0"/>
                <w:numId w:val="222"/>
              </w:numPr>
              <w:ind w:firstLineChars="0"/>
            </w:pPr>
            <w:r w:rsidRPr="0097368F">
              <w:rPr>
                <w:rFonts w:hint="eastAsia"/>
              </w:rPr>
              <w:t>列表字段：</w:t>
            </w:r>
          </w:p>
          <w:p w:rsidR="002A4382" w:rsidRDefault="002A4382" w:rsidP="000A5E04">
            <w:pPr>
              <w:pStyle w:val="af1"/>
              <w:ind w:left="360" w:firstLineChars="0" w:firstLine="0"/>
            </w:pPr>
            <w:r>
              <w:t>C</w:t>
            </w:r>
            <w:r>
              <w:rPr>
                <w:rFonts w:hint="eastAsia"/>
              </w:rPr>
              <w:t>heckbox</w:t>
            </w:r>
            <w:r>
              <w:rPr>
                <w:rFonts w:hint="eastAsia"/>
              </w:rPr>
              <w:t>、操作（编辑、审核、作废）、单据编号、单据日期、单据状态、单据类别、出库总数、来源、备注、结案状态、流程状态、创建人、创建时间</w:t>
            </w:r>
          </w:p>
          <w:p w:rsidR="002A4382" w:rsidRDefault="002A4382" w:rsidP="002A4382">
            <w:pPr>
              <w:pStyle w:val="af1"/>
              <w:numPr>
                <w:ilvl w:val="0"/>
                <w:numId w:val="222"/>
              </w:numPr>
              <w:ind w:firstLineChars="0"/>
            </w:pPr>
            <w:r>
              <w:rPr>
                <w:rFonts w:hint="eastAsia"/>
              </w:rPr>
              <w:t>操作按钮：</w:t>
            </w:r>
          </w:p>
          <w:p w:rsidR="002A4382" w:rsidRDefault="002A4382" w:rsidP="000A5E04">
            <w:pPr>
              <w:pStyle w:val="af1"/>
              <w:ind w:left="360" w:firstLineChars="0" w:firstLine="0"/>
            </w:pPr>
            <w:r>
              <w:rPr>
                <w:rFonts w:hint="eastAsia"/>
              </w:rPr>
              <w:t>工具栏：新建、作废</w:t>
            </w:r>
          </w:p>
          <w:p w:rsidR="002A4382" w:rsidRPr="00687306" w:rsidRDefault="002A4382" w:rsidP="000A5E04">
            <w:pPr>
              <w:pStyle w:val="af1"/>
              <w:ind w:left="360" w:firstLineChars="0" w:firstLine="0"/>
            </w:pPr>
            <w:r>
              <w:rPr>
                <w:rFonts w:hint="eastAsia"/>
              </w:rPr>
              <w:t>查询面板：查询、重置</w:t>
            </w:r>
          </w:p>
        </w:tc>
        <w:tc>
          <w:tcPr>
            <w:tcW w:w="3210" w:type="dxa"/>
          </w:tcPr>
          <w:p w:rsidR="002A4382" w:rsidRDefault="002A4382" w:rsidP="002A4382">
            <w:pPr>
              <w:pStyle w:val="af1"/>
              <w:numPr>
                <w:ilvl w:val="0"/>
                <w:numId w:val="229"/>
              </w:numPr>
              <w:ind w:firstLineChars="0"/>
            </w:pPr>
            <w:r>
              <w:rPr>
                <w:rFonts w:hint="eastAsia"/>
              </w:rPr>
              <w:t>页面加载：</w:t>
            </w:r>
          </w:p>
          <w:p w:rsidR="002A4382" w:rsidRDefault="002A4382" w:rsidP="000A5E04">
            <w:pPr>
              <w:pStyle w:val="af1"/>
              <w:ind w:left="360" w:firstLineChars="0" w:firstLine="0"/>
            </w:pPr>
            <w:r>
              <w:rPr>
                <w:rFonts w:hint="eastAsia"/>
              </w:rPr>
              <w:t>默认不显示数据</w:t>
            </w:r>
          </w:p>
          <w:p w:rsidR="002A4382" w:rsidRDefault="002A4382" w:rsidP="000A5E04">
            <w:pPr>
              <w:pStyle w:val="af1"/>
              <w:ind w:left="360" w:firstLineChars="0" w:firstLine="0"/>
            </w:pPr>
            <w:r>
              <w:rPr>
                <w:rFonts w:hint="eastAsia"/>
              </w:rPr>
              <w:t>不可操作或无权限按钮禁用（灰色）</w:t>
            </w:r>
          </w:p>
          <w:p w:rsidR="002A4382" w:rsidRDefault="002A4382" w:rsidP="002A4382">
            <w:pPr>
              <w:pStyle w:val="af1"/>
              <w:numPr>
                <w:ilvl w:val="0"/>
                <w:numId w:val="229"/>
              </w:numPr>
              <w:ind w:firstLineChars="0"/>
            </w:pPr>
            <w:r>
              <w:rPr>
                <w:rFonts w:hint="eastAsia"/>
              </w:rPr>
              <w:t>按钮逻辑：</w:t>
            </w:r>
          </w:p>
          <w:p w:rsidR="002A4382" w:rsidRDefault="002A4382" w:rsidP="000A5E04">
            <w:pPr>
              <w:pStyle w:val="af1"/>
              <w:ind w:left="360" w:firstLineChars="0" w:firstLine="0"/>
            </w:pPr>
            <w:r>
              <w:rPr>
                <w:rFonts w:hint="eastAsia"/>
              </w:rPr>
              <w:t>查询：按照查询条件过滤数据、默认按照单号倒序排列</w:t>
            </w:r>
          </w:p>
          <w:p w:rsidR="002A4382" w:rsidRDefault="002A4382" w:rsidP="000A5E04">
            <w:pPr>
              <w:pStyle w:val="af1"/>
              <w:ind w:left="360" w:firstLineChars="0" w:firstLine="0"/>
            </w:pPr>
            <w:r>
              <w:rPr>
                <w:rFonts w:hint="eastAsia"/>
              </w:rPr>
              <w:t>重置：清空查询条件</w:t>
            </w:r>
          </w:p>
          <w:p w:rsidR="002A4382" w:rsidRDefault="002A4382" w:rsidP="000A5E04">
            <w:pPr>
              <w:pStyle w:val="af1"/>
              <w:ind w:left="360" w:firstLineChars="0" w:firstLine="0"/>
            </w:pPr>
          </w:p>
          <w:p w:rsidR="002A4382" w:rsidRDefault="002A4382" w:rsidP="000A5E04">
            <w:pPr>
              <w:pStyle w:val="af1"/>
              <w:ind w:left="360" w:firstLineChars="0" w:firstLine="0"/>
            </w:pPr>
            <w:r>
              <w:rPr>
                <w:rFonts w:hint="eastAsia"/>
              </w:rPr>
              <w:t>新建：进入新建页面</w:t>
            </w:r>
          </w:p>
          <w:p w:rsidR="002A4382" w:rsidRDefault="002A4382" w:rsidP="000A5E04">
            <w:pPr>
              <w:pStyle w:val="af1"/>
              <w:ind w:left="360" w:firstLineChars="0" w:firstLine="0"/>
            </w:pPr>
            <w:r>
              <w:rPr>
                <w:rFonts w:hint="eastAsia"/>
              </w:rPr>
              <w:t>作废：针对草稿状态，作废勾选数据，需给予确认选择提示</w:t>
            </w:r>
          </w:p>
          <w:p w:rsidR="002A4382" w:rsidRDefault="002A4382" w:rsidP="000A5E04">
            <w:pPr>
              <w:pStyle w:val="af1"/>
              <w:ind w:left="360" w:firstLineChars="0" w:firstLine="0"/>
            </w:pPr>
          </w:p>
          <w:p w:rsidR="002A4382" w:rsidRDefault="002A4382" w:rsidP="000A5E04">
            <w:pPr>
              <w:pStyle w:val="af1"/>
              <w:ind w:left="360" w:firstLineChars="0" w:firstLine="0"/>
            </w:pPr>
            <w:r>
              <w:rPr>
                <w:rFonts w:hint="eastAsia"/>
              </w:rPr>
              <w:t>编辑：针对草稿状态，进入编辑页面</w:t>
            </w:r>
          </w:p>
          <w:p w:rsidR="002A4382" w:rsidRDefault="002A4382" w:rsidP="000A5E04">
            <w:pPr>
              <w:pStyle w:val="af1"/>
              <w:ind w:left="360" w:firstLineChars="0" w:firstLine="0"/>
            </w:pPr>
            <w:r>
              <w:rPr>
                <w:rFonts w:hint="eastAsia"/>
              </w:rPr>
              <w:t>审核：针对审核中状态，进入审核页面</w:t>
            </w:r>
          </w:p>
          <w:p w:rsidR="002A4382" w:rsidRPr="00687306" w:rsidRDefault="002A4382" w:rsidP="000A5E04">
            <w:pPr>
              <w:pStyle w:val="af1"/>
              <w:ind w:left="360" w:firstLineChars="0" w:firstLine="0"/>
            </w:pPr>
            <w:r>
              <w:rPr>
                <w:rFonts w:hint="eastAsia"/>
              </w:rPr>
              <w:t>作废：针对草稿状态，作废对应数据，需给予确认选择提示</w:t>
            </w:r>
          </w:p>
        </w:tc>
      </w:tr>
      <w:tr w:rsidR="002A4382" w:rsidTr="000A5E04">
        <w:tc>
          <w:tcPr>
            <w:tcW w:w="1668" w:type="dxa"/>
          </w:tcPr>
          <w:p w:rsidR="002A4382" w:rsidRDefault="002A4382" w:rsidP="000A5E04">
            <w:r>
              <w:rPr>
                <w:rFonts w:hint="eastAsia"/>
              </w:rPr>
              <w:t>详情页面</w:t>
            </w:r>
            <w:r>
              <w:rPr>
                <w:rFonts w:hint="eastAsia"/>
              </w:rPr>
              <w:t>-</w:t>
            </w:r>
            <w:r>
              <w:rPr>
                <w:rFonts w:hint="eastAsia"/>
              </w:rPr>
              <w:t>创建</w:t>
            </w:r>
            <w:r>
              <w:rPr>
                <w:rFonts w:hint="eastAsia"/>
              </w:rPr>
              <w:lastRenderedPageBreak/>
              <w:t>其他出库（</w:t>
            </w:r>
            <w:r>
              <w:rPr>
                <w:rFonts w:hint="eastAsia"/>
              </w:rPr>
              <w:t>s005-01-2</w:t>
            </w:r>
            <w:r>
              <w:rPr>
                <w:rFonts w:hint="eastAsia"/>
              </w:rPr>
              <w:t>）</w:t>
            </w:r>
          </w:p>
        </w:tc>
        <w:tc>
          <w:tcPr>
            <w:tcW w:w="4750" w:type="dxa"/>
          </w:tcPr>
          <w:p w:rsidR="002A4382" w:rsidRDefault="002A4382" w:rsidP="002A4382">
            <w:pPr>
              <w:pStyle w:val="af1"/>
              <w:numPr>
                <w:ilvl w:val="0"/>
                <w:numId w:val="223"/>
              </w:numPr>
              <w:ind w:firstLineChars="0"/>
            </w:pPr>
            <w:r>
              <w:rPr>
                <w:rFonts w:hint="eastAsia"/>
              </w:rPr>
              <w:lastRenderedPageBreak/>
              <w:t>单头：</w:t>
            </w:r>
          </w:p>
          <w:p w:rsidR="002A4382" w:rsidRDefault="002A4382" w:rsidP="000A5E04">
            <w:pPr>
              <w:pStyle w:val="af1"/>
              <w:ind w:left="360" w:firstLineChars="0" w:firstLine="0"/>
            </w:pPr>
            <w:r>
              <w:rPr>
                <w:rFonts w:hint="eastAsia"/>
              </w:rPr>
              <w:lastRenderedPageBreak/>
              <w:t>单据编号自动生成，单据类型默认出库单、来源默认其他出库、日期默认当前日期（可选择）、创建人默认当前操作人员、出库总数自动计算、备注文本必填</w:t>
            </w:r>
          </w:p>
          <w:p w:rsidR="002A4382" w:rsidRDefault="002A4382" w:rsidP="002A4382">
            <w:pPr>
              <w:pStyle w:val="af1"/>
              <w:numPr>
                <w:ilvl w:val="0"/>
                <w:numId w:val="223"/>
              </w:numPr>
              <w:ind w:firstLineChars="0"/>
            </w:pPr>
            <w:r>
              <w:rPr>
                <w:rFonts w:hint="eastAsia"/>
              </w:rPr>
              <w:t>单身：</w:t>
            </w:r>
          </w:p>
          <w:p w:rsidR="002A4382" w:rsidRDefault="002A4382" w:rsidP="000A5E04">
            <w:pPr>
              <w:pStyle w:val="af1"/>
              <w:ind w:left="360" w:firstLineChars="0" w:firstLine="0"/>
            </w:pPr>
            <w:r>
              <w:t>C</w:t>
            </w:r>
            <w:r>
              <w:rPr>
                <w:rFonts w:hint="eastAsia"/>
              </w:rPr>
              <w:t>heckbox</w:t>
            </w:r>
            <w:r>
              <w:rPr>
                <w:rFonts w:hint="eastAsia"/>
              </w:rPr>
              <w:t>、序号、商品编号、商品名称、等级、数量（数字、可编辑）、备注（文本、可编辑）</w:t>
            </w:r>
          </w:p>
          <w:p w:rsidR="002A4382" w:rsidRDefault="002A4382" w:rsidP="002A4382">
            <w:pPr>
              <w:pStyle w:val="af1"/>
              <w:numPr>
                <w:ilvl w:val="0"/>
                <w:numId w:val="223"/>
              </w:numPr>
              <w:ind w:firstLineChars="0"/>
            </w:pPr>
            <w:r>
              <w:rPr>
                <w:rFonts w:hint="eastAsia"/>
              </w:rPr>
              <w:t>子单身：</w:t>
            </w:r>
          </w:p>
          <w:p w:rsidR="002A4382" w:rsidRDefault="002A4382" w:rsidP="000A5E04">
            <w:pPr>
              <w:pStyle w:val="af1"/>
              <w:ind w:left="360" w:firstLineChars="0" w:firstLine="0"/>
            </w:pPr>
            <w:r>
              <w:t>C</w:t>
            </w:r>
            <w:r>
              <w:rPr>
                <w:rFonts w:hint="eastAsia"/>
              </w:rPr>
              <w:t>heckbox</w:t>
            </w:r>
            <w:r>
              <w:rPr>
                <w:rFonts w:hint="eastAsia"/>
              </w:rPr>
              <w:t>、序号、</w:t>
            </w:r>
            <w:r>
              <w:rPr>
                <w:rFonts w:hint="eastAsia"/>
              </w:rPr>
              <w:t>SN</w:t>
            </w:r>
            <w:r>
              <w:rPr>
                <w:rFonts w:hint="eastAsia"/>
              </w:rPr>
              <w:t>、仓库、库区、库位、</w:t>
            </w:r>
            <w:r>
              <w:rPr>
                <w:rFonts w:hint="eastAsia"/>
              </w:rPr>
              <w:t>NFC</w:t>
            </w:r>
            <w:r>
              <w:rPr>
                <w:rFonts w:hint="eastAsia"/>
              </w:rPr>
              <w:t>明码</w:t>
            </w:r>
          </w:p>
          <w:p w:rsidR="002A4382" w:rsidRDefault="002A4382" w:rsidP="002A4382">
            <w:pPr>
              <w:pStyle w:val="af1"/>
              <w:numPr>
                <w:ilvl w:val="0"/>
                <w:numId w:val="223"/>
              </w:numPr>
              <w:ind w:firstLineChars="0"/>
            </w:pPr>
            <w:r>
              <w:rPr>
                <w:rFonts w:hint="eastAsia"/>
              </w:rPr>
              <w:t>操作按钮：</w:t>
            </w:r>
          </w:p>
          <w:p w:rsidR="002A4382" w:rsidRDefault="002A4382" w:rsidP="000A5E04">
            <w:pPr>
              <w:pStyle w:val="af1"/>
              <w:ind w:left="360" w:firstLineChars="0" w:firstLine="0"/>
            </w:pPr>
            <w:r>
              <w:rPr>
                <w:rFonts w:hint="eastAsia"/>
              </w:rPr>
              <w:t>添加商品、删除产品、扫描商品</w:t>
            </w:r>
          </w:p>
          <w:p w:rsidR="002A4382" w:rsidRDefault="002A4382" w:rsidP="000A5E04">
            <w:pPr>
              <w:pStyle w:val="af1"/>
              <w:ind w:left="360" w:firstLineChars="0" w:firstLine="0"/>
            </w:pPr>
            <w:r>
              <w:rPr>
                <w:rFonts w:hint="eastAsia"/>
              </w:rPr>
              <w:t>保存、提交、返回</w:t>
            </w:r>
          </w:p>
          <w:p w:rsidR="002A4382" w:rsidRDefault="002A4382" w:rsidP="000A5E04"/>
        </w:tc>
        <w:tc>
          <w:tcPr>
            <w:tcW w:w="3210" w:type="dxa"/>
          </w:tcPr>
          <w:p w:rsidR="002A4382" w:rsidRDefault="002A4382" w:rsidP="002A4382">
            <w:pPr>
              <w:pStyle w:val="af1"/>
              <w:numPr>
                <w:ilvl w:val="0"/>
                <w:numId w:val="230"/>
              </w:numPr>
              <w:ind w:firstLineChars="0"/>
            </w:pPr>
            <w:r>
              <w:rPr>
                <w:rFonts w:hint="eastAsia"/>
              </w:rPr>
              <w:lastRenderedPageBreak/>
              <w:t>只可创建来源为其他出库的</w:t>
            </w:r>
            <w:r>
              <w:rPr>
                <w:rFonts w:hint="eastAsia"/>
              </w:rPr>
              <w:lastRenderedPageBreak/>
              <w:t>出库单</w:t>
            </w:r>
          </w:p>
          <w:p w:rsidR="002A4382" w:rsidRDefault="002A4382" w:rsidP="002A4382">
            <w:pPr>
              <w:pStyle w:val="af1"/>
              <w:numPr>
                <w:ilvl w:val="0"/>
                <w:numId w:val="230"/>
              </w:numPr>
              <w:ind w:firstLineChars="0"/>
            </w:pPr>
            <w:r>
              <w:rPr>
                <w:rFonts w:hint="eastAsia"/>
              </w:rPr>
              <w:t>添加商品：</w:t>
            </w:r>
          </w:p>
          <w:p w:rsidR="002A4382" w:rsidRDefault="002A4382" w:rsidP="000A5E04">
            <w:pPr>
              <w:pStyle w:val="af1"/>
              <w:ind w:left="360" w:firstLineChars="0" w:firstLine="0"/>
            </w:pPr>
            <w:r>
              <w:rPr>
                <w:rFonts w:hint="eastAsia"/>
              </w:rPr>
              <w:t>打开商品开窗</w:t>
            </w:r>
          </w:p>
          <w:p w:rsidR="002A4382" w:rsidRDefault="002A4382" w:rsidP="002A4382">
            <w:pPr>
              <w:pStyle w:val="af1"/>
              <w:numPr>
                <w:ilvl w:val="0"/>
                <w:numId w:val="230"/>
              </w:numPr>
              <w:ind w:firstLineChars="0"/>
            </w:pPr>
            <w:r>
              <w:rPr>
                <w:rFonts w:hint="eastAsia"/>
              </w:rPr>
              <w:t>删除商品：</w:t>
            </w:r>
          </w:p>
          <w:p w:rsidR="002A4382" w:rsidRDefault="002A4382" w:rsidP="000A5E04">
            <w:pPr>
              <w:pStyle w:val="af1"/>
              <w:ind w:left="360" w:firstLineChars="0" w:firstLine="0"/>
            </w:pPr>
            <w:r>
              <w:rPr>
                <w:rFonts w:hint="eastAsia"/>
              </w:rPr>
              <w:t>删除勾选的单身行，同时需要删除对应的子单身</w:t>
            </w:r>
          </w:p>
          <w:p w:rsidR="002A4382" w:rsidRDefault="002A4382" w:rsidP="002A4382">
            <w:pPr>
              <w:pStyle w:val="af1"/>
              <w:numPr>
                <w:ilvl w:val="0"/>
                <w:numId w:val="230"/>
              </w:numPr>
              <w:ind w:firstLineChars="0"/>
            </w:pPr>
            <w:r>
              <w:rPr>
                <w:rFonts w:hint="eastAsia"/>
              </w:rPr>
              <w:t>扫描商品：</w:t>
            </w:r>
          </w:p>
          <w:p w:rsidR="002A4382" w:rsidRDefault="002A4382" w:rsidP="000A5E04">
            <w:pPr>
              <w:pStyle w:val="af1"/>
              <w:ind w:left="360" w:firstLineChars="0" w:firstLine="0"/>
            </w:pPr>
            <w:r>
              <w:rPr>
                <w:rFonts w:hint="eastAsia"/>
              </w:rPr>
              <w:t>打开扫描商品开窗</w:t>
            </w:r>
          </w:p>
          <w:p w:rsidR="002A4382" w:rsidRDefault="002A4382" w:rsidP="002A4382">
            <w:pPr>
              <w:pStyle w:val="af1"/>
              <w:numPr>
                <w:ilvl w:val="0"/>
                <w:numId w:val="230"/>
              </w:numPr>
              <w:ind w:firstLineChars="0"/>
            </w:pPr>
            <w:r>
              <w:rPr>
                <w:rFonts w:hint="eastAsia"/>
              </w:rPr>
              <w:t>保存：</w:t>
            </w:r>
          </w:p>
          <w:p w:rsidR="002A4382" w:rsidRDefault="002A4382" w:rsidP="000A5E04">
            <w:pPr>
              <w:pStyle w:val="af1"/>
              <w:ind w:left="360" w:firstLineChars="0" w:firstLine="0"/>
            </w:pPr>
            <w:r>
              <w:rPr>
                <w:rFonts w:hint="eastAsia"/>
              </w:rPr>
              <w:t>保存单身及子单身（必须有数据）</w:t>
            </w:r>
          </w:p>
          <w:p w:rsidR="002A4382" w:rsidRDefault="002A4382" w:rsidP="000A5E04">
            <w:pPr>
              <w:pStyle w:val="af1"/>
              <w:ind w:left="360" w:firstLineChars="0" w:firstLine="0"/>
            </w:pPr>
            <w:r>
              <w:rPr>
                <w:rFonts w:hint="eastAsia"/>
              </w:rPr>
              <w:t>当扫描数量与单身数量不匹配时给予提示，将按照实际扫描出库数量保存，是否保存</w:t>
            </w:r>
          </w:p>
          <w:p w:rsidR="002A4382" w:rsidRPr="0097368F" w:rsidRDefault="002A4382" w:rsidP="000A5E04">
            <w:pPr>
              <w:pStyle w:val="af1"/>
              <w:ind w:left="360" w:firstLineChars="0" w:firstLine="0"/>
            </w:pPr>
            <w:r>
              <w:rPr>
                <w:rFonts w:hint="eastAsia"/>
              </w:rPr>
              <w:t>保存数量，按照实际扫描数量</w:t>
            </w:r>
            <w:r w:rsidRPr="006E2B79">
              <w:rPr>
                <w:rFonts w:hint="eastAsia"/>
              </w:rPr>
              <w:t>计算，成功后提示成功</w:t>
            </w:r>
          </w:p>
          <w:p w:rsidR="002A4382" w:rsidRPr="0010722A" w:rsidRDefault="002A4382" w:rsidP="000A5E04">
            <w:pPr>
              <w:pStyle w:val="af1"/>
              <w:ind w:left="360" w:firstLineChars="0" w:firstLine="0"/>
            </w:pPr>
            <w:r w:rsidRPr="0010722A">
              <w:rPr>
                <w:rFonts w:hint="eastAsia"/>
              </w:rPr>
              <w:t>如存在相同商品</w:t>
            </w:r>
            <w:r w:rsidRPr="0010722A">
              <w:rPr>
                <w:rFonts w:hint="eastAsia"/>
              </w:rPr>
              <w:t>+</w:t>
            </w:r>
            <w:r w:rsidRPr="0010722A">
              <w:rPr>
                <w:rFonts w:hint="eastAsia"/>
              </w:rPr>
              <w:t>等级从不同仓库出库，需要分开显示</w:t>
            </w:r>
          </w:p>
          <w:p w:rsidR="002A4382" w:rsidRDefault="002A4382" w:rsidP="002A4382">
            <w:pPr>
              <w:pStyle w:val="af1"/>
              <w:numPr>
                <w:ilvl w:val="0"/>
                <w:numId w:val="230"/>
              </w:numPr>
              <w:ind w:firstLineChars="0"/>
            </w:pPr>
            <w:r>
              <w:rPr>
                <w:rFonts w:hint="eastAsia"/>
              </w:rPr>
              <w:t>提交：</w:t>
            </w:r>
          </w:p>
          <w:p w:rsidR="002A4382" w:rsidRPr="00B41B29" w:rsidRDefault="002A4382" w:rsidP="000A5E04">
            <w:pPr>
              <w:pStyle w:val="af1"/>
              <w:ind w:left="360" w:firstLineChars="0" w:firstLine="0"/>
            </w:pPr>
            <w:r>
              <w:rPr>
                <w:rFonts w:hint="eastAsia"/>
              </w:rPr>
              <w:t>具有保存功能、单据状态直接为审核中</w:t>
            </w:r>
          </w:p>
        </w:tc>
      </w:tr>
      <w:tr w:rsidR="002A4382" w:rsidTr="000A5E04">
        <w:tc>
          <w:tcPr>
            <w:tcW w:w="1668" w:type="dxa"/>
          </w:tcPr>
          <w:p w:rsidR="002A4382" w:rsidRDefault="002A4382" w:rsidP="000A5E04">
            <w:r>
              <w:rPr>
                <w:rFonts w:hint="eastAsia"/>
              </w:rPr>
              <w:lastRenderedPageBreak/>
              <w:t>创建其他出库</w:t>
            </w:r>
            <w:r>
              <w:rPr>
                <w:rFonts w:hint="eastAsia"/>
              </w:rPr>
              <w:t>-</w:t>
            </w:r>
            <w:r>
              <w:rPr>
                <w:rFonts w:hint="eastAsia"/>
              </w:rPr>
              <w:t>添加商品开窗（</w:t>
            </w:r>
            <w:r>
              <w:rPr>
                <w:rFonts w:hint="eastAsia"/>
              </w:rPr>
              <w:t>s005-01-3</w:t>
            </w:r>
            <w:r>
              <w:rPr>
                <w:rFonts w:hint="eastAsia"/>
              </w:rPr>
              <w:t>）</w:t>
            </w:r>
          </w:p>
        </w:tc>
        <w:tc>
          <w:tcPr>
            <w:tcW w:w="4750" w:type="dxa"/>
          </w:tcPr>
          <w:p w:rsidR="002A4382" w:rsidRDefault="002A4382" w:rsidP="002A4382">
            <w:pPr>
              <w:pStyle w:val="af1"/>
              <w:numPr>
                <w:ilvl w:val="0"/>
                <w:numId w:val="224"/>
              </w:numPr>
              <w:ind w:firstLineChars="0"/>
            </w:pPr>
            <w:r>
              <w:rPr>
                <w:rFonts w:hint="eastAsia"/>
              </w:rPr>
              <w:t>查询条件：</w:t>
            </w:r>
          </w:p>
          <w:p w:rsidR="002A4382" w:rsidRDefault="002A4382" w:rsidP="000A5E04">
            <w:pPr>
              <w:pStyle w:val="af1"/>
              <w:ind w:left="360" w:firstLineChars="0" w:firstLine="0"/>
            </w:pPr>
            <w:r>
              <w:rPr>
                <w:rFonts w:hint="eastAsia"/>
              </w:rPr>
              <w:t>商品编号、商品名称、仓库（下拉：全部、仓库信息）</w:t>
            </w:r>
          </w:p>
          <w:p w:rsidR="002A4382" w:rsidRDefault="002A4382" w:rsidP="002A4382">
            <w:pPr>
              <w:pStyle w:val="af1"/>
              <w:numPr>
                <w:ilvl w:val="0"/>
                <w:numId w:val="224"/>
              </w:numPr>
              <w:ind w:firstLineChars="0"/>
            </w:pPr>
            <w:r>
              <w:rPr>
                <w:rFonts w:hint="eastAsia"/>
              </w:rPr>
              <w:t>列表显示：</w:t>
            </w:r>
          </w:p>
          <w:p w:rsidR="002A4382" w:rsidRDefault="002A4382" w:rsidP="000A5E04">
            <w:pPr>
              <w:pStyle w:val="af1"/>
              <w:ind w:left="360" w:firstLineChars="0" w:firstLine="0"/>
            </w:pPr>
            <w:r>
              <w:t>C</w:t>
            </w:r>
            <w:r>
              <w:rPr>
                <w:rFonts w:hint="eastAsia"/>
              </w:rPr>
              <w:t>heckbox</w:t>
            </w:r>
            <w:r>
              <w:rPr>
                <w:rFonts w:hint="eastAsia"/>
              </w:rPr>
              <w:t>，商品编号、商品名称、等级、仓库、库存、出库数量（默认</w:t>
            </w:r>
            <w:r>
              <w:rPr>
                <w:rFonts w:hint="eastAsia"/>
              </w:rPr>
              <w:t>1</w:t>
            </w:r>
            <w:r>
              <w:rPr>
                <w:rFonts w:hint="eastAsia"/>
              </w:rPr>
              <w:t>，可编辑）、添加（操作）</w:t>
            </w:r>
          </w:p>
          <w:p w:rsidR="002A4382" w:rsidRDefault="002A4382" w:rsidP="002A4382">
            <w:pPr>
              <w:pStyle w:val="af1"/>
              <w:numPr>
                <w:ilvl w:val="0"/>
                <w:numId w:val="224"/>
              </w:numPr>
              <w:ind w:firstLineChars="0"/>
            </w:pPr>
            <w:r>
              <w:rPr>
                <w:rFonts w:hint="eastAsia"/>
              </w:rPr>
              <w:t>操作按钮：</w:t>
            </w:r>
          </w:p>
          <w:p w:rsidR="002A4382" w:rsidRDefault="002A4382" w:rsidP="000A5E04">
            <w:pPr>
              <w:pStyle w:val="af1"/>
              <w:ind w:left="360" w:firstLineChars="0" w:firstLine="0"/>
            </w:pPr>
            <w:r>
              <w:rPr>
                <w:rFonts w:hint="eastAsia"/>
              </w:rPr>
              <w:t>查询、重置；确定</w:t>
            </w:r>
          </w:p>
        </w:tc>
        <w:tc>
          <w:tcPr>
            <w:tcW w:w="3210" w:type="dxa"/>
          </w:tcPr>
          <w:p w:rsidR="002A4382" w:rsidRDefault="002A4382" w:rsidP="002A4382">
            <w:pPr>
              <w:pStyle w:val="af1"/>
              <w:numPr>
                <w:ilvl w:val="0"/>
                <w:numId w:val="231"/>
              </w:numPr>
              <w:ind w:firstLineChars="0"/>
            </w:pPr>
            <w:r>
              <w:rPr>
                <w:rFonts w:hint="eastAsia"/>
              </w:rPr>
              <w:t>窗口加载：默认不显示数据</w:t>
            </w:r>
          </w:p>
          <w:p w:rsidR="002A4382" w:rsidRDefault="002A4382" w:rsidP="002A4382">
            <w:pPr>
              <w:pStyle w:val="af1"/>
              <w:numPr>
                <w:ilvl w:val="0"/>
                <w:numId w:val="231"/>
              </w:numPr>
              <w:ind w:firstLineChars="0"/>
            </w:pPr>
            <w:r>
              <w:rPr>
                <w:rFonts w:hint="eastAsia"/>
              </w:rPr>
              <w:t>查询：按照查询条件显示（默认产品编号正序排列）并自动过滤已添加的商品</w:t>
            </w:r>
            <w:r>
              <w:rPr>
                <w:rFonts w:hint="eastAsia"/>
              </w:rPr>
              <w:t>+</w:t>
            </w:r>
            <w:r>
              <w:rPr>
                <w:rFonts w:hint="eastAsia"/>
              </w:rPr>
              <w:t>等级</w:t>
            </w:r>
          </w:p>
          <w:p w:rsidR="002A4382" w:rsidRDefault="002A4382" w:rsidP="002A4382">
            <w:pPr>
              <w:pStyle w:val="af1"/>
              <w:numPr>
                <w:ilvl w:val="0"/>
                <w:numId w:val="231"/>
              </w:numPr>
              <w:ind w:firstLineChars="0"/>
            </w:pPr>
            <w:r>
              <w:rPr>
                <w:rFonts w:hint="eastAsia"/>
              </w:rPr>
              <w:t>添加：添加对应行商品（窗口不关闭）</w:t>
            </w:r>
          </w:p>
          <w:p w:rsidR="002A4382" w:rsidRDefault="002A4382" w:rsidP="002A4382">
            <w:pPr>
              <w:pStyle w:val="af1"/>
              <w:numPr>
                <w:ilvl w:val="0"/>
                <w:numId w:val="231"/>
              </w:numPr>
              <w:ind w:firstLineChars="0"/>
            </w:pPr>
            <w:r>
              <w:rPr>
                <w:rFonts w:hint="eastAsia"/>
              </w:rPr>
              <w:t>确定：添加勾选行商品（窗口关闭）</w:t>
            </w:r>
          </w:p>
        </w:tc>
      </w:tr>
      <w:tr w:rsidR="002A4382" w:rsidTr="000A5E04">
        <w:tc>
          <w:tcPr>
            <w:tcW w:w="1668" w:type="dxa"/>
          </w:tcPr>
          <w:p w:rsidR="002A4382" w:rsidRDefault="002A4382" w:rsidP="000A5E04">
            <w:r>
              <w:rPr>
                <w:rFonts w:hint="eastAsia"/>
              </w:rPr>
              <w:t>创建其他出库</w:t>
            </w:r>
            <w:r>
              <w:rPr>
                <w:rFonts w:hint="eastAsia"/>
              </w:rPr>
              <w:t>-</w:t>
            </w:r>
            <w:r>
              <w:rPr>
                <w:rFonts w:hint="eastAsia"/>
              </w:rPr>
              <w:t>扫描商品开窗（</w:t>
            </w:r>
            <w:r>
              <w:rPr>
                <w:rFonts w:hint="eastAsia"/>
              </w:rPr>
              <w:t>s005-01-7</w:t>
            </w:r>
            <w:r>
              <w:rPr>
                <w:rFonts w:hint="eastAsia"/>
              </w:rPr>
              <w:t>）</w:t>
            </w:r>
          </w:p>
        </w:tc>
        <w:tc>
          <w:tcPr>
            <w:tcW w:w="4750" w:type="dxa"/>
          </w:tcPr>
          <w:p w:rsidR="002A4382" w:rsidRDefault="002A4382" w:rsidP="002A4382">
            <w:pPr>
              <w:pStyle w:val="af1"/>
              <w:numPr>
                <w:ilvl w:val="0"/>
                <w:numId w:val="225"/>
              </w:numPr>
              <w:ind w:firstLineChars="0"/>
            </w:pPr>
            <w:r>
              <w:rPr>
                <w:rFonts w:hint="eastAsia"/>
              </w:rPr>
              <w:t>头部：扫描输入框</w:t>
            </w:r>
          </w:p>
          <w:p w:rsidR="002A4382" w:rsidRDefault="002A4382" w:rsidP="002A4382">
            <w:pPr>
              <w:pStyle w:val="af1"/>
              <w:numPr>
                <w:ilvl w:val="0"/>
                <w:numId w:val="225"/>
              </w:numPr>
              <w:ind w:firstLineChars="0"/>
            </w:pPr>
            <w:r>
              <w:rPr>
                <w:rFonts w:hint="eastAsia"/>
              </w:rPr>
              <w:t>列表：</w:t>
            </w:r>
          </w:p>
          <w:p w:rsidR="002A4382" w:rsidRDefault="002A4382" w:rsidP="000A5E04">
            <w:pPr>
              <w:pStyle w:val="af1"/>
              <w:ind w:left="360" w:firstLineChars="0" w:firstLine="0"/>
            </w:pPr>
            <w:r>
              <w:t>C</w:t>
            </w:r>
            <w:r>
              <w:rPr>
                <w:rFonts w:hint="eastAsia"/>
              </w:rPr>
              <w:t>heckbox</w:t>
            </w:r>
            <w:r>
              <w:rPr>
                <w:rFonts w:hint="eastAsia"/>
              </w:rPr>
              <w:t>、序号、</w:t>
            </w:r>
            <w:r>
              <w:rPr>
                <w:rFonts w:hint="eastAsia"/>
              </w:rPr>
              <w:t>SN</w:t>
            </w:r>
            <w:r>
              <w:rPr>
                <w:rFonts w:hint="eastAsia"/>
              </w:rPr>
              <w:t>、商品编码、商品名称、等级、仓库、库区、库位、</w:t>
            </w:r>
            <w:r>
              <w:rPr>
                <w:rFonts w:hint="eastAsia"/>
              </w:rPr>
              <w:t>NFC</w:t>
            </w:r>
            <w:r>
              <w:rPr>
                <w:rFonts w:hint="eastAsia"/>
              </w:rPr>
              <w:t>明码</w:t>
            </w:r>
          </w:p>
          <w:p w:rsidR="002A4382" w:rsidRPr="00650960" w:rsidRDefault="002A4382" w:rsidP="002A4382">
            <w:pPr>
              <w:pStyle w:val="af1"/>
              <w:numPr>
                <w:ilvl w:val="0"/>
                <w:numId w:val="225"/>
              </w:numPr>
              <w:ind w:firstLineChars="0"/>
            </w:pPr>
            <w:r>
              <w:rPr>
                <w:rFonts w:hint="eastAsia"/>
              </w:rPr>
              <w:t>按钮：删除（列表上方）</w:t>
            </w:r>
          </w:p>
        </w:tc>
        <w:tc>
          <w:tcPr>
            <w:tcW w:w="3210" w:type="dxa"/>
          </w:tcPr>
          <w:p w:rsidR="002A4382" w:rsidRDefault="002A4382" w:rsidP="002A4382">
            <w:pPr>
              <w:pStyle w:val="af1"/>
              <w:numPr>
                <w:ilvl w:val="0"/>
                <w:numId w:val="228"/>
              </w:numPr>
              <w:ind w:firstLineChars="0"/>
            </w:pPr>
            <w:r>
              <w:rPr>
                <w:rFonts w:hint="eastAsia"/>
              </w:rPr>
              <w:t>开窗加载：显示已扫描数据</w:t>
            </w:r>
          </w:p>
          <w:p w:rsidR="002A4382" w:rsidRDefault="002A4382" w:rsidP="002A4382">
            <w:pPr>
              <w:pStyle w:val="af1"/>
              <w:numPr>
                <w:ilvl w:val="0"/>
                <w:numId w:val="228"/>
              </w:numPr>
              <w:ind w:firstLineChars="0"/>
            </w:pPr>
            <w:r>
              <w:rPr>
                <w:rFonts w:hint="eastAsia"/>
              </w:rPr>
              <w:t>扫描（支持输入</w:t>
            </w:r>
            <w:r>
              <w:rPr>
                <w:rFonts w:hint="eastAsia"/>
              </w:rPr>
              <w:t>+</w:t>
            </w:r>
            <w:r>
              <w:rPr>
                <w:rFonts w:hint="eastAsia"/>
              </w:rPr>
              <w:t>回车）：</w:t>
            </w:r>
          </w:p>
          <w:p w:rsidR="002A4382" w:rsidRDefault="002A4382" w:rsidP="000A5E04">
            <w:pPr>
              <w:pStyle w:val="af1"/>
              <w:ind w:left="360" w:firstLineChars="0" w:firstLine="0"/>
            </w:pPr>
            <w:r>
              <w:rPr>
                <w:rFonts w:hint="eastAsia"/>
              </w:rPr>
              <w:t>校验</w:t>
            </w:r>
            <w:r>
              <w:rPr>
                <w:rFonts w:hint="eastAsia"/>
              </w:rPr>
              <w:t>SN</w:t>
            </w:r>
            <w:r>
              <w:rPr>
                <w:rFonts w:hint="eastAsia"/>
              </w:rPr>
              <w:t>合法性，不合法给予提示</w:t>
            </w:r>
          </w:p>
          <w:p w:rsidR="002A4382" w:rsidRDefault="002A4382" w:rsidP="000A5E04">
            <w:pPr>
              <w:pStyle w:val="af1"/>
              <w:ind w:left="360" w:firstLineChars="0" w:firstLine="0"/>
            </w:pPr>
            <w:r>
              <w:rPr>
                <w:rFonts w:hint="eastAsia"/>
              </w:rPr>
              <w:t>校验是否重复，重复给予提示</w:t>
            </w:r>
          </w:p>
          <w:p w:rsidR="002A4382" w:rsidRPr="00650960" w:rsidRDefault="002A4382" w:rsidP="000A5E04">
            <w:pPr>
              <w:pStyle w:val="af1"/>
              <w:ind w:left="360" w:firstLineChars="0" w:firstLine="0"/>
            </w:pPr>
            <w:r>
              <w:rPr>
                <w:rFonts w:hint="eastAsia"/>
              </w:rPr>
              <w:t>校验是否是单身商品</w:t>
            </w:r>
            <w:r>
              <w:rPr>
                <w:rFonts w:hint="eastAsia"/>
              </w:rPr>
              <w:t>+</w:t>
            </w:r>
            <w:r>
              <w:rPr>
                <w:rFonts w:hint="eastAsia"/>
              </w:rPr>
              <w:t>等级，</w:t>
            </w:r>
            <w:r>
              <w:rPr>
                <w:rFonts w:hint="eastAsia"/>
              </w:rPr>
              <w:lastRenderedPageBreak/>
              <w:t>不匹配时给予提示</w:t>
            </w:r>
          </w:p>
          <w:p w:rsidR="002A4382" w:rsidRPr="00650960" w:rsidRDefault="002A4382" w:rsidP="000A5E04">
            <w:pPr>
              <w:pStyle w:val="af1"/>
              <w:ind w:left="360" w:firstLineChars="0" w:firstLine="0"/>
            </w:pPr>
            <w:r>
              <w:rPr>
                <w:rFonts w:hint="eastAsia"/>
              </w:rPr>
              <w:t>无误后自动带出信息</w:t>
            </w:r>
          </w:p>
          <w:p w:rsidR="002A4382" w:rsidRDefault="002A4382" w:rsidP="002A4382">
            <w:pPr>
              <w:pStyle w:val="af1"/>
              <w:numPr>
                <w:ilvl w:val="0"/>
                <w:numId w:val="228"/>
              </w:numPr>
              <w:ind w:firstLineChars="0"/>
            </w:pPr>
            <w:r>
              <w:rPr>
                <w:rFonts w:hint="eastAsia"/>
              </w:rPr>
              <w:t>删除：</w:t>
            </w:r>
          </w:p>
          <w:p w:rsidR="002A4382" w:rsidRDefault="002A4382" w:rsidP="000A5E04">
            <w:pPr>
              <w:pStyle w:val="af1"/>
              <w:ind w:left="360" w:firstLineChars="0" w:firstLine="0"/>
            </w:pPr>
            <w:r>
              <w:rPr>
                <w:rFonts w:hint="eastAsia"/>
              </w:rPr>
              <w:t>删除勾选的已扫描数据</w:t>
            </w:r>
          </w:p>
        </w:tc>
      </w:tr>
      <w:tr w:rsidR="002A4382" w:rsidTr="000A5E04">
        <w:tc>
          <w:tcPr>
            <w:tcW w:w="1668" w:type="dxa"/>
          </w:tcPr>
          <w:p w:rsidR="002A4382" w:rsidRDefault="002A4382" w:rsidP="000A5E04">
            <w:r>
              <w:rPr>
                <w:rFonts w:hint="eastAsia"/>
              </w:rPr>
              <w:lastRenderedPageBreak/>
              <w:t>详情页面</w:t>
            </w:r>
            <w:r>
              <w:rPr>
                <w:rFonts w:hint="eastAsia"/>
              </w:rPr>
              <w:t>-</w:t>
            </w:r>
            <w:r>
              <w:rPr>
                <w:rFonts w:hint="eastAsia"/>
              </w:rPr>
              <w:t>出库单维护</w:t>
            </w:r>
          </w:p>
        </w:tc>
        <w:tc>
          <w:tcPr>
            <w:tcW w:w="4750" w:type="dxa"/>
          </w:tcPr>
          <w:p w:rsidR="002A4382" w:rsidRDefault="002A4382" w:rsidP="002A4382">
            <w:pPr>
              <w:pStyle w:val="af1"/>
              <w:numPr>
                <w:ilvl w:val="0"/>
                <w:numId w:val="226"/>
              </w:numPr>
              <w:ind w:firstLineChars="0"/>
            </w:pPr>
            <w:r>
              <w:rPr>
                <w:rFonts w:hint="eastAsia"/>
              </w:rPr>
              <w:t>元素与新建相同，单号自动带出（只读）</w:t>
            </w:r>
          </w:p>
          <w:p w:rsidR="002A4382" w:rsidRDefault="002A4382" w:rsidP="002A4382">
            <w:pPr>
              <w:pStyle w:val="af1"/>
              <w:numPr>
                <w:ilvl w:val="0"/>
                <w:numId w:val="226"/>
              </w:numPr>
              <w:ind w:firstLineChars="0"/>
            </w:pPr>
            <w:r>
              <w:rPr>
                <w:rFonts w:hint="eastAsia"/>
              </w:rPr>
              <w:t>单身及子单身自动带出</w:t>
            </w:r>
          </w:p>
        </w:tc>
        <w:tc>
          <w:tcPr>
            <w:tcW w:w="3210" w:type="dxa"/>
          </w:tcPr>
          <w:p w:rsidR="002A4382" w:rsidRPr="00BC5794" w:rsidRDefault="002A4382" w:rsidP="000A5E04">
            <w:r>
              <w:rPr>
                <w:rFonts w:hint="eastAsia"/>
              </w:rPr>
              <w:t>无</w:t>
            </w:r>
          </w:p>
        </w:tc>
      </w:tr>
      <w:tr w:rsidR="002A4382" w:rsidTr="000A5E04">
        <w:tc>
          <w:tcPr>
            <w:tcW w:w="1668" w:type="dxa"/>
          </w:tcPr>
          <w:p w:rsidR="002A4382" w:rsidRDefault="002A4382" w:rsidP="000A5E04">
            <w:r>
              <w:rPr>
                <w:rFonts w:hint="eastAsia"/>
              </w:rPr>
              <w:t>详细页面</w:t>
            </w:r>
            <w:r>
              <w:rPr>
                <w:rFonts w:hint="eastAsia"/>
              </w:rPr>
              <w:t>-</w:t>
            </w:r>
            <w:r>
              <w:rPr>
                <w:rFonts w:hint="eastAsia"/>
              </w:rPr>
              <w:t>审核、查看</w:t>
            </w:r>
          </w:p>
        </w:tc>
        <w:tc>
          <w:tcPr>
            <w:tcW w:w="4750" w:type="dxa"/>
          </w:tcPr>
          <w:p w:rsidR="002A4382" w:rsidRDefault="002A4382" w:rsidP="002A4382">
            <w:pPr>
              <w:pStyle w:val="af1"/>
              <w:numPr>
                <w:ilvl w:val="0"/>
                <w:numId w:val="227"/>
              </w:numPr>
              <w:ind w:firstLineChars="0"/>
            </w:pPr>
            <w:r>
              <w:rPr>
                <w:rFonts w:hint="eastAsia"/>
              </w:rPr>
              <w:t>审核页面增加审核意见（非必填）、审核通过和审核拒绝按钮</w:t>
            </w:r>
          </w:p>
          <w:p w:rsidR="002A4382" w:rsidRDefault="002A4382" w:rsidP="002A4382">
            <w:pPr>
              <w:pStyle w:val="af1"/>
              <w:numPr>
                <w:ilvl w:val="0"/>
                <w:numId w:val="227"/>
              </w:numPr>
              <w:ind w:firstLineChars="0"/>
            </w:pPr>
            <w:r>
              <w:rPr>
                <w:rFonts w:hint="eastAsia"/>
              </w:rPr>
              <w:t>查看页面所有元素只读，增加单身前置单据信息显示</w:t>
            </w:r>
          </w:p>
        </w:tc>
        <w:tc>
          <w:tcPr>
            <w:tcW w:w="3210" w:type="dxa"/>
          </w:tcPr>
          <w:p w:rsidR="002A4382" w:rsidRDefault="002A4382" w:rsidP="002A4382">
            <w:pPr>
              <w:pStyle w:val="af1"/>
              <w:numPr>
                <w:ilvl w:val="0"/>
                <w:numId w:val="232"/>
              </w:numPr>
              <w:ind w:firstLineChars="0"/>
            </w:pPr>
            <w:r>
              <w:rPr>
                <w:rFonts w:hint="eastAsia"/>
              </w:rPr>
              <w:t>审核通过：</w:t>
            </w:r>
          </w:p>
          <w:p w:rsidR="002A4382" w:rsidRDefault="002A4382" w:rsidP="000A5E04">
            <w:pPr>
              <w:pStyle w:val="af1"/>
              <w:ind w:left="360" w:firstLineChars="0" w:firstLine="0"/>
            </w:pPr>
            <w:r>
              <w:rPr>
                <w:rFonts w:hint="eastAsia"/>
              </w:rPr>
              <w:t>校验库存及</w:t>
            </w:r>
            <w:r>
              <w:rPr>
                <w:rFonts w:hint="eastAsia"/>
              </w:rPr>
              <w:t>SN</w:t>
            </w:r>
            <w:r>
              <w:rPr>
                <w:rFonts w:hint="eastAsia"/>
              </w:rPr>
              <w:t>状态（避免重复出库）</w:t>
            </w:r>
          </w:p>
          <w:p w:rsidR="002A4382" w:rsidRDefault="002A4382" w:rsidP="000A5E04">
            <w:pPr>
              <w:pStyle w:val="af1"/>
              <w:ind w:left="360" w:firstLineChars="0" w:firstLine="0"/>
            </w:pPr>
            <w:r>
              <w:rPr>
                <w:rFonts w:hint="eastAsia"/>
              </w:rPr>
              <w:t>更新库存、对应商品（</w:t>
            </w:r>
            <w:r>
              <w:rPr>
                <w:rFonts w:hint="eastAsia"/>
              </w:rPr>
              <w:t>SN</w:t>
            </w:r>
            <w:r>
              <w:rPr>
                <w:rFonts w:hint="eastAsia"/>
              </w:rPr>
              <w:t>级）信息</w:t>
            </w:r>
          </w:p>
          <w:p w:rsidR="002A4382" w:rsidRDefault="002A4382" w:rsidP="002A4382">
            <w:pPr>
              <w:pStyle w:val="af1"/>
              <w:numPr>
                <w:ilvl w:val="0"/>
                <w:numId w:val="232"/>
              </w:numPr>
              <w:ind w:firstLineChars="0"/>
            </w:pPr>
            <w:r>
              <w:rPr>
                <w:rFonts w:hint="eastAsia"/>
              </w:rPr>
              <w:t>审核拒绝：作废单据</w:t>
            </w:r>
          </w:p>
          <w:p w:rsidR="002A4382" w:rsidRPr="00DF44F3" w:rsidRDefault="002A4382" w:rsidP="002A4382">
            <w:pPr>
              <w:pStyle w:val="af1"/>
              <w:numPr>
                <w:ilvl w:val="0"/>
                <w:numId w:val="232"/>
              </w:numPr>
              <w:ind w:firstLineChars="0"/>
            </w:pPr>
            <w:r>
              <w:rPr>
                <w:rFonts w:hint="eastAsia"/>
              </w:rPr>
              <w:t>由列表编号链接进入查看</w:t>
            </w:r>
          </w:p>
        </w:tc>
      </w:tr>
    </w:tbl>
    <w:p w:rsidR="002A4382" w:rsidRPr="00411CBE" w:rsidRDefault="002A4382" w:rsidP="002A4382"/>
    <w:p w:rsidR="002A4382" w:rsidRDefault="002A4382" w:rsidP="002A4382">
      <w:pPr>
        <w:pStyle w:val="2"/>
      </w:pPr>
      <w:bookmarkStart w:id="138" w:name="_Toc392169207"/>
      <w:r>
        <w:rPr>
          <w:rFonts w:hint="eastAsia"/>
        </w:rPr>
        <w:lastRenderedPageBreak/>
        <w:t>S005-02</w:t>
      </w:r>
      <w:r>
        <w:rPr>
          <w:rFonts w:hint="eastAsia"/>
        </w:rPr>
        <w:tab/>
      </w:r>
      <w:r>
        <w:rPr>
          <w:rFonts w:hint="eastAsia"/>
        </w:rPr>
        <w:t>入库</w:t>
      </w:r>
      <w:bookmarkEnd w:id="138"/>
    </w:p>
    <w:p w:rsidR="002A4382" w:rsidRPr="00D47F4B" w:rsidRDefault="002A4382" w:rsidP="002A4382">
      <w:pPr>
        <w:pStyle w:val="3"/>
      </w:pPr>
      <w:r>
        <w:rPr>
          <w:rFonts w:hint="eastAsia"/>
        </w:rPr>
        <w:t>SOP</w:t>
      </w:r>
    </w:p>
    <w:p w:rsidR="002A4382" w:rsidRDefault="002A4382" w:rsidP="002A4382">
      <w:r>
        <w:rPr>
          <w:noProof/>
        </w:rPr>
        <w:lastRenderedPageBreak/>
        <w:drawing>
          <wp:inline distT="0" distB="0" distL="0" distR="0">
            <wp:extent cx="5976620" cy="8473742"/>
            <wp:effectExtent l="0" t="0" r="0" b="0"/>
            <wp:docPr id="23" name="图片 23" descr="D:\LHT\Bequeen\02需求设计\SOP\SOP定稿文件\SOP-S005-02入库.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LHT\Bequeen\02需求设计\SOP\SOP定稿文件\SOP-S005-02入库.jp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76620" cy="8473742"/>
                    </a:xfrm>
                    <a:prstGeom prst="rect">
                      <a:avLst/>
                    </a:prstGeom>
                    <a:noFill/>
                    <a:ln>
                      <a:noFill/>
                    </a:ln>
                  </pic:spPr>
                </pic:pic>
              </a:graphicData>
            </a:graphic>
          </wp:inline>
        </w:drawing>
      </w:r>
    </w:p>
    <w:p w:rsidR="002A4382" w:rsidRDefault="002A4382" w:rsidP="002A4382"/>
    <w:p w:rsidR="002A4382" w:rsidRDefault="002A4382" w:rsidP="002A4382">
      <w:pPr>
        <w:pStyle w:val="3"/>
      </w:pPr>
      <w:r>
        <w:rPr>
          <w:rFonts w:hint="eastAsia"/>
        </w:rPr>
        <w:lastRenderedPageBreak/>
        <w:t>表单</w:t>
      </w:r>
    </w:p>
    <w:p w:rsidR="002A4382" w:rsidRDefault="002A4382" w:rsidP="002A4382"/>
    <w:p w:rsidR="002A4382" w:rsidRDefault="002A4382" w:rsidP="002A4382">
      <w:pPr>
        <w:pStyle w:val="4"/>
      </w:pPr>
      <w:r>
        <w:rPr>
          <w:rFonts w:hint="eastAsia"/>
        </w:rPr>
        <w:t>入库单</w:t>
      </w:r>
    </w:p>
    <w:p w:rsidR="002A4382" w:rsidRDefault="002A4382" w:rsidP="002A4382">
      <w:pPr>
        <w:pStyle w:val="af1"/>
        <w:numPr>
          <w:ilvl w:val="0"/>
          <w:numId w:val="30"/>
        </w:numPr>
        <w:ind w:firstLineChars="0"/>
      </w:pPr>
      <w:r>
        <w:rPr>
          <w:rFonts w:hint="eastAsia"/>
        </w:rPr>
        <w:t>单头信息点：单据类别、单据编号、单据日期、所属公司、来源（</w:t>
      </w:r>
      <w:r>
        <w:rPr>
          <w:rFonts w:hint="eastAsia"/>
        </w:rPr>
        <w:t>6</w:t>
      </w:r>
      <w:r>
        <w:rPr>
          <w:rFonts w:hint="eastAsia"/>
        </w:rPr>
        <w:t>种选择：</w:t>
      </w:r>
      <w:r>
        <w:rPr>
          <w:rFonts w:hint="eastAsia"/>
        </w:rPr>
        <w:t>1-</w:t>
      </w:r>
      <w:r>
        <w:rPr>
          <w:rFonts w:hint="eastAsia"/>
        </w:rPr>
        <w:t>采购收货单，</w:t>
      </w:r>
      <w:r>
        <w:rPr>
          <w:rFonts w:hint="eastAsia"/>
        </w:rPr>
        <w:t>2-</w:t>
      </w:r>
      <w:r>
        <w:rPr>
          <w:rFonts w:hint="eastAsia"/>
        </w:rPr>
        <w:t>寄租收货单，</w:t>
      </w:r>
      <w:r>
        <w:rPr>
          <w:rFonts w:hint="eastAsia"/>
        </w:rPr>
        <w:t>3-</w:t>
      </w:r>
      <w:r>
        <w:rPr>
          <w:rFonts w:hint="eastAsia"/>
        </w:rPr>
        <w:t>销售销退单、</w:t>
      </w:r>
      <w:r>
        <w:rPr>
          <w:rFonts w:hint="eastAsia"/>
        </w:rPr>
        <w:t>4-</w:t>
      </w:r>
      <w:r>
        <w:rPr>
          <w:rFonts w:hint="eastAsia"/>
        </w:rPr>
        <w:t>调拨入库、</w:t>
      </w:r>
      <w:r>
        <w:rPr>
          <w:rFonts w:hint="eastAsia"/>
        </w:rPr>
        <w:t>5-</w:t>
      </w:r>
      <w:r>
        <w:rPr>
          <w:rFonts w:hint="eastAsia"/>
        </w:rPr>
        <w:t>调整入库、</w:t>
      </w:r>
      <w:r>
        <w:rPr>
          <w:rFonts w:hint="eastAsia"/>
        </w:rPr>
        <w:t>6-</w:t>
      </w:r>
      <w:r>
        <w:rPr>
          <w:rFonts w:hint="eastAsia"/>
        </w:rPr>
        <w:t>其他入库）、来源单号、经手人、结案状态、单据状态、流程状态、冻结状态、备注、</w:t>
      </w:r>
    </w:p>
    <w:p w:rsidR="002A4382" w:rsidRDefault="002A4382" w:rsidP="002A4382">
      <w:pPr>
        <w:pStyle w:val="af1"/>
        <w:numPr>
          <w:ilvl w:val="0"/>
          <w:numId w:val="30"/>
        </w:numPr>
        <w:ind w:firstLineChars="0"/>
      </w:pPr>
      <w:r>
        <w:rPr>
          <w:rFonts w:hint="eastAsia"/>
        </w:rPr>
        <w:t>单身信息点：序号、商品编号、商品名称、商品规格、单位、仓库、数量、等级、前置单据、备注</w:t>
      </w:r>
    </w:p>
    <w:p w:rsidR="002A4382" w:rsidRDefault="002A4382" w:rsidP="002A4382">
      <w:pPr>
        <w:pStyle w:val="af1"/>
        <w:numPr>
          <w:ilvl w:val="0"/>
          <w:numId w:val="30"/>
        </w:numPr>
        <w:ind w:firstLineChars="0"/>
      </w:pPr>
      <w:r>
        <w:rPr>
          <w:rFonts w:hint="eastAsia"/>
        </w:rPr>
        <w:t>子单身信息点：序号、单身序号、商品编码、商品名称、</w:t>
      </w:r>
      <w:r w:rsidRPr="00FC463F">
        <w:rPr>
          <w:rFonts w:hint="eastAsia"/>
          <w:highlight w:val="yellow"/>
          <w:rPrChange w:id="139" w:author="aibozeng" w:date="2014-07-25T22:10:00Z">
            <w:rPr>
              <w:rFonts w:hint="eastAsia"/>
            </w:rPr>
          </w:rPrChange>
        </w:rPr>
        <w:t>等级、</w:t>
      </w:r>
      <w:r>
        <w:rPr>
          <w:rFonts w:hint="eastAsia"/>
        </w:rPr>
        <w:t>仓库、库区、库位、</w:t>
      </w:r>
      <w:r>
        <w:rPr>
          <w:rFonts w:hint="eastAsia"/>
        </w:rPr>
        <w:t>SN</w:t>
      </w:r>
      <w:r>
        <w:rPr>
          <w:rFonts w:hint="eastAsia"/>
        </w:rPr>
        <w:t>、</w:t>
      </w:r>
      <w:r>
        <w:rPr>
          <w:rFonts w:hint="eastAsia"/>
        </w:rPr>
        <w:t>NFC</w:t>
      </w:r>
      <w:r>
        <w:rPr>
          <w:rFonts w:hint="eastAsia"/>
        </w:rPr>
        <w:t>明码、</w:t>
      </w:r>
      <w:r>
        <w:rPr>
          <w:rFonts w:hint="eastAsia"/>
        </w:rPr>
        <w:t>NFC</w:t>
      </w:r>
      <w:r>
        <w:rPr>
          <w:rFonts w:hint="eastAsia"/>
        </w:rPr>
        <w:t>密码</w:t>
      </w:r>
    </w:p>
    <w:p w:rsidR="002A4382" w:rsidRPr="00A3580B" w:rsidRDefault="002A4382" w:rsidP="002A4382"/>
    <w:p w:rsidR="002A4382" w:rsidRDefault="002A4382" w:rsidP="002A4382">
      <w:pPr>
        <w:pStyle w:val="3"/>
      </w:pPr>
      <w:r>
        <w:rPr>
          <w:rFonts w:hint="eastAsia"/>
        </w:rPr>
        <w:t>业务需求</w:t>
      </w:r>
    </w:p>
    <w:tbl>
      <w:tblPr>
        <w:tblStyle w:val="af"/>
        <w:tblW w:w="0" w:type="auto"/>
        <w:tblLook w:val="04A0"/>
      </w:tblPr>
      <w:tblGrid>
        <w:gridCol w:w="1668"/>
        <w:gridCol w:w="4750"/>
        <w:gridCol w:w="3210"/>
      </w:tblGrid>
      <w:tr w:rsidR="002A4382" w:rsidTr="000A5E04">
        <w:tc>
          <w:tcPr>
            <w:tcW w:w="1668" w:type="dxa"/>
          </w:tcPr>
          <w:p w:rsidR="002A4382" w:rsidRDefault="002A4382" w:rsidP="000A5E04">
            <w:r>
              <w:rPr>
                <w:rFonts w:hint="eastAsia"/>
              </w:rPr>
              <w:t>作业编号</w:t>
            </w:r>
          </w:p>
        </w:tc>
        <w:tc>
          <w:tcPr>
            <w:tcW w:w="4750" w:type="dxa"/>
          </w:tcPr>
          <w:p w:rsidR="002A4382" w:rsidRDefault="002A4382" w:rsidP="000A5E04">
            <w:r>
              <w:rPr>
                <w:rFonts w:hint="eastAsia"/>
              </w:rPr>
              <w:t>页面元素描述</w:t>
            </w:r>
          </w:p>
        </w:tc>
        <w:tc>
          <w:tcPr>
            <w:tcW w:w="3210" w:type="dxa"/>
          </w:tcPr>
          <w:p w:rsidR="002A4382" w:rsidRDefault="002A4382" w:rsidP="000A5E04">
            <w:r>
              <w:rPr>
                <w:rFonts w:hint="eastAsia"/>
              </w:rPr>
              <w:t>业务逻辑</w:t>
            </w:r>
          </w:p>
        </w:tc>
      </w:tr>
      <w:tr w:rsidR="002A4382" w:rsidTr="000A5E04">
        <w:tc>
          <w:tcPr>
            <w:tcW w:w="1668" w:type="dxa"/>
          </w:tcPr>
          <w:p w:rsidR="002A4382" w:rsidRDefault="002A4382" w:rsidP="000A5E04">
            <w:r>
              <w:rPr>
                <w:rFonts w:hint="eastAsia"/>
              </w:rPr>
              <w:t>出库单列表页面</w:t>
            </w:r>
          </w:p>
        </w:tc>
        <w:tc>
          <w:tcPr>
            <w:tcW w:w="4750" w:type="dxa"/>
          </w:tcPr>
          <w:p w:rsidR="002A4382" w:rsidRDefault="002A4382" w:rsidP="002A4382">
            <w:pPr>
              <w:pStyle w:val="af1"/>
              <w:numPr>
                <w:ilvl w:val="0"/>
                <w:numId w:val="233"/>
              </w:numPr>
              <w:ind w:firstLineChars="0"/>
            </w:pPr>
            <w:r>
              <w:rPr>
                <w:rFonts w:hint="eastAsia"/>
              </w:rPr>
              <w:t>查询条件：</w:t>
            </w:r>
          </w:p>
          <w:p w:rsidR="002A4382" w:rsidRDefault="002A4382" w:rsidP="000A5E04">
            <w:pPr>
              <w:pStyle w:val="af1"/>
              <w:ind w:left="360" w:firstLineChars="0" w:firstLine="0"/>
            </w:pPr>
            <w:r>
              <w:rPr>
                <w:rFonts w:hint="eastAsia"/>
              </w:rPr>
              <w:t>）单据类别（下拉默认入库单）、入库单号（文本）、单据日期（日期区间）、单据状态（下拉：全部、</w:t>
            </w:r>
            <w:r>
              <w:rPr>
                <w:rFonts w:hint="eastAsia"/>
              </w:rPr>
              <w:t>1-</w:t>
            </w:r>
            <w:r>
              <w:rPr>
                <w:rFonts w:hint="eastAsia"/>
              </w:rPr>
              <w:t>草稿、</w:t>
            </w:r>
            <w:r>
              <w:rPr>
                <w:rFonts w:hint="eastAsia"/>
              </w:rPr>
              <w:t>2-</w:t>
            </w:r>
            <w:r>
              <w:rPr>
                <w:rFonts w:hint="eastAsia"/>
              </w:rPr>
              <w:t>审核中、</w:t>
            </w:r>
            <w:r>
              <w:rPr>
                <w:rFonts w:hint="eastAsia"/>
              </w:rPr>
              <w:t>3-</w:t>
            </w:r>
            <w:r>
              <w:rPr>
                <w:rFonts w:hint="eastAsia"/>
              </w:rPr>
              <w:t>已入库、</w:t>
            </w:r>
            <w:r>
              <w:rPr>
                <w:rFonts w:hint="eastAsia"/>
              </w:rPr>
              <w:t>99-</w:t>
            </w:r>
            <w:r>
              <w:rPr>
                <w:rFonts w:hint="eastAsia"/>
              </w:rPr>
              <w:t>已作废）、结案状态（下拉：全部、</w:t>
            </w:r>
            <w:r>
              <w:rPr>
                <w:rFonts w:hint="eastAsia"/>
              </w:rPr>
              <w:t>1-</w:t>
            </w:r>
            <w:r>
              <w:rPr>
                <w:rFonts w:hint="eastAsia"/>
              </w:rPr>
              <w:t>草稿、</w:t>
            </w:r>
            <w:r>
              <w:rPr>
                <w:rFonts w:hint="eastAsia"/>
              </w:rPr>
              <w:t>2-</w:t>
            </w:r>
            <w:r>
              <w:rPr>
                <w:rFonts w:hint="eastAsia"/>
              </w:rPr>
              <w:t>未结案中、</w:t>
            </w:r>
            <w:r>
              <w:rPr>
                <w:rFonts w:hint="eastAsia"/>
              </w:rPr>
              <w:t>3-</w:t>
            </w:r>
            <w:r>
              <w:rPr>
                <w:rFonts w:hint="eastAsia"/>
              </w:rPr>
              <w:t>已结案）、流程状态（下拉：全部、相应设定流程）、来源（下拉：全部、</w:t>
            </w:r>
            <w:r>
              <w:rPr>
                <w:rFonts w:hint="eastAsia"/>
              </w:rPr>
              <w:t>1-</w:t>
            </w:r>
            <w:r>
              <w:rPr>
                <w:rFonts w:hint="eastAsia"/>
              </w:rPr>
              <w:t>采购收货单，</w:t>
            </w:r>
            <w:r>
              <w:rPr>
                <w:rFonts w:hint="eastAsia"/>
              </w:rPr>
              <w:t>2-</w:t>
            </w:r>
            <w:r>
              <w:rPr>
                <w:rFonts w:hint="eastAsia"/>
              </w:rPr>
              <w:t>寄租收货单，</w:t>
            </w:r>
            <w:r>
              <w:rPr>
                <w:rFonts w:hint="eastAsia"/>
              </w:rPr>
              <w:t>3-</w:t>
            </w:r>
            <w:r>
              <w:rPr>
                <w:rFonts w:hint="eastAsia"/>
              </w:rPr>
              <w:t>销售销退单、</w:t>
            </w:r>
            <w:r>
              <w:rPr>
                <w:rFonts w:hint="eastAsia"/>
              </w:rPr>
              <w:t>4-</w:t>
            </w:r>
            <w:r>
              <w:rPr>
                <w:rFonts w:hint="eastAsia"/>
              </w:rPr>
              <w:t>调拨入库、</w:t>
            </w:r>
            <w:r>
              <w:rPr>
                <w:rFonts w:hint="eastAsia"/>
              </w:rPr>
              <w:t>5-</w:t>
            </w:r>
            <w:r>
              <w:rPr>
                <w:rFonts w:hint="eastAsia"/>
              </w:rPr>
              <w:t>调整入库、</w:t>
            </w:r>
            <w:r>
              <w:rPr>
                <w:rFonts w:hint="eastAsia"/>
              </w:rPr>
              <w:t>6-</w:t>
            </w:r>
            <w:r>
              <w:rPr>
                <w:rFonts w:hint="eastAsia"/>
              </w:rPr>
              <w:t>其他入库）、仓库（下拉：全部、仓库信息</w:t>
            </w:r>
            <w:r w:rsidRPr="006E2B79">
              <w:rPr>
                <w:rFonts w:hint="eastAsia"/>
              </w:rPr>
              <w:t>-</w:t>
            </w:r>
            <w:r w:rsidRPr="0010722A">
              <w:rPr>
                <w:rFonts w:hint="eastAsia"/>
              </w:rPr>
              <w:t>涉及单身关联查询</w:t>
            </w:r>
            <w:r w:rsidRPr="006E2B79">
              <w:rPr>
                <w:rFonts w:hint="eastAsia"/>
              </w:rPr>
              <w:t>）、来源单号（文本</w:t>
            </w:r>
            <w:r w:rsidRPr="006E2B79">
              <w:rPr>
                <w:rFonts w:hint="eastAsia"/>
              </w:rPr>
              <w:t>-</w:t>
            </w:r>
            <w:r w:rsidRPr="0010722A">
              <w:rPr>
                <w:rFonts w:hint="eastAsia"/>
              </w:rPr>
              <w:t>涉及单身关联查询</w:t>
            </w:r>
            <w:r w:rsidRPr="006E2B79">
              <w:rPr>
                <w:rFonts w:hint="eastAsia"/>
              </w:rPr>
              <w:t>）</w:t>
            </w:r>
            <w:r>
              <w:rPr>
                <w:rFonts w:hint="eastAsia"/>
              </w:rPr>
              <w:t>、</w:t>
            </w:r>
          </w:p>
          <w:p w:rsidR="002A4382" w:rsidRDefault="002A4382" w:rsidP="002A4382">
            <w:pPr>
              <w:pStyle w:val="af1"/>
              <w:numPr>
                <w:ilvl w:val="0"/>
                <w:numId w:val="233"/>
              </w:numPr>
              <w:ind w:firstLineChars="0"/>
            </w:pPr>
            <w:r>
              <w:rPr>
                <w:rFonts w:hint="eastAsia"/>
              </w:rPr>
              <w:t>列表字段：</w:t>
            </w:r>
          </w:p>
          <w:p w:rsidR="002A4382" w:rsidRDefault="002A4382" w:rsidP="000A5E04">
            <w:pPr>
              <w:pStyle w:val="af1"/>
              <w:ind w:left="360" w:firstLineChars="0" w:firstLine="0"/>
            </w:pPr>
            <w:r>
              <w:t>C</w:t>
            </w:r>
            <w:r>
              <w:rPr>
                <w:rFonts w:hint="eastAsia"/>
              </w:rPr>
              <w:t>heckbox</w:t>
            </w:r>
            <w:r>
              <w:rPr>
                <w:rFonts w:hint="eastAsia"/>
              </w:rPr>
              <w:t>、操作（编辑、审核、作废）、单据编号、单据日期、单据状态、单据类别、入库总数、来源、备注、结案状态、流程状态、创建人、创建时间</w:t>
            </w:r>
          </w:p>
          <w:p w:rsidR="002A4382" w:rsidRDefault="002A4382" w:rsidP="002A4382">
            <w:pPr>
              <w:pStyle w:val="af1"/>
              <w:numPr>
                <w:ilvl w:val="0"/>
                <w:numId w:val="233"/>
              </w:numPr>
              <w:ind w:firstLineChars="0"/>
            </w:pPr>
            <w:r>
              <w:rPr>
                <w:rFonts w:hint="eastAsia"/>
              </w:rPr>
              <w:t>操作按钮：</w:t>
            </w:r>
          </w:p>
          <w:p w:rsidR="002A4382" w:rsidRDefault="002A4382" w:rsidP="000A5E04">
            <w:pPr>
              <w:pStyle w:val="af1"/>
              <w:ind w:left="360" w:firstLineChars="0" w:firstLine="0"/>
            </w:pPr>
            <w:r>
              <w:rPr>
                <w:rFonts w:hint="eastAsia"/>
              </w:rPr>
              <w:lastRenderedPageBreak/>
              <w:t>工具栏：新建、作废</w:t>
            </w:r>
          </w:p>
          <w:p w:rsidR="002A4382" w:rsidRPr="00687306" w:rsidRDefault="002A4382" w:rsidP="000A5E04">
            <w:pPr>
              <w:pStyle w:val="af1"/>
              <w:ind w:left="360" w:firstLineChars="0" w:firstLine="0"/>
            </w:pPr>
            <w:r>
              <w:rPr>
                <w:rFonts w:hint="eastAsia"/>
              </w:rPr>
              <w:t>查询面板：查询、重置</w:t>
            </w:r>
          </w:p>
        </w:tc>
        <w:tc>
          <w:tcPr>
            <w:tcW w:w="3210" w:type="dxa"/>
          </w:tcPr>
          <w:p w:rsidR="002A4382" w:rsidRDefault="002A4382" w:rsidP="002A4382">
            <w:pPr>
              <w:pStyle w:val="af1"/>
              <w:numPr>
                <w:ilvl w:val="0"/>
                <w:numId w:val="239"/>
              </w:numPr>
              <w:ind w:firstLineChars="0"/>
            </w:pPr>
            <w:r>
              <w:rPr>
                <w:rFonts w:hint="eastAsia"/>
              </w:rPr>
              <w:lastRenderedPageBreak/>
              <w:t>页面加载：</w:t>
            </w:r>
          </w:p>
          <w:p w:rsidR="002A4382" w:rsidRDefault="002A4382" w:rsidP="000A5E04">
            <w:pPr>
              <w:pStyle w:val="af1"/>
              <w:ind w:left="360" w:firstLineChars="0" w:firstLine="0"/>
            </w:pPr>
            <w:r>
              <w:rPr>
                <w:rFonts w:hint="eastAsia"/>
              </w:rPr>
              <w:t>默认不显示数据</w:t>
            </w:r>
          </w:p>
          <w:p w:rsidR="002A4382" w:rsidRDefault="002A4382" w:rsidP="000A5E04">
            <w:pPr>
              <w:pStyle w:val="af1"/>
              <w:ind w:left="360" w:firstLineChars="0" w:firstLine="0"/>
            </w:pPr>
            <w:r>
              <w:rPr>
                <w:rFonts w:hint="eastAsia"/>
              </w:rPr>
              <w:t>不可操作或无权限按钮禁用（灰色）</w:t>
            </w:r>
          </w:p>
          <w:p w:rsidR="002A4382" w:rsidRDefault="002A4382" w:rsidP="002A4382">
            <w:pPr>
              <w:pStyle w:val="af1"/>
              <w:numPr>
                <w:ilvl w:val="0"/>
                <w:numId w:val="239"/>
              </w:numPr>
              <w:ind w:firstLineChars="0"/>
            </w:pPr>
            <w:r>
              <w:rPr>
                <w:rFonts w:hint="eastAsia"/>
              </w:rPr>
              <w:t>按钮逻辑：</w:t>
            </w:r>
          </w:p>
          <w:p w:rsidR="002A4382" w:rsidRDefault="002A4382" w:rsidP="000A5E04">
            <w:pPr>
              <w:pStyle w:val="af1"/>
              <w:ind w:left="360" w:firstLineChars="0" w:firstLine="0"/>
            </w:pPr>
            <w:r>
              <w:rPr>
                <w:rFonts w:hint="eastAsia"/>
              </w:rPr>
              <w:t>查询：按照查询条件过滤数据、默认按照单号倒序排列</w:t>
            </w:r>
          </w:p>
          <w:p w:rsidR="002A4382" w:rsidRDefault="002A4382" w:rsidP="000A5E04">
            <w:pPr>
              <w:pStyle w:val="af1"/>
              <w:ind w:left="360" w:firstLineChars="0" w:firstLine="0"/>
            </w:pPr>
            <w:r>
              <w:rPr>
                <w:rFonts w:hint="eastAsia"/>
              </w:rPr>
              <w:t>重置：清空查询条件</w:t>
            </w:r>
          </w:p>
          <w:p w:rsidR="002A4382" w:rsidRDefault="002A4382" w:rsidP="000A5E04">
            <w:pPr>
              <w:pStyle w:val="af1"/>
              <w:ind w:left="360" w:firstLineChars="0" w:firstLine="0"/>
            </w:pPr>
          </w:p>
          <w:p w:rsidR="002A4382" w:rsidRDefault="002A4382" w:rsidP="000A5E04">
            <w:pPr>
              <w:pStyle w:val="af1"/>
              <w:ind w:left="360" w:firstLineChars="0" w:firstLine="0"/>
            </w:pPr>
            <w:r>
              <w:rPr>
                <w:rFonts w:hint="eastAsia"/>
              </w:rPr>
              <w:t>新建：进入新建页面</w:t>
            </w:r>
          </w:p>
          <w:p w:rsidR="002A4382" w:rsidRDefault="002A4382" w:rsidP="000A5E04">
            <w:pPr>
              <w:pStyle w:val="af1"/>
              <w:ind w:left="360" w:firstLineChars="0" w:firstLine="0"/>
            </w:pPr>
            <w:r>
              <w:rPr>
                <w:rFonts w:hint="eastAsia"/>
              </w:rPr>
              <w:t>作废：针对草稿状态，作废勾选数据，需给予确认选择提示</w:t>
            </w:r>
          </w:p>
          <w:p w:rsidR="002A4382" w:rsidRDefault="002A4382" w:rsidP="000A5E04">
            <w:pPr>
              <w:pStyle w:val="af1"/>
              <w:ind w:left="360" w:firstLineChars="0" w:firstLine="0"/>
            </w:pPr>
          </w:p>
          <w:p w:rsidR="002A4382" w:rsidRDefault="002A4382" w:rsidP="000A5E04">
            <w:pPr>
              <w:pStyle w:val="af1"/>
              <w:ind w:left="360" w:firstLineChars="0" w:firstLine="0"/>
            </w:pPr>
            <w:r>
              <w:rPr>
                <w:rFonts w:hint="eastAsia"/>
              </w:rPr>
              <w:t>编辑：针对草稿状态，进入编辑页面</w:t>
            </w:r>
          </w:p>
          <w:p w:rsidR="002A4382" w:rsidRDefault="002A4382" w:rsidP="000A5E04">
            <w:pPr>
              <w:pStyle w:val="af1"/>
              <w:ind w:left="360" w:firstLineChars="0" w:firstLine="0"/>
            </w:pPr>
            <w:r>
              <w:rPr>
                <w:rFonts w:hint="eastAsia"/>
              </w:rPr>
              <w:t>审核：针对审核中状态，进入审核页面</w:t>
            </w:r>
          </w:p>
          <w:p w:rsidR="002A4382" w:rsidRPr="00687306" w:rsidRDefault="002A4382" w:rsidP="000A5E04">
            <w:pPr>
              <w:pStyle w:val="af1"/>
              <w:ind w:left="360" w:firstLineChars="0" w:firstLine="0"/>
            </w:pPr>
            <w:r>
              <w:rPr>
                <w:rFonts w:hint="eastAsia"/>
              </w:rPr>
              <w:lastRenderedPageBreak/>
              <w:t>作废：针对草稿状态，作废对应数据，需给予确认选择提示</w:t>
            </w:r>
          </w:p>
        </w:tc>
      </w:tr>
      <w:tr w:rsidR="002A4382" w:rsidTr="000A5E04">
        <w:tc>
          <w:tcPr>
            <w:tcW w:w="1668" w:type="dxa"/>
          </w:tcPr>
          <w:p w:rsidR="002A4382" w:rsidRDefault="002A4382" w:rsidP="000A5E04">
            <w:r>
              <w:rPr>
                <w:rFonts w:hint="eastAsia"/>
              </w:rPr>
              <w:lastRenderedPageBreak/>
              <w:t>详情页面</w:t>
            </w:r>
            <w:r>
              <w:rPr>
                <w:rFonts w:hint="eastAsia"/>
              </w:rPr>
              <w:t>-</w:t>
            </w:r>
            <w:r>
              <w:rPr>
                <w:rFonts w:hint="eastAsia"/>
              </w:rPr>
              <w:t>创建其他入库（</w:t>
            </w:r>
            <w:r>
              <w:rPr>
                <w:rFonts w:hint="eastAsia"/>
              </w:rPr>
              <w:t>s005-02-4</w:t>
            </w:r>
            <w:r>
              <w:rPr>
                <w:rFonts w:hint="eastAsia"/>
              </w:rPr>
              <w:t>）</w:t>
            </w:r>
          </w:p>
        </w:tc>
        <w:tc>
          <w:tcPr>
            <w:tcW w:w="4750" w:type="dxa"/>
          </w:tcPr>
          <w:p w:rsidR="002A4382" w:rsidRDefault="002A4382" w:rsidP="002A4382">
            <w:pPr>
              <w:pStyle w:val="af1"/>
              <w:numPr>
                <w:ilvl w:val="0"/>
                <w:numId w:val="234"/>
              </w:numPr>
              <w:ind w:firstLineChars="0"/>
            </w:pPr>
            <w:r>
              <w:rPr>
                <w:rFonts w:hint="eastAsia"/>
              </w:rPr>
              <w:t>单头：</w:t>
            </w:r>
          </w:p>
          <w:p w:rsidR="002A4382" w:rsidRDefault="002A4382" w:rsidP="000A5E04">
            <w:pPr>
              <w:pStyle w:val="af1"/>
              <w:ind w:left="360" w:firstLineChars="0" w:firstLine="0"/>
            </w:pPr>
            <w:r>
              <w:rPr>
                <w:rFonts w:hint="eastAsia"/>
              </w:rPr>
              <w:t>单据编号自动生成，单据类型默认入库单、来源默认其他入库、日期默认当前日期（可选择）、创建人默认当前操作人员、入库总数自动计算、备注文本必填</w:t>
            </w:r>
          </w:p>
          <w:p w:rsidR="002A4382" w:rsidRDefault="002A4382" w:rsidP="002A4382">
            <w:pPr>
              <w:pStyle w:val="af1"/>
              <w:numPr>
                <w:ilvl w:val="0"/>
                <w:numId w:val="234"/>
              </w:numPr>
              <w:ind w:firstLineChars="0"/>
            </w:pPr>
            <w:r>
              <w:rPr>
                <w:rFonts w:hint="eastAsia"/>
              </w:rPr>
              <w:t>单身：</w:t>
            </w:r>
          </w:p>
          <w:p w:rsidR="002A4382" w:rsidRDefault="002A4382" w:rsidP="000A5E04">
            <w:pPr>
              <w:pStyle w:val="af1"/>
              <w:ind w:left="360" w:firstLineChars="0" w:firstLine="0"/>
            </w:pPr>
            <w:r>
              <w:t>C</w:t>
            </w:r>
            <w:r>
              <w:rPr>
                <w:rFonts w:hint="eastAsia"/>
              </w:rPr>
              <w:t>heckbox</w:t>
            </w:r>
            <w:r>
              <w:rPr>
                <w:rFonts w:hint="eastAsia"/>
              </w:rPr>
              <w:t>、序号、</w:t>
            </w:r>
            <w:r w:rsidRPr="006E2B79">
              <w:rPr>
                <w:rFonts w:hint="eastAsia"/>
              </w:rPr>
              <w:t>商品编号、商品名称、等级（</w:t>
            </w:r>
            <w:r w:rsidRPr="0010722A">
              <w:rPr>
                <w:rFonts w:hint="eastAsia"/>
              </w:rPr>
              <w:t>下拉选择</w:t>
            </w:r>
            <w:r w:rsidRPr="006E2B79">
              <w:rPr>
                <w:rFonts w:hint="eastAsia"/>
              </w:rPr>
              <w:t>）、</w:t>
            </w:r>
            <w:r>
              <w:rPr>
                <w:rFonts w:hint="eastAsia"/>
              </w:rPr>
              <w:t>数量（数字、可编辑）、备注（文本、可编辑）、扫描商品（操作）</w:t>
            </w:r>
          </w:p>
          <w:p w:rsidR="002A4382" w:rsidRDefault="002A4382" w:rsidP="002A4382">
            <w:pPr>
              <w:pStyle w:val="af1"/>
              <w:numPr>
                <w:ilvl w:val="0"/>
                <w:numId w:val="234"/>
              </w:numPr>
              <w:ind w:firstLineChars="0"/>
            </w:pPr>
            <w:r>
              <w:rPr>
                <w:rFonts w:hint="eastAsia"/>
              </w:rPr>
              <w:t>子单身：</w:t>
            </w:r>
          </w:p>
          <w:p w:rsidR="002A4382" w:rsidRDefault="002A4382" w:rsidP="000A5E04">
            <w:pPr>
              <w:pStyle w:val="af1"/>
              <w:ind w:left="360" w:firstLineChars="0" w:firstLine="0"/>
            </w:pPr>
            <w:r>
              <w:t>C</w:t>
            </w:r>
            <w:r>
              <w:rPr>
                <w:rFonts w:hint="eastAsia"/>
              </w:rPr>
              <w:t>heckbox</w:t>
            </w:r>
            <w:r>
              <w:rPr>
                <w:rFonts w:hint="eastAsia"/>
              </w:rPr>
              <w:t>、序号、</w:t>
            </w:r>
            <w:r>
              <w:rPr>
                <w:rFonts w:hint="eastAsia"/>
              </w:rPr>
              <w:t>SN</w:t>
            </w:r>
            <w:r>
              <w:rPr>
                <w:rFonts w:hint="eastAsia"/>
              </w:rPr>
              <w:t>、仓库（下拉选择）、库区（下拉选择）、库位（下拉选择）、</w:t>
            </w:r>
            <w:r>
              <w:rPr>
                <w:rFonts w:hint="eastAsia"/>
              </w:rPr>
              <w:t>NFC</w:t>
            </w:r>
            <w:r>
              <w:rPr>
                <w:rFonts w:hint="eastAsia"/>
              </w:rPr>
              <w:t>明码（带出，需要提前关联</w:t>
            </w:r>
            <w:r>
              <w:rPr>
                <w:rFonts w:hint="eastAsia"/>
              </w:rPr>
              <w:t>SN</w:t>
            </w:r>
            <w:r>
              <w:rPr>
                <w:rFonts w:hint="eastAsia"/>
              </w:rPr>
              <w:t>与</w:t>
            </w:r>
            <w:r>
              <w:rPr>
                <w:rFonts w:hint="eastAsia"/>
              </w:rPr>
              <w:t>NFC</w:t>
            </w:r>
            <w:r>
              <w:rPr>
                <w:rFonts w:hint="eastAsia"/>
              </w:rPr>
              <w:t>编码）</w:t>
            </w:r>
          </w:p>
          <w:p w:rsidR="002A4382" w:rsidRDefault="002A4382" w:rsidP="002A4382">
            <w:pPr>
              <w:pStyle w:val="af1"/>
              <w:numPr>
                <w:ilvl w:val="0"/>
                <w:numId w:val="234"/>
              </w:numPr>
              <w:ind w:firstLineChars="0"/>
            </w:pPr>
            <w:r>
              <w:rPr>
                <w:rFonts w:hint="eastAsia"/>
              </w:rPr>
              <w:t>操作按钮：</w:t>
            </w:r>
          </w:p>
          <w:p w:rsidR="002A4382" w:rsidRDefault="002A4382" w:rsidP="000A5E04">
            <w:pPr>
              <w:pStyle w:val="af1"/>
              <w:ind w:left="360" w:firstLineChars="0" w:firstLine="0"/>
            </w:pPr>
            <w:r>
              <w:rPr>
                <w:rFonts w:hint="eastAsia"/>
              </w:rPr>
              <w:t>添加商品、删除产品</w:t>
            </w:r>
          </w:p>
          <w:p w:rsidR="002A4382" w:rsidRDefault="002A4382" w:rsidP="000A5E04">
            <w:pPr>
              <w:pStyle w:val="af1"/>
              <w:ind w:left="360" w:firstLineChars="0" w:firstLine="0"/>
            </w:pPr>
            <w:r>
              <w:rPr>
                <w:rFonts w:hint="eastAsia"/>
              </w:rPr>
              <w:t>保存、提交、返回</w:t>
            </w:r>
          </w:p>
          <w:p w:rsidR="002A4382" w:rsidRDefault="002A4382" w:rsidP="000A5E04"/>
        </w:tc>
        <w:tc>
          <w:tcPr>
            <w:tcW w:w="3210" w:type="dxa"/>
          </w:tcPr>
          <w:p w:rsidR="002A4382" w:rsidRDefault="002A4382" w:rsidP="002A4382">
            <w:pPr>
              <w:pStyle w:val="af1"/>
              <w:numPr>
                <w:ilvl w:val="0"/>
                <w:numId w:val="240"/>
              </w:numPr>
              <w:ind w:firstLineChars="0"/>
            </w:pPr>
            <w:r>
              <w:rPr>
                <w:rFonts w:hint="eastAsia"/>
              </w:rPr>
              <w:t>只可创建来源为其他入库的入库单</w:t>
            </w:r>
          </w:p>
          <w:p w:rsidR="002A4382" w:rsidRDefault="002A4382" w:rsidP="002A4382">
            <w:pPr>
              <w:pStyle w:val="af1"/>
              <w:numPr>
                <w:ilvl w:val="0"/>
                <w:numId w:val="240"/>
              </w:numPr>
              <w:ind w:firstLineChars="0"/>
            </w:pPr>
            <w:r>
              <w:rPr>
                <w:rFonts w:hint="eastAsia"/>
              </w:rPr>
              <w:t>添加商品：</w:t>
            </w:r>
          </w:p>
          <w:p w:rsidR="002A4382" w:rsidRDefault="002A4382" w:rsidP="000A5E04">
            <w:pPr>
              <w:pStyle w:val="af1"/>
              <w:ind w:left="360" w:firstLineChars="0" w:firstLine="0"/>
            </w:pPr>
            <w:r>
              <w:rPr>
                <w:rFonts w:hint="eastAsia"/>
              </w:rPr>
              <w:t>打开商品开窗</w:t>
            </w:r>
          </w:p>
          <w:p w:rsidR="002A4382" w:rsidRDefault="002A4382" w:rsidP="002A4382">
            <w:pPr>
              <w:pStyle w:val="af1"/>
              <w:numPr>
                <w:ilvl w:val="0"/>
                <w:numId w:val="240"/>
              </w:numPr>
              <w:ind w:firstLineChars="0"/>
            </w:pPr>
            <w:r>
              <w:rPr>
                <w:rFonts w:hint="eastAsia"/>
              </w:rPr>
              <w:t>删除商品：</w:t>
            </w:r>
          </w:p>
          <w:p w:rsidR="002A4382" w:rsidRDefault="002A4382" w:rsidP="000A5E04">
            <w:pPr>
              <w:pStyle w:val="af1"/>
              <w:ind w:left="360" w:firstLineChars="0" w:firstLine="0"/>
            </w:pPr>
            <w:r>
              <w:rPr>
                <w:rFonts w:hint="eastAsia"/>
              </w:rPr>
              <w:t>删除勾选的单身行，同时需要删除对应的子单身</w:t>
            </w:r>
          </w:p>
          <w:p w:rsidR="002A4382" w:rsidRDefault="002A4382" w:rsidP="002A4382">
            <w:pPr>
              <w:pStyle w:val="af1"/>
              <w:numPr>
                <w:ilvl w:val="0"/>
                <w:numId w:val="240"/>
              </w:numPr>
              <w:ind w:firstLineChars="0"/>
            </w:pPr>
            <w:r>
              <w:rPr>
                <w:rFonts w:hint="eastAsia"/>
              </w:rPr>
              <w:t>扫描商品：</w:t>
            </w:r>
          </w:p>
          <w:p w:rsidR="002A4382" w:rsidRDefault="002A4382" w:rsidP="000A5E04">
            <w:pPr>
              <w:pStyle w:val="af1"/>
              <w:ind w:left="360" w:firstLineChars="0" w:firstLine="0"/>
            </w:pPr>
            <w:r>
              <w:rPr>
                <w:rFonts w:hint="eastAsia"/>
              </w:rPr>
              <w:t>打开扫描商品开窗</w:t>
            </w:r>
          </w:p>
          <w:p w:rsidR="002A4382" w:rsidRDefault="002A4382" w:rsidP="002A4382">
            <w:pPr>
              <w:pStyle w:val="af1"/>
              <w:numPr>
                <w:ilvl w:val="0"/>
                <w:numId w:val="240"/>
              </w:numPr>
              <w:ind w:firstLineChars="0"/>
            </w:pPr>
            <w:r>
              <w:rPr>
                <w:rFonts w:hint="eastAsia"/>
              </w:rPr>
              <w:t>保存：</w:t>
            </w:r>
          </w:p>
          <w:p w:rsidR="002A4382" w:rsidRDefault="002A4382" w:rsidP="000A5E04">
            <w:pPr>
              <w:pStyle w:val="af1"/>
              <w:ind w:left="360" w:firstLineChars="0" w:firstLine="0"/>
            </w:pPr>
            <w:r>
              <w:rPr>
                <w:rFonts w:hint="eastAsia"/>
              </w:rPr>
              <w:t>保存单身及子单身（必须有数据）</w:t>
            </w:r>
          </w:p>
          <w:p w:rsidR="002A4382" w:rsidRDefault="002A4382" w:rsidP="000A5E04">
            <w:pPr>
              <w:pStyle w:val="af1"/>
              <w:ind w:left="360" w:firstLineChars="0" w:firstLine="0"/>
            </w:pPr>
            <w:r>
              <w:rPr>
                <w:rFonts w:hint="eastAsia"/>
              </w:rPr>
              <w:t>当扫描数量与单身数量不匹配时给予提示，将按照实际扫描入库数量保存，是否保存</w:t>
            </w:r>
          </w:p>
          <w:p w:rsidR="002A4382" w:rsidRPr="0097368F" w:rsidRDefault="002A4382" w:rsidP="000A5E04">
            <w:pPr>
              <w:pStyle w:val="af1"/>
              <w:ind w:left="360" w:firstLineChars="0" w:firstLine="0"/>
            </w:pPr>
            <w:r>
              <w:rPr>
                <w:rFonts w:hint="eastAsia"/>
              </w:rPr>
              <w:t>保存数量，按照实际扫描数量</w:t>
            </w:r>
            <w:r w:rsidRPr="006E2B79">
              <w:rPr>
                <w:rFonts w:hint="eastAsia"/>
              </w:rPr>
              <w:t>计算，成功后提示成功</w:t>
            </w:r>
          </w:p>
          <w:p w:rsidR="002A4382" w:rsidRPr="006E2B79" w:rsidRDefault="002A4382" w:rsidP="000A5E04">
            <w:pPr>
              <w:pStyle w:val="af1"/>
              <w:ind w:left="360" w:firstLineChars="0" w:firstLine="0"/>
            </w:pPr>
            <w:r w:rsidRPr="0010722A">
              <w:rPr>
                <w:rFonts w:hint="eastAsia"/>
              </w:rPr>
              <w:t>如存在相同商品</w:t>
            </w:r>
            <w:r w:rsidRPr="0010722A">
              <w:rPr>
                <w:rFonts w:hint="eastAsia"/>
              </w:rPr>
              <w:t>+</w:t>
            </w:r>
            <w:r w:rsidRPr="0010722A">
              <w:rPr>
                <w:rFonts w:hint="eastAsia"/>
              </w:rPr>
              <w:t>等级入库到不同仓库，需要分开显示</w:t>
            </w:r>
          </w:p>
          <w:p w:rsidR="002A4382" w:rsidRDefault="002A4382" w:rsidP="002A4382">
            <w:pPr>
              <w:pStyle w:val="af1"/>
              <w:numPr>
                <w:ilvl w:val="0"/>
                <w:numId w:val="240"/>
              </w:numPr>
              <w:ind w:firstLineChars="0"/>
            </w:pPr>
            <w:r>
              <w:rPr>
                <w:rFonts w:hint="eastAsia"/>
              </w:rPr>
              <w:t>提交：</w:t>
            </w:r>
          </w:p>
          <w:p w:rsidR="002A4382" w:rsidRPr="00B41B29" w:rsidRDefault="002A4382" w:rsidP="000A5E04">
            <w:pPr>
              <w:pStyle w:val="af1"/>
              <w:ind w:left="360" w:firstLineChars="0" w:firstLine="0"/>
            </w:pPr>
            <w:r>
              <w:rPr>
                <w:rFonts w:hint="eastAsia"/>
              </w:rPr>
              <w:t>具有保存功能、单据状态直接为审核中</w:t>
            </w:r>
          </w:p>
        </w:tc>
      </w:tr>
      <w:tr w:rsidR="002A4382" w:rsidTr="000A5E04">
        <w:tc>
          <w:tcPr>
            <w:tcW w:w="1668" w:type="dxa"/>
          </w:tcPr>
          <w:p w:rsidR="002A4382" w:rsidRDefault="002A4382" w:rsidP="000A5E04">
            <w:r>
              <w:rPr>
                <w:rFonts w:hint="eastAsia"/>
              </w:rPr>
              <w:t>创建其他出库</w:t>
            </w:r>
            <w:r>
              <w:rPr>
                <w:rFonts w:hint="eastAsia"/>
              </w:rPr>
              <w:t>-</w:t>
            </w:r>
            <w:r>
              <w:rPr>
                <w:rFonts w:hint="eastAsia"/>
              </w:rPr>
              <w:t>添加商品开窗（</w:t>
            </w:r>
            <w:r>
              <w:rPr>
                <w:rFonts w:hint="eastAsia"/>
              </w:rPr>
              <w:t>s005-02-3</w:t>
            </w:r>
            <w:r>
              <w:rPr>
                <w:rFonts w:hint="eastAsia"/>
              </w:rPr>
              <w:t>）</w:t>
            </w:r>
          </w:p>
        </w:tc>
        <w:tc>
          <w:tcPr>
            <w:tcW w:w="4750" w:type="dxa"/>
          </w:tcPr>
          <w:p w:rsidR="002A4382" w:rsidRDefault="002A4382" w:rsidP="002A4382">
            <w:pPr>
              <w:pStyle w:val="af1"/>
              <w:numPr>
                <w:ilvl w:val="0"/>
                <w:numId w:val="235"/>
              </w:numPr>
              <w:ind w:firstLineChars="0"/>
            </w:pPr>
            <w:r>
              <w:rPr>
                <w:rFonts w:hint="eastAsia"/>
              </w:rPr>
              <w:t>查询条件：</w:t>
            </w:r>
          </w:p>
          <w:p w:rsidR="002A4382" w:rsidRDefault="002A4382" w:rsidP="000A5E04">
            <w:pPr>
              <w:pStyle w:val="af1"/>
              <w:ind w:left="360" w:firstLineChars="0" w:firstLine="0"/>
            </w:pPr>
            <w:r>
              <w:rPr>
                <w:rFonts w:hint="eastAsia"/>
              </w:rPr>
              <w:t>商品编号、商品名称</w:t>
            </w:r>
          </w:p>
          <w:p w:rsidR="002A4382" w:rsidRDefault="002A4382" w:rsidP="002A4382">
            <w:pPr>
              <w:pStyle w:val="af1"/>
              <w:numPr>
                <w:ilvl w:val="0"/>
                <w:numId w:val="235"/>
              </w:numPr>
              <w:ind w:firstLineChars="0"/>
            </w:pPr>
            <w:r>
              <w:rPr>
                <w:rFonts w:hint="eastAsia"/>
              </w:rPr>
              <w:t>列表显示：</w:t>
            </w:r>
          </w:p>
          <w:p w:rsidR="002A4382" w:rsidRDefault="002A4382" w:rsidP="000A5E04">
            <w:pPr>
              <w:pStyle w:val="af1"/>
              <w:ind w:left="360" w:firstLineChars="0" w:firstLine="0"/>
            </w:pPr>
            <w:r>
              <w:t>C</w:t>
            </w:r>
            <w:r>
              <w:rPr>
                <w:rFonts w:hint="eastAsia"/>
              </w:rPr>
              <w:t>heckbox</w:t>
            </w:r>
            <w:r>
              <w:rPr>
                <w:rFonts w:hint="eastAsia"/>
              </w:rPr>
              <w:t>，商品编号、商品名称、入库数量（默认</w:t>
            </w:r>
            <w:r>
              <w:rPr>
                <w:rFonts w:hint="eastAsia"/>
              </w:rPr>
              <w:t>1</w:t>
            </w:r>
            <w:r>
              <w:rPr>
                <w:rFonts w:hint="eastAsia"/>
              </w:rPr>
              <w:t>，可编辑）、添加（操作）</w:t>
            </w:r>
          </w:p>
          <w:p w:rsidR="002A4382" w:rsidRDefault="002A4382" w:rsidP="002A4382">
            <w:pPr>
              <w:pStyle w:val="af1"/>
              <w:numPr>
                <w:ilvl w:val="0"/>
                <w:numId w:val="235"/>
              </w:numPr>
              <w:ind w:firstLineChars="0"/>
            </w:pPr>
            <w:r>
              <w:rPr>
                <w:rFonts w:hint="eastAsia"/>
              </w:rPr>
              <w:t>操作按钮：</w:t>
            </w:r>
          </w:p>
          <w:p w:rsidR="002A4382" w:rsidRDefault="002A4382" w:rsidP="000A5E04">
            <w:pPr>
              <w:pStyle w:val="af1"/>
              <w:ind w:left="360" w:firstLineChars="0" w:firstLine="0"/>
            </w:pPr>
            <w:r>
              <w:rPr>
                <w:rFonts w:hint="eastAsia"/>
              </w:rPr>
              <w:t>查询、重置；确定</w:t>
            </w:r>
          </w:p>
        </w:tc>
        <w:tc>
          <w:tcPr>
            <w:tcW w:w="3210" w:type="dxa"/>
          </w:tcPr>
          <w:p w:rsidR="002A4382" w:rsidRDefault="002A4382" w:rsidP="002A4382">
            <w:pPr>
              <w:pStyle w:val="af1"/>
              <w:numPr>
                <w:ilvl w:val="0"/>
                <w:numId w:val="241"/>
              </w:numPr>
              <w:ind w:firstLineChars="0"/>
            </w:pPr>
            <w:r>
              <w:rPr>
                <w:rFonts w:hint="eastAsia"/>
              </w:rPr>
              <w:t>窗口加载：默认不显示数据</w:t>
            </w:r>
          </w:p>
          <w:p w:rsidR="002A4382" w:rsidRDefault="002A4382" w:rsidP="002A4382">
            <w:pPr>
              <w:pStyle w:val="af1"/>
              <w:numPr>
                <w:ilvl w:val="0"/>
                <w:numId w:val="241"/>
              </w:numPr>
              <w:ind w:firstLineChars="0"/>
            </w:pPr>
            <w:r>
              <w:rPr>
                <w:rFonts w:hint="eastAsia"/>
              </w:rPr>
              <w:t>查询：按照查询条件显示（默认产品编号正序排列）并自动过滤已添加的商品</w:t>
            </w:r>
            <w:r>
              <w:rPr>
                <w:rFonts w:hint="eastAsia"/>
              </w:rPr>
              <w:t>+</w:t>
            </w:r>
            <w:r>
              <w:rPr>
                <w:rFonts w:hint="eastAsia"/>
              </w:rPr>
              <w:t>等级</w:t>
            </w:r>
          </w:p>
          <w:p w:rsidR="002A4382" w:rsidRDefault="002A4382" w:rsidP="002A4382">
            <w:pPr>
              <w:pStyle w:val="af1"/>
              <w:numPr>
                <w:ilvl w:val="0"/>
                <w:numId w:val="241"/>
              </w:numPr>
              <w:ind w:firstLineChars="0"/>
            </w:pPr>
            <w:r>
              <w:rPr>
                <w:rFonts w:hint="eastAsia"/>
              </w:rPr>
              <w:t>添加：添加对应行商品（窗口不关闭）</w:t>
            </w:r>
          </w:p>
          <w:p w:rsidR="002A4382" w:rsidRDefault="002A4382" w:rsidP="002A4382">
            <w:pPr>
              <w:pStyle w:val="af1"/>
              <w:numPr>
                <w:ilvl w:val="0"/>
                <w:numId w:val="241"/>
              </w:numPr>
              <w:ind w:firstLineChars="0"/>
            </w:pPr>
            <w:r>
              <w:rPr>
                <w:rFonts w:hint="eastAsia"/>
              </w:rPr>
              <w:t>确定：添加勾选行商品（窗口关闭）</w:t>
            </w:r>
          </w:p>
        </w:tc>
      </w:tr>
      <w:tr w:rsidR="002A4382" w:rsidTr="000A5E04">
        <w:tc>
          <w:tcPr>
            <w:tcW w:w="1668" w:type="dxa"/>
          </w:tcPr>
          <w:p w:rsidR="002A4382" w:rsidRDefault="002A4382" w:rsidP="000A5E04">
            <w:r>
              <w:rPr>
                <w:rFonts w:hint="eastAsia"/>
              </w:rPr>
              <w:t>创建其他入库</w:t>
            </w:r>
            <w:r>
              <w:rPr>
                <w:rFonts w:hint="eastAsia"/>
              </w:rPr>
              <w:t>-</w:t>
            </w:r>
            <w:r>
              <w:rPr>
                <w:rFonts w:hint="eastAsia"/>
              </w:rPr>
              <w:t>扫描商品开窗（</w:t>
            </w:r>
            <w:r>
              <w:rPr>
                <w:rFonts w:hint="eastAsia"/>
              </w:rPr>
              <w:t>s005-02-5</w:t>
            </w:r>
            <w:r>
              <w:rPr>
                <w:rFonts w:hint="eastAsia"/>
              </w:rPr>
              <w:t>）</w:t>
            </w:r>
          </w:p>
        </w:tc>
        <w:tc>
          <w:tcPr>
            <w:tcW w:w="4750" w:type="dxa"/>
          </w:tcPr>
          <w:p w:rsidR="002A4382" w:rsidRDefault="002A4382" w:rsidP="002A4382">
            <w:pPr>
              <w:pStyle w:val="af1"/>
              <w:numPr>
                <w:ilvl w:val="0"/>
                <w:numId w:val="236"/>
              </w:numPr>
              <w:ind w:firstLineChars="0"/>
            </w:pPr>
            <w:r>
              <w:rPr>
                <w:rFonts w:hint="eastAsia"/>
              </w:rPr>
              <w:t>头部：扫描输入框</w:t>
            </w:r>
          </w:p>
          <w:p w:rsidR="002A4382" w:rsidRDefault="002A4382" w:rsidP="002A4382">
            <w:pPr>
              <w:pStyle w:val="af1"/>
              <w:numPr>
                <w:ilvl w:val="0"/>
                <w:numId w:val="236"/>
              </w:numPr>
              <w:ind w:firstLineChars="0"/>
            </w:pPr>
            <w:r>
              <w:rPr>
                <w:rFonts w:hint="eastAsia"/>
              </w:rPr>
              <w:t>列表：</w:t>
            </w:r>
          </w:p>
          <w:p w:rsidR="002A4382" w:rsidRDefault="002A4382" w:rsidP="000A5E04">
            <w:pPr>
              <w:pStyle w:val="af1"/>
              <w:ind w:left="360" w:firstLineChars="0" w:firstLine="0"/>
            </w:pPr>
            <w:r>
              <w:t>C</w:t>
            </w:r>
            <w:r>
              <w:rPr>
                <w:rFonts w:hint="eastAsia"/>
              </w:rPr>
              <w:t>heckbox</w:t>
            </w:r>
            <w:r>
              <w:rPr>
                <w:rFonts w:hint="eastAsia"/>
              </w:rPr>
              <w:t>、序号、</w:t>
            </w:r>
            <w:r>
              <w:rPr>
                <w:rFonts w:hint="eastAsia"/>
              </w:rPr>
              <w:t>SN</w:t>
            </w:r>
            <w:r>
              <w:rPr>
                <w:rFonts w:hint="eastAsia"/>
              </w:rPr>
              <w:t>、商品编码、商品名称、等级、仓库（选择）、库区（选择）、库位（选</w:t>
            </w:r>
            <w:r>
              <w:rPr>
                <w:rFonts w:hint="eastAsia"/>
              </w:rPr>
              <w:lastRenderedPageBreak/>
              <w:t>择）、</w:t>
            </w:r>
            <w:r>
              <w:rPr>
                <w:rFonts w:hint="eastAsia"/>
              </w:rPr>
              <w:t>NFC</w:t>
            </w:r>
            <w:r>
              <w:rPr>
                <w:rFonts w:hint="eastAsia"/>
              </w:rPr>
              <w:t>明码</w:t>
            </w:r>
          </w:p>
          <w:p w:rsidR="002A4382" w:rsidRPr="00650960" w:rsidRDefault="002A4382" w:rsidP="002A4382">
            <w:pPr>
              <w:pStyle w:val="af1"/>
              <w:numPr>
                <w:ilvl w:val="0"/>
                <w:numId w:val="236"/>
              </w:numPr>
              <w:ind w:firstLineChars="0"/>
            </w:pPr>
            <w:r>
              <w:rPr>
                <w:rFonts w:hint="eastAsia"/>
              </w:rPr>
              <w:t>按钮：删除（列表上方）</w:t>
            </w:r>
          </w:p>
        </w:tc>
        <w:tc>
          <w:tcPr>
            <w:tcW w:w="3210" w:type="dxa"/>
          </w:tcPr>
          <w:p w:rsidR="002A4382" w:rsidRDefault="002A4382" w:rsidP="002A4382">
            <w:pPr>
              <w:pStyle w:val="af1"/>
              <w:numPr>
                <w:ilvl w:val="0"/>
                <w:numId w:val="242"/>
              </w:numPr>
              <w:ind w:firstLineChars="0"/>
            </w:pPr>
            <w:r>
              <w:rPr>
                <w:rFonts w:hint="eastAsia"/>
              </w:rPr>
              <w:lastRenderedPageBreak/>
              <w:t>开窗加载：显示已扫描数据</w:t>
            </w:r>
          </w:p>
          <w:p w:rsidR="002A4382" w:rsidRDefault="002A4382" w:rsidP="002A4382">
            <w:pPr>
              <w:pStyle w:val="af1"/>
              <w:numPr>
                <w:ilvl w:val="0"/>
                <w:numId w:val="242"/>
              </w:numPr>
              <w:ind w:firstLineChars="0"/>
            </w:pPr>
            <w:r>
              <w:rPr>
                <w:rFonts w:hint="eastAsia"/>
              </w:rPr>
              <w:t>扫描（支持输入</w:t>
            </w:r>
            <w:r>
              <w:rPr>
                <w:rFonts w:hint="eastAsia"/>
              </w:rPr>
              <w:t>+</w:t>
            </w:r>
            <w:r>
              <w:rPr>
                <w:rFonts w:hint="eastAsia"/>
              </w:rPr>
              <w:t>回车）：</w:t>
            </w:r>
          </w:p>
          <w:p w:rsidR="002A4382" w:rsidRDefault="002A4382" w:rsidP="000A5E04">
            <w:pPr>
              <w:pStyle w:val="af1"/>
              <w:ind w:left="360" w:firstLineChars="0" w:firstLine="0"/>
            </w:pPr>
            <w:r>
              <w:rPr>
                <w:rFonts w:hint="eastAsia"/>
              </w:rPr>
              <w:t>校验</w:t>
            </w:r>
            <w:r>
              <w:rPr>
                <w:rFonts w:hint="eastAsia"/>
              </w:rPr>
              <w:t>SN</w:t>
            </w:r>
            <w:r>
              <w:rPr>
                <w:rFonts w:hint="eastAsia"/>
              </w:rPr>
              <w:t>合法性，不合法给予提示</w:t>
            </w:r>
          </w:p>
          <w:p w:rsidR="002A4382" w:rsidRDefault="002A4382" w:rsidP="000A5E04">
            <w:pPr>
              <w:pStyle w:val="af1"/>
              <w:ind w:left="360" w:firstLineChars="0" w:firstLine="0"/>
            </w:pPr>
            <w:r>
              <w:rPr>
                <w:rFonts w:hint="eastAsia"/>
              </w:rPr>
              <w:lastRenderedPageBreak/>
              <w:t>校验是否重复，重复给予提示</w:t>
            </w:r>
          </w:p>
          <w:p w:rsidR="002A4382" w:rsidRPr="00650960" w:rsidRDefault="002A4382" w:rsidP="000A5E04">
            <w:pPr>
              <w:pStyle w:val="af1"/>
              <w:ind w:left="360" w:firstLineChars="0" w:firstLine="0"/>
            </w:pPr>
            <w:r>
              <w:rPr>
                <w:rFonts w:hint="eastAsia"/>
              </w:rPr>
              <w:t>无误后自动带出</w:t>
            </w:r>
            <w:r>
              <w:rPr>
                <w:rFonts w:hint="eastAsia"/>
              </w:rPr>
              <w:t>NFC</w:t>
            </w:r>
            <w:r>
              <w:rPr>
                <w:rFonts w:hint="eastAsia"/>
              </w:rPr>
              <w:t>信息</w:t>
            </w:r>
          </w:p>
          <w:p w:rsidR="002A4382" w:rsidRDefault="002A4382" w:rsidP="002A4382">
            <w:pPr>
              <w:pStyle w:val="af1"/>
              <w:numPr>
                <w:ilvl w:val="0"/>
                <w:numId w:val="242"/>
              </w:numPr>
              <w:ind w:firstLineChars="0"/>
            </w:pPr>
            <w:r>
              <w:rPr>
                <w:rFonts w:hint="eastAsia"/>
              </w:rPr>
              <w:t>仓库相关信息手动选择，需要联动</w:t>
            </w:r>
          </w:p>
          <w:p w:rsidR="002A4382" w:rsidRDefault="002A4382" w:rsidP="002A4382">
            <w:pPr>
              <w:pStyle w:val="af1"/>
              <w:numPr>
                <w:ilvl w:val="0"/>
                <w:numId w:val="242"/>
              </w:numPr>
              <w:ind w:firstLineChars="0"/>
            </w:pPr>
            <w:r>
              <w:rPr>
                <w:rFonts w:hint="eastAsia"/>
              </w:rPr>
              <w:t>删除：</w:t>
            </w:r>
          </w:p>
          <w:p w:rsidR="002A4382" w:rsidRDefault="002A4382" w:rsidP="000A5E04">
            <w:pPr>
              <w:pStyle w:val="af1"/>
              <w:ind w:left="360" w:firstLineChars="0" w:firstLine="0"/>
            </w:pPr>
            <w:r>
              <w:rPr>
                <w:rFonts w:hint="eastAsia"/>
              </w:rPr>
              <w:t>删除勾选的已扫描数据</w:t>
            </w:r>
          </w:p>
        </w:tc>
      </w:tr>
      <w:tr w:rsidR="002A4382" w:rsidTr="000A5E04">
        <w:tc>
          <w:tcPr>
            <w:tcW w:w="1668" w:type="dxa"/>
          </w:tcPr>
          <w:p w:rsidR="002A4382" w:rsidRDefault="002A4382" w:rsidP="000A5E04">
            <w:r>
              <w:rPr>
                <w:rFonts w:hint="eastAsia"/>
              </w:rPr>
              <w:lastRenderedPageBreak/>
              <w:t>详情页面</w:t>
            </w:r>
            <w:r>
              <w:rPr>
                <w:rFonts w:hint="eastAsia"/>
              </w:rPr>
              <w:t>-</w:t>
            </w:r>
            <w:r>
              <w:rPr>
                <w:rFonts w:hint="eastAsia"/>
              </w:rPr>
              <w:t>入库单维护</w:t>
            </w:r>
          </w:p>
        </w:tc>
        <w:tc>
          <w:tcPr>
            <w:tcW w:w="4750" w:type="dxa"/>
          </w:tcPr>
          <w:p w:rsidR="002A4382" w:rsidRDefault="002A4382" w:rsidP="002A4382">
            <w:pPr>
              <w:pStyle w:val="af1"/>
              <w:numPr>
                <w:ilvl w:val="0"/>
                <w:numId w:val="237"/>
              </w:numPr>
              <w:ind w:firstLineChars="0"/>
            </w:pPr>
            <w:r>
              <w:rPr>
                <w:rFonts w:hint="eastAsia"/>
              </w:rPr>
              <w:t>元素与新建相同，单号自动带出（只读）</w:t>
            </w:r>
          </w:p>
          <w:p w:rsidR="002A4382" w:rsidRDefault="002A4382" w:rsidP="002A4382">
            <w:pPr>
              <w:pStyle w:val="af1"/>
              <w:numPr>
                <w:ilvl w:val="0"/>
                <w:numId w:val="237"/>
              </w:numPr>
              <w:ind w:firstLineChars="0"/>
            </w:pPr>
            <w:r>
              <w:rPr>
                <w:rFonts w:hint="eastAsia"/>
              </w:rPr>
              <w:t>单身及子单身自动带出</w:t>
            </w:r>
          </w:p>
        </w:tc>
        <w:tc>
          <w:tcPr>
            <w:tcW w:w="3210" w:type="dxa"/>
          </w:tcPr>
          <w:p w:rsidR="002A4382" w:rsidRPr="00BC5794" w:rsidRDefault="002A4382" w:rsidP="000A5E04">
            <w:r>
              <w:rPr>
                <w:rFonts w:hint="eastAsia"/>
              </w:rPr>
              <w:t>无</w:t>
            </w:r>
          </w:p>
        </w:tc>
      </w:tr>
      <w:tr w:rsidR="002A4382" w:rsidTr="000A5E04">
        <w:tc>
          <w:tcPr>
            <w:tcW w:w="1668" w:type="dxa"/>
          </w:tcPr>
          <w:p w:rsidR="002A4382" w:rsidRDefault="002A4382" w:rsidP="000A5E04">
            <w:r>
              <w:rPr>
                <w:rFonts w:hint="eastAsia"/>
              </w:rPr>
              <w:t>详细页面</w:t>
            </w:r>
            <w:r>
              <w:rPr>
                <w:rFonts w:hint="eastAsia"/>
              </w:rPr>
              <w:t>-</w:t>
            </w:r>
            <w:r>
              <w:rPr>
                <w:rFonts w:hint="eastAsia"/>
              </w:rPr>
              <w:t>审核、查看</w:t>
            </w:r>
          </w:p>
        </w:tc>
        <w:tc>
          <w:tcPr>
            <w:tcW w:w="4750" w:type="dxa"/>
          </w:tcPr>
          <w:p w:rsidR="002A4382" w:rsidRDefault="002A4382" w:rsidP="002A4382">
            <w:pPr>
              <w:pStyle w:val="af1"/>
              <w:numPr>
                <w:ilvl w:val="0"/>
                <w:numId w:val="238"/>
              </w:numPr>
              <w:ind w:firstLineChars="0"/>
            </w:pPr>
            <w:r>
              <w:rPr>
                <w:rFonts w:hint="eastAsia"/>
              </w:rPr>
              <w:t>审核页面增加审核意见（非必填）、审核通过和审核拒绝按钮</w:t>
            </w:r>
          </w:p>
          <w:p w:rsidR="002A4382" w:rsidRDefault="002A4382" w:rsidP="002A4382">
            <w:pPr>
              <w:pStyle w:val="af1"/>
              <w:numPr>
                <w:ilvl w:val="0"/>
                <w:numId w:val="238"/>
              </w:numPr>
              <w:ind w:firstLineChars="0"/>
            </w:pPr>
            <w:r>
              <w:rPr>
                <w:rFonts w:hint="eastAsia"/>
              </w:rPr>
              <w:t>查看页面所有元素只读，增加单身前置单据信息显示</w:t>
            </w:r>
          </w:p>
        </w:tc>
        <w:tc>
          <w:tcPr>
            <w:tcW w:w="3210" w:type="dxa"/>
          </w:tcPr>
          <w:p w:rsidR="002A4382" w:rsidRDefault="002A4382" w:rsidP="002A4382">
            <w:pPr>
              <w:pStyle w:val="af1"/>
              <w:numPr>
                <w:ilvl w:val="0"/>
                <w:numId w:val="286"/>
              </w:numPr>
              <w:ind w:firstLineChars="0"/>
            </w:pPr>
            <w:r>
              <w:rPr>
                <w:rFonts w:hint="eastAsia"/>
              </w:rPr>
              <w:t>审核通过：</w:t>
            </w:r>
          </w:p>
          <w:p w:rsidR="002A4382" w:rsidRDefault="002A4382" w:rsidP="000A5E04">
            <w:pPr>
              <w:pStyle w:val="af1"/>
              <w:ind w:left="360" w:firstLineChars="0" w:firstLine="0"/>
            </w:pPr>
            <w:r>
              <w:rPr>
                <w:rFonts w:hint="eastAsia"/>
              </w:rPr>
              <w:t>校验库存及</w:t>
            </w:r>
            <w:r>
              <w:rPr>
                <w:rFonts w:hint="eastAsia"/>
              </w:rPr>
              <w:t>SN</w:t>
            </w:r>
            <w:r>
              <w:rPr>
                <w:rFonts w:hint="eastAsia"/>
              </w:rPr>
              <w:t>状态（避免重复出库）</w:t>
            </w:r>
          </w:p>
          <w:p w:rsidR="002A4382" w:rsidRDefault="002A4382" w:rsidP="000A5E04">
            <w:pPr>
              <w:pStyle w:val="af1"/>
              <w:ind w:left="360" w:firstLineChars="0" w:firstLine="0"/>
            </w:pPr>
            <w:r>
              <w:rPr>
                <w:rFonts w:hint="eastAsia"/>
              </w:rPr>
              <w:t>更新库存、对应商品（</w:t>
            </w:r>
            <w:r>
              <w:rPr>
                <w:rFonts w:hint="eastAsia"/>
              </w:rPr>
              <w:t>SN</w:t>
            </w:r>
            <w:r>
              <w:rPr>
                <w:rFonts w:hint="eastAsia"/>
              </w:rPr>
              <w:t>级）信息</w:t>
            </w:r>
          </w:p>
          <w:p w:rsidR="002A4382" w:rsidRDefault="002A4382" w:rsidP="002A4382">
            <w:pPr>
              <w:pStyle w:val="af1"/>
              <w:numPr>
                <w:ilvl w:val="0"/>
                <w:numId w:val="286"/>
              </w:numPr>
              <w:ind w:firstLineChars="0"/>
            </w:pPr>
            <w:r>
              <w:rPr>
                <w:rFonts w:hint="eastAsia"/>
              </w:rPr>
              <w:t>审核拒绝：作废单据</w:t>
            </w:r>
          </w:p>
          <w:p w:rsidR="002A4382" w:rsidRPr="00DF44F3" w:rsidRDefault="002A4382" w:rsidP="002A4382">
            <w:pPr>
              <w:pStyle w:val="af1"/>
              <w:numPr>
                <w:ilvl w:val="0"/>
                <w:numId w:val="286"/>
              </w:numPr>
              <w:ind w:firstLineChars="0"/>
            </w:pPr>
            <w:r>
              <w:rPr>
                <w:rFonts w:hint="eastAsia"/>
              </w:rPr>
              <w:t>由列表编号链接进入查看</w:t>
            </w:r>
          </w:p>
        </w:tc>
      </w:tr>
    </w:tbl>
    <w:p w:rsidR="002A4382" w:rsidRPr="004C6591" w:rsidRDefault="002A4382" w:rsidP="002A4382"/>
    <w:p w:rsidR="002A4382" w:rsidRDefault="002A4382" w:rsidP="002A4382">
      <w:pPr>
        <w:pStyle w:val="2"/>
      </w:pPr>
      <w:bookmarkStart w:id="140" w:name="_Toc392169208"/>
      <w:r>
        <w:rPr>
          <w:rFonts w:hint="eastAsia"/>
        </w:rPr>
        <w:lastRenderedPageBreak/>
        <w:t>S005-03</w:t>
      </w:r>
      <w:r>
        <w:rPr>
          <w:rFonts w:hint="eastAsia"/>
        </w:rPr>
        <w:tab/>
      </w:r>
      <w:r>
        <w:rPr>
          <w:rFonts w:hint="eastAsia"/>
        </w:rPr>
        <w:t>调拨</w:t>
      </w:r>
      <w:bookmarkEnd w:id="140"/>
    </w:p>
    <w:p w:rsidR="002A4382" w:rsidRPr="00A741D0" w:rsidRDefault="002A4382" w:rsidP="002A4382">
      <w:pPr>
        <w:pStyle w:val="3"/>
      </w:pPr>
      <w:r>
        <w:rPr>
          <w:rFonts w:hint="eastAsia"/>
        </w:rPr>
        <w:t>SOP</w:t>
      </w:r>
    </w:p>
    <w:p w:rsidR="002A4382" w:rsidRDefault="002A4382" w:rsidP="002A4382">
      <w:r>
        <w:rPr>
          <w:noProof/>
        </w:rPr>
        <w:lastRenderedPageBreak/>
        <w:drawing>
          <wp:inline distT="0" distB="0" distL="0" distR="0">
            <wp:extent cx="5976620" cy="8478811"/>
            <wp:effectExtent l="0" t="0" r="0" b="0"/>
            <wp:docPr id="24" name="图片 24" descr="D:\LHT\Bequeen\02需求设计\SOP\SOP定稿文件\SOP-S005-03调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LHT\Bequeen\02需求设计\SOP\SOP定稿文件\SOP-S005-03调拨.jp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76620" cy="8478811"/>
                    </a:xfrm>
                    <a:prstGeom prst="rect">
                      <a:avLst/>
                    </a:prstGeom>
                    <a:noFill/>
                    <a:ln>
                      <a:noFill/>
                    </a:ln>
                  </pic:spPr>
                </pic:pic>
              </a:graphicData>
            </a:graphic>
          </wp:inline>
        </w:drawing>
      </w:r>
    </w:p>
    <w:p w:rsidR="002A4382" w:rsidRDefault="002A4382" w:rsidP="002A4382"/>
    <w:p w:rsidR="002A4382" w:rsidRDefault="002A4382" w:rsidP="002A4382">
      <w:pPr>
        <w:pStyle w:val="3"/>
      </w:pPr>
      <w:r>
        <w:rPr>
          <w:rFonts w:hint="eastAsia"/>
        </w:rPr>
        <w:lastRenderedPageBreak/>
        <w:t>表单</w:t>
      </w:r>
    </w:p>
    <w:p w:rsidR="002A4382" w:rsidRDefault="002A4382" w:rsidP="002A4382"/>
    <w:p w:rsidR="002A4382" w:rsidRDefault="002A4382" w:rsidP="002A4382">
      <w:pPr>
        <w:pStyle w:val="4"/>
      </w:pPr>
      <w:r>
        <w:rPr>
          <w:rFonts w:hint="eastAsia"/>
        </w:rPr>
        <w:t>调拨单</w:t>
      </w:r>
    </w:p>
    <w:p w:rsidR="002A4382" w:rsidRDefault="002A4382" w:rsidP="002A4382">
      <w:pPr>
        <w:pStyle w:val="af1"/>
        <w:numPr>
          <w:ilvl w:val="0"/>
          <w:numId w:val="31"/>
        </w:numPr>
        <w:ind w:firstLineChars="0"/>
      </w:pPr>
      <w:r>
        <w:rPr>
          <w:rFonts w:hint="eastAsia"/>
        </w:rPr>
        <w:t>单头信息点：单据类别、单据编号、单据日期、所属公司、调拨人、来源（</w:t>
      </w:r>
      <w:r>
        <w:rPr>
          <w:rFonts w:hint="eastAsia"/>
        </w:rPr>
        <w:t>6</w:t>
      </w:r>
      <w:r>
        <w:rPr>
          <w:rFonts w:hint="eastAsia"/>
        </w:rPr>
        <w:t>种选择：</w:t>
      </w:r>
      <w:r>
        <w:rPr>
          <w:rFonts w:hint="eastAsia"/>
        </w:rPr>
        <w:t>0-</w:t>
      </w:r>
      <w:r>
        <w:rPr>
          <w:rFonts w:hint="eastAsia"/>
        </w:rPr>
        <w:t>租赁销货单，</w:t>
      </w:r>
      <w:r>
        <w:rPr>
          <w:rFonts w:hint="eastAsia"/>
        </w:rPr>
        <w:t>1-</w:t>
      </w:r>
      <w:r>
        <w:rPr>
          <w:rFonts w:hint="eastAsia"/>
        </w:rPr>
        <w:t>租赁返还单，</w:t>
      </w:r>
      <w:r>
        <w:rPr>
          <w:rFonts w:hint="eastAsia"/>
        </w:rPr>
        <w:t>2-</w:t>
      </w:r>
      <w:r>
        <w:rPr>
          <w:rFonts w:hint="eastAsia"/>
        </w:rPr>
        <w:t>养护，</w:t>
      </w:r>
      <w:r>
        <w:rPr>
          <w:rFonts w:hint="eastAsia"/>
        </w:rPr>
        <w:t>3-</w:t>
      </w:r>
      <w:r>
        <w:rPr>
          <w:rFonts w:hint="eastAsia"/>
        </w:rPr>
        <w:t>养护返还，</w:t>
      </w:r>
      <w:r>
        <w:rPr>
          <w:rFonts w:hint="eastAsia"/>
        </w:rPr>
        <w:t>4-</w:t>
      </w:r>
      <w:r>
        <w:rPr>
          <w:rFonts w:hint="eastAsia"/>
        </w:rPr>
        <w:t>常规调拨，</w:t>
      </w:r>
      <w:r>
        <w:rPr>
          <w:rFonts w:hint="eastAsia"/>
        </w:rPr>
        <w:t>5-</w:t>
      </w:r>
      <w:r>
        <w:rPr>
          <w:rFonts w:hint="eastAsia"/>
        </w:rPr>
        <w:t>常规移库</w:t>
      </w:r>
      <w:r>
        <w:rPr>
          <w:rFonts w:hint="eastAsia"/>
        </w:rPr>
        <w:t>,6-</w:t>
      </w:r>
      <w:r>
        <w:rPr>
          <w:rFonts w:hint="eastAsia"/>
        </w:rPr>
        <w:t>借用）、结案状态、单据状态、流程状态、冻结状态、备注、</w:t>
      </w:r>
    </w:p>
    <w:p w:rsidR="002A4382" w:rsidRDefault="002A4382" w:rsidP="002A4382">
      <w:pPr>
        <w:pStyle w:val="af1"/>
        <w:numPr>
          <w:ilvl w:val="0"/>
          <w:numId w:val="31"/>
        </w:numPr>
        <w:ind w:firstLineChars="0"/>
      </w:pPr>
      <w:r>
        <w:rPr>
          <w:rFonts w:hint="eastAsia"/>
        </w:rPr>
        <w:t>单身信息点：序号、商品编号、商品名称、商品规格、单位、调出仓库、调入仓库、数量、等级、前置单据、备注</w:t>
      </w:r>
    </w:p>
    <w:p w:rsidR="002A4382" w:rsidRDefault="002A4382" w:rsidP="002A4382">
      <w:pPr>
        <w:pStyle w:val="af1"/>
        <w:numPr>
          <w:ilvl w:val="0"/>
          <w:numId w:val="31"/>
        </w:numPr>
        <w:ind w:firstLineChars="0"/>
      </w:pPr>
      <w:r>
        <w:rPr>
          <w:rFonts w:hint="eastAsia"/>
        </w:rPr>
        <w:t>子单身信息点：序号、单身序号、商品编码、调出仓库、调出库区、调出库位、调入仓库、调入库区、调入库位、</w:t>
      </w:r>
      <w:r>
        <w:rPr>
          <w:rFonts w:hint="eastAsia"/>
        </w:rPr>
        <w:t>SN</w:t>
      </w:r>
      <w:r>
        <w:rPr>
          <w:rFonts w:hint="eastAsia"/>
        </w:rPr>
        <w:t>、</w:t>
      </w:r>
      <w:r>
        <w:rPr>
          <w:rFonts w:hint="eastAsia"/>
        </w:rPr>
        <w:t>NFC</w:t>
      </w:r>
      <w:r>
        <w:rPr>
          <w:rFonts w:hint="eastAsia"/>
        </w:rPr>
        <w:t>明码</w:t>
      </w:r>
    </w:p>
    <w:p w:rsidR="002A4382" w:rsidRPr="00A3580B" w:rsidRDefault="002A4382" w:rsidP="002A4382"/>
    <w:p w:rsidR="002A4382" w:rsidRDefault="002A4382" w:rsidP="002A4382">
      <w:pPr>
        <w:pStyle w:val="3"/>
      </w:pPr>
      <w:r>
        <w:rPr>
          <w:rFonts w:hint="eastAsia"/>
        </w:rPr>
        <w:t>业务需求</w:t>
      </w:r>
    </w:p>
    <w:tbl>
      <w:tblPr>
        <w:tblStyle w:val="af"/>
        <w:tblW w:w="0" w:type="auto"/>
        <w:tblLook w:val="04A0"/>
      </w:tblPr>
      <w:tblGrid>
        <w:gridCol w:w="1668"/>
        <w:gridCol w:w="4750"/>
        <w:gridCol w:w="3210"/>
      </w:tblGrid>
      <w:tr w:rsidR="002A4382" w:rsidTr="000A5E04">
        <w:tc>
          <w:tcPr>
            <w:tcW w:w="1668" w:type="dxa"/>
          </w:tcPr>
          <w:p w:rsidR="002A4382" w:rsidRDefault="002A4382" w:rsidP="000A5E04">
            <w:r>
              <w:rPr>
                <w:rFonts w:hint="eastAsia"/>
              </w:rPr>
              <w:t>作业编号</w:t>
            </w:r>
          </w:p>
        </w:tc>
        <w:tc>
          <w:tcPr>
            <w:tcW w:w="4750" w:type="dxa"/>
          </w:tcPr>
          <w:p w:rsidR="002A4382" w:rsidRDefault="002A4382" w:rsidP="000A5E04">
            <w:r>
              <w:rPr>
                <w:rFonts w:hint="eastAsia"/>
              </w:rPr>
              <w:t>页面元素描述</w:t>
            </w:r>
          </w:p>
        </w:tc>
        <w:tc>
          <w:tcPr>
            <w:tcW w:w="3210" w:type="dxa"/>
          </w:tcPr>
          <w:p w:rsidR="002A4382" w:rsidRDefault="002A4382" w:rsidP="000A5E04">
            <w:r>
              <w:rPr>
                <w:rFonts w:hint="eastAsia"/>
              </w:rPr>
              <w:t>业务逻辑</w:t>
            </w:r>
          </w:p>
        </w:tc>
      </w:tr>
      <w:tr w:rsidR="002A4382" w:rsidTr="000A5E04">
        <w:tc>
          <w:tcPr>
            <w:tcW w:w="1668" w:type="dxa"/>
          </w:tcPr>
          <w:p w:rsidR="002A4382" w:rsidRDefault="002A4382" w:rsidP="000A5E04">
            <w:r>
              <w:rPr>
                <w:rFonts w:hint="eastAsia"/>
              </w:rPr>
              <w:t>调拨单列表页面</w:t>
            </w:r>
          </w:p>
        </w:tc>
        <w:tc>
          <w:tcPr>
            <w:tcW w:w="4750" w:type="dxa"/>
          </w:tcPr>
          <w:p w:rsidR="002A4382" w:rsidRDefault="002A4382" w:rsidP="002A4382">
            <w:pPr>
              <w:pStyle w:val="af1"/>
              <w:numPr>
                <w:ilvl w:val="0"/>
                <w:numId w:val="243"/>
              </w:numPr>
              <w:ind w:firstLineChars="0"/>
            </w:pPr>
            <w:r>
              <w:rPr>
                <w:rFonts w:hint="eastAsia"/>
              </w:rPr>
              <w:t>查询条件：</w:t>
            </w:r>
          </w:p>
          <w:p w:rsidR="002A4382" w:rsidRDefault="002A4382" w:rsidP="000A5E04">
            <w:pPr>
              <w:pStyle w:val="af1"/>
              <w:ind w:left="360" w:firstLineChars="0" w:firstLine="0"/>
            </w:pPr>
            <w:r>
              <w:rPr>
                <w:rFonts w:hint="eastAsia"/>
              </w:rPr>
              <w:t>单据类别（下拉：全部、</w:t>
            </w:r>
            <w:r>
              <w:rPr>
                <w:rFonts w:hint="eastAsia"/>
              </w:rPr>
              <w:t>1-</w:t>
            </w:r>
            <w:r>
              <w:rPr>
                <w:rFonts w:hint="eastAsia"/>
              </w:rPr>
              <w:t>租赁销货单，</w:t>
            </w:r>
            <w:r>
              <w:rPr>
                <w:rFonts w:hint="eastAsia"/>
              </w:rPr>
              <w:t>2-</w:t>
            </w:r>
            <w:r>
              <w:rPr>
                <w:rFonts w:hint="eastAsia"/>
              </w:rPr>
              <w:t>租赁返还单，</w:t>
            </w:r>
            <w:r>
              <w:rPr>
                <w:rFonts w:hint="eastAsia"/>
              </w:rPr>
              <w:t>2-</w:t>
            </w:r>
            <w:r>
              <w:rPr>
                <w:rFonts w:hint="eastAsia"/>
              </w:rPr>
              <w:t>养护，</w:t>
            </w:r>
            <w:r>
              <w:rPr>
                <w:rFonts w:hint="eastAsia"/>
              </w:rPr>
              <w:t>3-</w:t>
            </w:r>
            <w:r>
              <w:rPr>
                <w:rFonts w:hint="eastAsia"/>
              </w:rPr>
              <w:t>养护返还，</w:t>
            </w:r>
            <w:r>
              <w:rPr>
                <w:rFonts w:hint="eastAsia"/>
              </w:rPr>
              <w:t>4-</w:t>
            </w:r>
            <w:r>
              <w:rPr>
                <w:rFonts w:hint="eastAsia"/>
              </w:rPr>
              <w:t>常规调拨，</w:t>
            </w:r>
            <w:r>
              <w:rPr>
                <w:rFonts w:hint="eastAsia"/>
              </w:rPr>
              <w:t>5-</w:t>
            </w:r>
            <w:r>
              <w:rPr>
                <w:rFonts w:hint="eastAsia"/>
              </w:rPr>
              <w:t>常规移库</w:t>
            </w:r>
            <w:r>
              <w:rPr>
                <w:rFonts w:hint="eastAsia"/>
              </w:rPr>
              <w:t>,6-</w:t>
            </w:r>
            <w:r>
              <w:rPr>
                <w:rFonts w:hint="eastAsia"/>
              </w:rPr>
              <w:t>借用）、调拨单号（文本）、单据日期（日期区间）、单据状态（下拉：全部、</w:t>
            </w:r>
            <w:r>
              <w:rPr>
                <w:rFonts w:hint="eastAsia"/>
              </w:rPr>
              <w:t>1-</w:t>
            </w:r>
            <w:r>
              <w:rPr>
                <w:rFonts w:hint="eastAsia"/>
              </w:rPr>
              <w:t>草稿、</w:t>
            </w:r>
            <w:r>
              <w:rPr>
                <w:rFonts w:hint="eastAsia"/>
              </w:rPr>
              <w:t>2-</w:t>
            </w:r>
            <w:r>
              <w:rPr>
                <w:rFonts w:hint="eastAsia"/>
              </w:rPr>
              <w:t>审核中、</w:t>
            </w:r>
            <w:r>
              <w:rPr>
                <w:rFonts w:hint="eastAsia"/>
              </w:rPr>
              <w:t>3-</w:t>
            </w:r>
            <w:r>
              <w:rPr>
                <w:rFonts w:hint="eastAsia"/>
              </w:rPr>
              <w:t>已完成、</w:t>
            </w:r>
            <w:r>
              <w:rPr>
                <w:rFonts w:hint="eastAsia"/>
              </w:rPr>
              <w:t>99-</w:t>
            </w:r>
            <w:r>
              <w:rPr>
                <w:rFonts w:hint="eastAsia"/>
              </w:rPr>
              <w:t>已作废）、结案状态（下拉：全部、</w:t>
            </w:r>
            <w:r>
              <w:rPr>
                <w:rFonts w:hint="eastAsia"/>
              </w:rPr>
              <w:t>1-</w:t>
            </w:r>
            <w:r>
              <w:rPr>
                <w:rFonts w:hint="eastAsia"/>
              </w:rPr>
              <w:t>草稿、</w:t>
            </w:r>
            <w:r>
              <w:rPr>
                <w:rFonts w:hint="eastAsia"/>
              </w:rPr>
              <w:t>2-</w:t>
            </w:r>
            <w:r>
              <w:rPr>
                <w:rFonts w:hint="eastAsia"/>
              </w:rPr>
              <w:t>未结案中、</w:t>
            </w:r>
            <w:r>
              <w:rPr>
                <w:rFonts w:hint="eastAsia"/>
              </w:rPr>
              <w:t>3-</w:t>
            </w:r>
            <w:r>
              <w:rPr>
                <w:rFonts w:hint="eastAsia"/>
              </w:rPr>
              <w:t>已结案）、流程状态（下拉：全部、相应设定流程）</w:t>
            </w:r>
          </w:p>
          <w:p w:rsidR="002A4382" w:rsidRDefault="002A4382" w:rsidP="002A4382">
            <w:pPr>
              <w:pStyle w:val="af1"/>
              <w:numPr>
                <w:ilvl w:val="0"/>
                <w:numId w:val="243"/>
              </w:numPr>
              <w:ind w:firstLineChars="0"/>
            </w:pPr>
            <w:r>
              <w:rPr>
                <w:rFonts w:hint="eastAsia"/>
              </w:rPr>
              <w:t>列表字段：</w:t>
            </w:r>
          </w:p>
          <w:p w:rsidR="002A4382" w:rsidRDefault="002A4382" w:rsidP="000A5E04">
            <w:pPr>
              <w:pStyle w:val="af1"/>
              <w:ind w:left="360" w:firstLineChars="0" w:firstLine="0"/>
            </w:pPr>
            <w:r>
              <w:t>C</w:t>
            </w:r>
            <w:r>
              <w:rPr>
                <w:rFonts w:hint="eastAsia"/>
              </w:rPr>
              <w:t>heckbox</w:t>
            </w:r>
            <w:r>
              <w:rPr>
                <w:rFonts w:hint="eastAsia"/>
              </w:rPr>
              <w:t>、操作（编辑、审核、作废）、单据编号、单据日期、单据状态、单据类别、备注、结案状态、流程状态、创建人、创建时间</w:t>
            </w:r>
          </w:p>
          <w:p w:rsidR="002A4382" w:rsidRDefault="002A4382" w:rsidP="002A4382">
            <w:pPr>
              <w:pStyle w:val="af1"/>
              <w:numPr>
                <w:ilvl w:val="0"/>
                <w:numId w:val="243"/>
              </w:numPr>
              <w:ind w:firstLineChars="0"/>
            </w:pPr>
            <w:r>
              <w:rPr>
                <w:rFonts w:hint="eastAsia"/>
              </w:rPr>
              <w:t>操作按钮：</w:t>
            </w:r>
          </w:p>
          <w:p w:rsidR="002A4382" w:rsidRDefault="002A4382" w:rsidP="000A5E04">
            <w:pPr>
              <w:pStyle w:val="af1"/>
              <w:ind w:left="360" w:firstLineChars="0" w:firstLine="0"/>
            </w:pPr>
            <w:r>
              <w:rPr>
                <w:rFonts w:hint="eastAsia"/>
              </w:rPr>
              <w:t>工具栏：新建、作废</w:t>
            </w:r>
          </w:p>
          <w:p w:rsidR="002A4382" w:rsidRPr="00687306" w:rsidRDefault="002A4382" w:rsidP="000A5E04">
            <w:pPr>
              <w:pStyle w:val="af1"/>
              <w:ind w:left="360" w:firstLineChars="0" w:firstLine="0"/>
            </w:pPr>
            <w:r>
              <w:rPr>
                <w:rFonts w:hint="eastAsia"/>
              </w:rPr>
              <w:t>查询面板：查询、重置</w:t>
            </w:r>
          </w:p>
        </w:tc>
        <w:tc>
          <w:tcPr>
            <w:tcW w:w="3210" w:type="dxa"/>
          </w:tcPr>
          <w:p w:rsidR="002A4382" w:rsidRDefault="002A4382" w:rsidP="002A4382">
            <w:pPr>
              <w:pStyle w:val="af1"/>
              <w:numPr>
                <w:ilvl w:val="0"/>
                <w:numId w:val="244"/>
              </w:numPr>
              <w:ind w:firstLineChars="0"/>
            </w:pPr>
            <w:r>
              <w:rPr>
                <w:rFonts w:hint="eastAsia"/>
              </w:rPr>
              <w:t>页面加载：</w:t>
            </w:r>
          </w:p>
          <w:p w:rsidR="002A4382" w:rsidRDefault="002A4382" w:rsidP="000A5E04">
            <w:pPr>
              <w:pStyle w:val="af1"/>
              <w:ind w:left="360" w:firstLineChars="0" w:firstLine="0"/>
            </w:pPr>
            <w:r>
              <w:rPr>
                <w:rFonts w:hint="eastAsia"/>
              </w:rPr>
              <w:t>默认不显示数据</w:t>
            </w:r>
          </w:p>
          <w:p w:rsidR="002A4382" w:rsidRDefault="002A4382" w:rsidP="000A5E04">
            <w:pPr>
              <w:pStyle w:val="af1"/>
              <w:ind w:left="360" w:firstLineChars="0" w:firstLine="0"/>
            </w:pPr>
            <w:r>
              <w:rPr>
                <w:rFonts w:hint="eastAsia"/>
              </w:rPr>
              <w:t>不可操作或无权限按钮禁用（灰色）</w:t>
            </w:r>
          </w:p>
          <w:p w:rsidR="002A4382" w:rsidRDefault="002A4382" w:rsidP="002A4382">
            <w:pPr>
              <w:pStyle w:val="af1"/>
              <w:numPr>
                <w:ilvl w:val="0"/>
                <w:numId w:val="244"/>
              </w:numPr>
              <w:ind w:firstLineChars="0"/>
            </w:pPr>
            <w:r>
              <w:rPr>
                <w:rFonts w:hint="eastAsia"/>
              </w:rPr>
              <w:t>按钮逻辑：</w:t>
            </w:r>
          </w:p>
          <w:p w:rsidR="002A4382" w:rsidRDefault="002A4382" w:rsidP="000A5E04">
            <w:pPr>
              <w:pStyle w:val="af1"/>
              <w:ind w:left="360" w:firstLineChars="0" w:firstLine="0"/>
            </w:pPr>
            <w:r>
              <w:rPr>
                <w:rFonts w:hint="eastAsia"/>
              </w:rPr>
              <w:t>查询：按照查询条件过滤数据、默认按照单号倒序排列</w:t>
            </w:r>
          </w:p>
          <w:p w:rsidR="002A4382" w:rsidRDefault="002A4382" w:rsidP="000A5E04">
            <w:pPr>
              <w:pStyle w:val="af1"/>
              <w:ind w:left="360" w:firstLineChars="0" w:firstLine="0"/>
            </w:pPr>
            <w:r>
              <w:rPr>
                <w:rFonts w:hint="eastAsia"/>
              </w:rPr>
              <w:t>重置：清空查询条件</w:t>
            </w:r>
          </w:p>
          <w:p w:rsidR="002A4382" w:rsidRDefault="002A4382" w:rsidP="000A5E04">
            <w:pPr>
              <w:pStyle w:val="af1"/>
              <w:ind w:left="360" w:firstLineChars="0" w:firstLine="0"/>
            </w:pPr>
          </w:p>
          <w:p w:rsidR="002A4382" w:rsidRDefault="002A4382" w:rsidP="000A5E04">
            <w:pPr>
              <w:pStyle w:val="af1"/>
              <w:ind w:left="360" w:firstLineChars="0" w:firstLine="0"/>
            </w:pPr>
            <w:r>
              <w:rPr>
                <w:rFonts w:hint="eastAsia"/>
              </w:rPr>
              <w:t>新建：进入新建页面</w:t>
            </w:r>
          </w:p>
          <w:p w:rsidR="002A4382" w:rsidRDefault="002A4382" w:rsidP="000A5E04">
            <w:pPr>
              <w:pStyle w:val="af1"/>
              <w:ind w:left="360" w:firstLineChars="0" w:firstLine="0"/>
            </w:pPr>
            <w:r>
              <w:rPr>
                <w:rFonts w:hint="eastAsia"/>
              </w:rPr>
              <w:t>作废：针对草稿状态，作废勾选数据，需给予确认选择提示</w:t>
            </w:r>
          </w:p>
          <w:p w:rsidR="002A4382" w:rsidRDefault="002A4382" w:rsidP="000A5E04">
            <w:pPr>
              <w:pStyle w:val="af1"/>
              <w:ind w:left="360" w:firstLineChars="0" w:firstLine="0"/>
            </w:pPr>
          </w:p>
          <w:p w:rsidR="002A4382" w:rsidRDefault="002A4382" w:rsidP="000A5E04">
            <w:pPr>
              <w:pStyle w:val="af1"/>
              <w:ind w:left="360" w:firstLineChars="0" w:firstLine="0"/>
            </w:pPr>
            <w:r>
              <w:rPr>
                <w:rFonts w:hint="eastAsia"/>
              </w:rPr>
              <w:t>编辑：针对草稿状态，进入编辑页面</w:t>
            </w:r>
          </w:p>
          <w:p w:rsidR="002A4382" w:rsidRDefault="002A4382" w:rsidP="000A5E04">
            <w:pPr>
              <w:pStyle w:val="af1"/>
              <w:ind w:left="360" w:firstLineChars="0" w:firstLine="0"/>
            </w:pPr>
            <w:r>
              <w:rPr>
                <w:rFonts w:hint="eastAsia"/>
              </w:rPr>
              <w:t>审核：针对审核中状态，进入审核页面</w:t>
            </w:r>
          </w:p>
          <w:p w:rsidR="002A4382" w:rsidRPr="00687306" w:rsidRDefault="002A4382" w:rsidP="000A5E04">
            <w:pPr>
              <w:pStyle w:val="af1"/>
              <w:ind w:left="360" w:firstLineChars="0" w:firstLine="0"/>
            </w:pPr>
            <w:r>
              <w:rPr>
                <w:rFonts w:hint="eastAsia"/>
              </w:rPr>
              <w:lastRenderedPageBreak/>
              <w:t>作废：针对草稿状态，作废对应数据，需给予确认选择提示</w:t>
            </w:r>
          </w:p>
        </w:tc>
      </w:tr>
      <w:tr w:rsidR="002A4382" w:rsidTr="000A5E04">
        <w:tc>
          <w:tcPr>
            <w:tcW w:w="1668" w:type="dxa"/>
          </w:tcPr>
          <w:p w:rsidR="002A4382" w:rsidRDefault="002A4382" w:rsidP="000A5E04">
            <w:r>
              <w:rPr>
                <w:rFonts w:hint="eastAsia"/>
              </w:rPr>
              <w:lastRenderedPageBreak/>
              <w:t>详情页面</w:t>
            </w:r>
            <w:r>
              <w:rPr>
                <w:rFonts w:hint="eastAsia"/>
              </w:rPr>
              <w:t>-</w:t>
            </w:r>
            <w:r>
              <w:rPr>
                <w:rFonts w:hint="eastAsia"/>
              </w:rPr>
              <w:t>创建调拨单（</w:t>
            </w:r>
            <w:r>
              <w:rPr>
                <w:rFonts w:hint="eastAsia"/>
              </w:rPr>
              <w:t>s005-03-1</w:t>
            </w:r>
            <w:r>
              <w:rPr>
                <w:rFonts w:hint="eastAsia"/>
              </w:rPr>
              <w:t>）</w:t>
            </w:r>
          </w:p>
        </w:tc>
        <w:tc>
          <w:tcPr>
            <w:tcW w:w="4750" w:type="dxa"/>
          </w:tcPr>
          <w:p w:rsidR="002A4382" w:rsidRDefault="002A4382" w:rsidP="002A4382">
            <w:pPr>
              <w:pStyle w:val="af1"/>
              <w:numPr>
                <w:ilvl w:val="0"/>
                <w:numId w:val="245"/>
              </w:numPr>
              <w:ind w:firstLineChars="0"/>
            </w:pPr>
            <w:r>
              <w:rPr>
                <w:rFonts w:hint="eastAsia"/>
              </w:rPr>
              <w:t>单头：</w:t>
            </w:r>
          </w:p>
          <w:p w:rsidR="002A4382" w:rsidRDefault="002A4382" w:rsidP="000A5E04">
            <w:pPr>
              <w:pStyle w:val="af1"/>
              <w:ind w:left="360" w:firstLineChars="0" w:firstLine="0"/>
            </w:pPr>
            <w:r>
              <w:rPr>
                <w:rFonts w:hint="eastAsia"/>
              </w:rPr>
              <w:t>单据编号自动生成，单据类型（只可选择</w:t>
            </w:r>
            <w:r>
              <w:rPr>
                <w:rFonts w:hint="eastAsia"/>
              </w:rPr>
              <w:t>2-</w:t>
            </w:r>
            <w:r>
              <w:rPr>
                <w:rFonts w:hint="eastAsia"/>
              </w:rPr>
              <w:t>养护，</w:t>
            </w:r>
            <w:r>
              <w:rPr>
                <w:rFonts w:hint="eastAsia"/>
              </w:rPr>
              <w:t>3-</w:t>
            </w:r>
            <w:r>
              <w:rPr>
                <w:rFonts w:hint="eastAsia"/>
              </w:rPr>
              <w:t>养护返还，</w:t>
            </w:r>
            <w:r>
              <w:rPr>
                <w:rFonts w:hint="eastAsia"/>
              </w:rPr>
              <w:t>4-</w:t>
            </w:r>
            <w:r>
              <w:rPr>
                <w:rFonts w:hint="eastAsia"/>
              </w:rPr>
              <w:t>常规调拨，</w:t>
            </w:r>
            <w:r>
              <w:rPr>
                <w:rFonts w:hint="eastAsia"/>
              </w:rPr>
              <w:t>5-</w:t>
            </w:r>
            <w:r>
              <w:rPr>
                <w:rFonts w:hint="eastAsia"/>
              </w:rPr>
              <w:t>常规移库</w:t>
            </w:r>
            <w:r>
              <w:rPr>
                <w:rFonts w:hint="eastAsia"/>
              </w:rPr>
              <w:t>,6-</w:t>
            </w:r>
            <w:r>
              <w:rPr>
                <w:rFonts w:hint="eastAsia"/>
              </w:rPr>
              <w:t>借用）、日期默认当前日期（可选择）、创建人默认当前操作人员、备注文本必填</w:t>
            </w:r>
          </w:p>
          <w:p w:rsidR="002A4382" w:rsidRDefault="002A4382" w:rsidP="002A4382">
            <w:pPr>
              <w:pStyle w:val="af1"/>
              <w:numPr>
                <w:ilvl w:val="0"/>
                <w:numId w:val="245"/>
              </w:numPr>
              <w:ind w:firstLineChars="0"/>
            </w:pPr>
            <w:r>
              <w:rPr>
                <w:rFonts w:hint="eastAsia"/>
              </w:rPr>
              <w:t>单身：</w:t>
            </w:r>
          </w:p>
          <w:p w:rsidR="002A4382" w:rsidRDefault="002A4382" w:rsidP="000A5E04">
            <w:pPr>
              <w:pStyle w:val="af1"/>
              <w:ind w:left="360" w:firstLineChars="0" w:firstLine="0"/>
            </w:pPr>
            <w:r>
              <w:t>C</w:t>
            </w:r>
            <w:r>
              <w:rPr>
                <w:rFonts w:hint="eastAsia"/>
              </w:rPr>
              <w:t>heckbox</w:t>
            </w:r>
            <w:r>
              <w:rPr>
                <w:rFonts w:hint="eastAsia"/>
              </w:rPr>
              <w:t>、序号、商品编号、商品名称、等级、数量（数字、可编辑）、调出仓库、调入仓库、备注（文本、可编辑）</w:t>
            </w:r>
          </w:p>
          <w:p w:rsidR="002A4382" w:rsidRDefault="002A4382" w:rsidP="002A4382">
            <w:pPr>
              <w:pStyle w:val="af1"/>
              <w:numPr>
                <w:ilvl w:val="0"/>
                <w:numId w:val="245"/>
              </w:numPr>
              <w:ind w:firstLineChars="0"/>
            </w:pPr>
            <w:r>
              <w:rPr>
                <w:rFonts w:hint="eastAsia"/>
              </w:rPr>
              <w:t>子单身：</w:t>
            </w:r>
          </w:p>
          <w:p w:rsidR="002A4382" w:rsidRDefault="002A4382" w:rsidP="000A5E04">
            <w:pPr>
              <w:pStyle w:val="af1"/>
              <w:ind w:left="360" w:firstLineChars="0" w:firstLine="0"/>
            </w:pPr>
            <w:r>
              <w:t>C</w:t>
            </w:r>
            <w:r>
              <w:rPr>
                <w:rFonts w:hint="eastAsia"/>
              </w:rPr>
              <w:t>heckbox</w:t>
            </w:r>
            <w:r>
              <w:rPr>
                <w:rFonts w:hint="eastAsia"/>
              </w:rPr>
              <w:t>、序号、</w:t>
            </w:r>
            <w:r>
              <w:rPr>
                <w:rFonts w:hint="eastAsia"/>
              </w:rPr>
              <w:t>SN</w:t>
            </w:r>
            <w:r>
              <w:rPr>
                <w:rFonts w:hint="eastAsia"/>
              </w:rPr>
              <w:t>、调出仓库、调出库区、调出库位、调入仓库（下拉选择）、调入库区（下拉选择）、调入库位（下拉选择）、</w:t>
            </w:r>
            <w:r>
              <w:rPr>
                <w:rFonts w:hint="eastAsia"/>
              </w:rPr>
              <w:t>NFC</w:t>
            </w:r>
            <w:r>
              <w:rPr>
                <w:rFonts w:hint="eastAsia"/>
              </w:rPr>
              <w:t>明码（带出，需要提前关联</w:t>
            </w:r>
            <w:r>
              <w:rPr>
                <w:rFonts w:hint="eastAsia"/>
              </w:rPr>
              <w:t>SN</w:t>
            </w:r>
            <w:r>
              <w:rPr>
                <w:rFonts w:hint="eastAsia"/>
              </w:rPr>
              <w:t>与</w:t>
            </w:r>
            <w:r>
              <w:rPr>
                <w:rFonts w:hint="eastAsia"/>
              </w:rPr>
              <w:t>NFC</w:t>
            </w:r>
            <w:r>
              <w:rPr>
                <w:rFonts w:hint="eastAsia"/>
              </w:rPr>
              <w:t>编码）</w:t>
            </w:r>
          </w:p>
          <w:p w:rsidR="002A4382" w:rsidRDefault="002A4382" w:rsidP="002A4382">
            <w:pPr>
              <w:pStyle w:val="af1"/>
              <w:numPr>
                <w:ilvl w:val="0"/>
                <w:numId w:val="245"/>
              </w:numPr>
              <w:ind w:firstLineChars="0"/>
            </w:pPr>
            <w:r>
              <w:rPr>
                <w:rFonts w:hint="eastAsia"/>
              </w:rPr>
              <w:t>操作按钮：</w:t>
            </w:r>
          </w:p>
          <w:p w:rsidR="002A4382" w:rsidRDefault="002A4382" w:rsidP="000A5E04">
            <w:pPr>
              <w:pStyle w:val="af1"/>
              <w:ind w:left="360" w:firstLineChars="0" w:firstLine="0"/>
            </w:pPr>
            <w:r>
              <w:rPr>
                <w:rFonts w:hint="eastAsia"/>
              </w:rPr>
              <w:t>添加商品、删除产品</w:t>
            </w:r>
          </w:p>
          <w:p w:rsidR="002A4382" w:rsidRDefault="002A4382" w:rsidP="000A5E04">
            <w:pPr>
              <w:pStyle w:val="af1"/>
              <w:ind w:left="360" w:firstLineChars="0" w:firstLine="0"/>
            </w:pPr>
            <w:r>
              <w:rPr>
                <w:rFonts w:hint="eastAsia"/>
              </w:rPr>
              <w:t>保存、提交、返回</w:t>
            </w:r>
          </w:p>
          <w:p w:rsidR="002A4382" w:rsidRDefault="002A4382" w:rsidP="000A5E04"/>
        </w:tc>
        <w:tc>
          <w:tcPr>
            <w:tcW w:w="3210" w:type="dxa"/>
          </w:tcPr>
          <w:p w:rsidR="002A4382" w:rsidRDefault="002A4382" w:rsidP="002A4382">
            <w:pPr>
              <w:pStyle w:val="af1"/>
              <w:numPr>
                <w:ilvl w:val="0"/>
                <w:numId w:val="246"/>
              </w:numPr>
              <w:ind w:firstLineChars="0"/>
            </w:pPr>
            <w:r>
              <w:rPr>
                <w:rFonts w:hint="eastAsia"/>
              </w:rPr>
              <w:t>只可创建来源为</w:t>
            </w:r>
            <w:r>
              <w:rPr>
                <w:rFonts w:hint="eastAsia"/>
              </w:rPr>
              <w:t>2-</w:t>
            </w:r>
            <w:r>
              <w:rPr>
                <w:rFonts w:hint="eastAsia"/>
              </w:rPr>
              <w:t>养护，</w:t>
            </w:r>
            <w:r>
              <w:rPr>
                <w:rFonts w:hint="eastAsia"/>
              </w:rPr>
              <w:t>3-</w:t>
            </w:r>
            <w:r>
              <w:rPr>
                <w:rFonts w:hint="eastAsia"/>
              </w:rPr>
              <w:t>养护返还，</w:t>
            </w:r>
            <w:r>
              <w:rPr>
                <w:rFonts w:hint="eastAsia"/>
              </w:rPr>
              <w:t>4-</w:t>
            </w:r>
            <w:r>
              <w:rPr>
                <w:rFonts w:hint="eastAsia"/>
              </w:rPr>
              <w:t>常规调拨，</w:t>
            </w:r>
            <w:r>
              <w:rPr>
                <w:rFonts w:hint="eastAsia"/>
              </w:rPr>
              <w:t>5-</w:t>
            </w:r>
            <w:r>
              <w:rPr>
                <w:rFonts w:hint="eastAsia"/>
              </w:rPr>
              <w:t>常规移库</w:t>
            </w:r>
            <w:r>
              <w:rPr>
                <w:rFonts w:hint="eastAsia"/>
              </w:rPr>
              <w:t>,6-</w:t>
            </w:r>
            <w:r>
              <w:rPr>
                <w:rFonts w:hint="eastAsia"/>
              </w:rPr>
              <w:t>借用的调拨单</w:t>
            </w:r>
          </w:p>
          <w:p w:rsidR="002A4382" w:rsidRDefault="002A4382" w:rsidP="002A4382">
            <w:pPr>
              <w:pStyle w:val="af1"/>
              <w:numPr>
                <w:ilvl w:val="0"/>
                <w:numId w:val="246"/>
              </w:numPr>
              <w:ind w:firstLineChars="0"/>
            </w:pPr>
            <w:r>
              <w:rPr>
                <w:rFonts w:hint="eastAsia"/>
              </w:rPr>
              <w:t>添加商品：</w:t>
            </w:r>
          </w:p>
          <w:p w:rsidR="002A4382" w:rsidRDefault="002A4382" w:rsidP="000A5E04">
            <w:pPr>
              <w:pStyle w:val="af1"/>
              <w:ind w:left="360" w:firstLineChars="0" w:firstLine="0"/>
            </w:pPr>
            <w:r>
              <w:rPr>
                <w:rFonts w:hint="eastAsia"/>
              </w:rPr>
              <w:t>打开商品开窗</w:t>
            </w:r>
          </w:p>
          <w:p w:rsidR="002A4382" w:rsidRDefault="002A4382" w:rsidP="002A4382">
            <w:pPr>
              <w:pStyle w:val="af1"/>
              <w:numPr>
                <w:ilvl w:val="0"/>
                <w:numId w:val="246"/>
              </w:numPr>
              <w:ind w:firstLineChars="0"/>
            </w:pPr>
            <w:r>
              <w:rPr>
                <w:rFonts w:hint="eastAsia"/>
              </w:rPr>
              <w:t>删除商品：</w:t>
            </w:r>
          </w:p>
          <w:p w:rsidR="002A4382" w:rsidRDefault="002A4382" w:rsidP="000A5E04">
            <w:pPr>
              <w:pStyle w:val="af1"/>
              <w:ind w:left="360" w:firstLineChars="0" w:firstLine="0"/>
            </w:pPr>
            <w:r>
              <w:rPr>
                <w:rFonts w:hint="eastAsia"/>
              </w:rPr>
              <w:t>删除勾选的单身行，同时需要删除对应的子单身</w:t>
            </w:r>
          </w:p>
          <w:p w:rsidR="002A4382" w:rsidRDefault="002A4382" w:rsidP="002A4382">
            <w:pPr>
              <w:pStyle w:val="af1"/>
              <w:numPr>
                <w:ilvl w:val="0"/>
                <w:numId w:val="246"/>
              </w:numPr>
              <w:ind w:firstLineChars="0"/>
            </w:pPr>
            <w:r>
              <w:rPr>
                <w:rFonts w:hint="eastAsia"/>
              </w:rPr>
              <w:t>扫描商品：</w:t>
            </w:r>
          </w:p>
          <w:p w:rsidR="002A4382" w:rsidRDefault="002A4382" w:rsidP="000A5E04">
            <w:pPr>
              <w:pStyle w:val="af1"/>
              <w:ind w:left="360" w:firstLineChars="0" w:firstLine="0"/>
            </w:pPr>
            <w:r>
              <w:rPr>
                <w:rFonts w:hint="eastAsia"/>
              </w:rPr>
              <w:t>打开扫描商品开窗</w:t>
            </w:r>
          </w:p>
          <w:p w:rsidR="002A4382" w:rsidRDefault="002A4382" w:rsidP="002A4382">
            <w:pPr>
              <w:pStyle w:val="af1"/>
              <w:numPr>
                <w:ilvl w:val="0"/>
                <w:numId w:val="246"/>
              </w:numPr>
              <w:ind w:firstLineChars="0"/>
            </w:pPr>
            <w:r>
              <w:rPr>
                <w:rFonts w:hint="eastAsia"/>
              </w:rPr>
              <w:t>保存：</w:t>
            </w:r>
          </w:p>
          <w:p w:rsidR="002A4382" w:rsidRDefault="002A4382" w:rsidP="000A5E04">
            <w:pPr>
              <w:pStyle w:val="af1"/>
              <w:ind w:left="360" w:firstLineChars="0" w:firstLine="0"/>
            </w:pPr>
            <w:r>
              <w:rPr>
                <w:rFonts w:hint="eastAsia"/>
              </w:rPr>
              <w:t>保存单身及子单身（必须有数据）</w:t>
            </w:r>
          </w:p>
          <w:p w:rsidR="002A4382" w:rsidRDefault="002A4382" w:rsidP="000A5E04">
            <w:pPr>
              <w:pStyle w:val="af1"/>
              <w:ind w:left="360" w:firstLineChars="0" w:firstLine="0"/>
            </w:pPr>
            <w:r>
              <w:rPr>
                <w:rFonts w:hint="eastAsia"/>
              </w:rPr>
              <w:t>当扫描数量与单身数量不匹配时给予提示，将按照实际扫描数量保存，是否保存</w:t>
            </w:r>
          </w:p>
          <w:p w:rsidR="002A4382" w:rsidRPr="0097368F" w:rsidRDefault="002A4382" w:rsidP="000A5E04">
            <w:pPr>
              <w:pStyle w:val="af1"/>
              <w:ind w:left="360" w:firstLineChars="0" w:firstLine="0"/>
            </w:pPr>
            <w:r>
              <w:rPr>
                <w:rFonts w:hint="eastAsia"/>
              </w:rPr>
              <w:t>保存数量，按照实际扫描数量</w:t>
            </w:r>
            <w:r w:rsidRPr="006E2B79">
              <w:rPr>
                <w:rFonts w:hint="eastAsia"/>
              </w:rPr>
              <w:t>计算，成功后提示成功</w:t>
            </w:r>
          </w:p>
          <w:p w:rsidR="002A4382" w:rsidRPr="006E2B79" w:rsidRDefault="002A4382" w:rsidP="000A5E04">
            <w:pPr>
              <w:pStyle w:val="af1"/>
              <w:ind w:left="360" w:firstLineChars="0" w:firstLine="0"/>
            </w:pPr>
            <w:r w:rsidRPr="0010722A">
              <w:rPr>
                <w:rFonts w:hint="eastAsia"/>
              </w:rPr>
              <w:t>如存在相同商品</w:t>
            </w:r>
            <w:r w:rsidRPr="0010722A">
              <w:rPr>
                <w:rFonts w:hint="eastAsia"/>
              </w:rPr>
              <w:t>+</w:t>
            </w:r>
            <w:r w:rsidRPr="0010722A">
              <w:rPr>
                <w:rFonts w:hint="eastAsia"/>
              </w:rPr>
              <w:t>等级从不同仓库出库或调入不同仓库，需要分开显示</w:t>
            </w:r>
          </w:p>
          <w:p w:rsidR="002A4382" w:rsidRDefault="002A4382" w:rsidP="002A4382">
            <w:pPr>
              <w:pStyle w:val="af1"/>
              <w:numPr>
                <w:ilvl w:val="0"/>
                <w:numId w:val="246"/>
              </w:numPr>
              <w:ind w:firstLineChars="0"/>
            </w:pPr>
            <w:r>
              <w:rPr>
                <w:rFonts w:hint="eastAsia"/>
              </w:rPr>
              <w:t>提交：</w:t>
            </w:r>
          </w:p>
          <w:p w:rsidR="002A4382" w:rsidRPr="00B41B29" w:rsidRDefault="002A4382" w:rsidP="000A5E04">
            <w:pPr>
              <w:pStyle w:val="af1"/>
              <w:ind w:left="360" w:firstLineChars="0" w:firstLine="0"/>
            </w:pPr>
            <w:r>
              <w:rPr>
                <w:rFonts w:hint="eastAsia"/>
              </w:rPr>
              <w:t>具有保存功能、单据状态直接为审核中</w:t>
            </w:r>
          </w:p>
        </w:tc>
      </w:tr>
      <w:tr w:rsidR="002A4382" w:rsidTr="000A5E04">
        <w:tc>
          <w:tcPr>
            <w:tcW w:w="1668" w:type="dxa"/>
          </w:tcPr>
          <w:p w:rsidR="002A4382" w:rsidRDefault="002A4382" w:rsidP="000A5E04">
            <w:r>
              <w:rPr>
                <w:rFonts w:hint="eastAsia"/>
              </w:rPr>
              <w:t>创建调拨单</w:t>
            </w:r>
            <w:r>
              <w:rPr>
                <w:rFonts w:hint="eastAsia"/>
              </w:rPr>
              <w:t>-</w:t>
            </w:r>
            <w:r>
              <w:rPr>
                <w:rFonts w:hint="eastAsia"/>
              </w:rPr>
              <w:t>添加商品开窗</w:t>
            </w:r>
          </w:p>
        </w:tc>
        <w:tc>
          <w:tcPr>
            <w:tcW w:w="4750" w:type="dxa"/>
          </w:tcPr>
          <w:p w:rsidR="002A4382" w:rsidRDefault="002A4382" w:rsidP="002A4382">
            <w:pPr>
              <w:pStyle w:val="af1"/>
              <w:numPr>
                <w:ilvl w:val="0"/>
                <w:numId w:val="247"/>
              </w:numPr>
              <w:ind w:firstLineChars="0"/>
            </w:pPr>
            <w:r>
              <w:rPr>
                <w:rFonts w:hint="eastAsia"/>
              </w:rPr>
              <w:t>查询条件：</w:t>
            </w:r>
          </w:p>
          <w:p w:rsidR="002A4382" w:rsidRDefault="002A4382" w:rsidP="000A5E04">
            <w:pPr>
              <w:pStyle w:val="af1"/>
              <w:ind w:left="360" w:firstLineChars="0" w:firstLine="0"/>
            </w:pPr>
            <w:r>
              <w:rPr>
                <w:rFonts w:hint="eastAsia"/>
              </w:rPr>
              <w:t>商品编号、商品名称、仓库</w:t>
            </w:r>
          </w:p>
          <w:p w:rsidR="002A4382" w:rsidRDefault="002A4382" w:rsidP="002A4382">
            <w:pPr>
              <w:pStyle w:val="af1"/>
              <w:numPr>
                <w:ilvl w:val="0"/>
                <w:numId w:val="247"/>
              </w:numPr>
              <w:ind w:firstLineChars="0"/>
            </w:pPr>
            <w:r>
              <w:rPr>
                <w:rFonts w:hint="eastAsia"/>
              </w:rPr>
              <w:t>列表显示：</w:t>
            </w:r>
          </w:p>
          <w:p w:rsidR="002A4382" w:rsidRDefault="002A4382" w:rsidP="000A5E04">
            <w:pPr>
              <w:pStyle w:val="af1"/>
              <w:ind w:left="360" w:firstLineChars="0" w:firstLine="0"/>
            </w:pPr>
            <w:r>
              <w:t>C</w:t>
            </w:r>
            <w:r>
              <w:rPr>
                <w:rFonts w:hint="eastAsia"/>
              </w:rPr>
              <w:t>heckbox</w:t>
            </w:r>
            <w:r>
              <w:rPr>
                <w:rFonts w:hint="eastAsia"/>
              </w:rPr>
              <w:t>，商品编号、商品名称、等级、仓库、库存、出库数量（默认</w:t>
            </w:r>
            <w:r>
              <w:rPr>
                <w:rFonts w:hint="eastAsia"/>
              </w:rPr>
              <w:t>1</w:t>
            </w:r>
            <w:r>
              <w:rPr>
                <w:rFonts w:hint="eastAsia"/>
              </w:rPr>
              <w:t>，可编辑）、添加（操作）</w:t>
            </w:r>
          </w:p>
          <w:p w:rsidR="002A4382" w:rsidRDefault="002A4382" w:rsidP="002A4382">
            <w:pPr>
              <w:pStyle w:val="af1"/>
              <w:numPr>
                <w:ilvl w:val="0"/>
                <w:numId w:val="247"/>
              </w:numPr>
              <w:ind w:firstLineChars="0"/>
            </w:pPr>
            <w:r>
              <w:rPr>
                <w:rFonts w:hint="eastAsia"/>
              </w:rPr>
              <w:t>操作按钮：</w:t>
            </w:r>
          </w:p>
          <w:p w:rsidR="002A4382" w:rsidRDefault="002A4382" w:rsidP="000A5E04">
            <w:pPr>
              <w:pStyle w:val="af1"/>
              <w:ind w:left="360" w:firstLineChars="0" w:firstLine="0"/>
            </w:pPr>
            <w:r>
              <w:rPr>
                <w:rFonts w:hint="eastAsia"/>
              </w:rPr>
              <w:t>查询、重置；确定</w:t>
            </w:r>
          </w:p>
        </w:tc>
        <w:tc>
          <w:tcPr>
            <w:tcW w:w="3210" w:type="dxa"/>
          </w:tcPr>
          <w:p w:rsidR="002A4382" w:rsidRDefault="002A4382" w:rsidP="002A4382">
            <w:pPr>
              <w:pStyle w:val="af1"/>
              <w:numPr>
                <w:ilvl w:val="0"/>
                <w:numId w:val="248"/>
              </w:numPr>
              <w:ind w:firstLineChars="0"/>
            </w:pPr>
            <w:r>
              <w:rPr>
                <w:rFonts w:hint="eastAsia"/>
              </w:rPr>
              <w:t>窗口加载：默认不显示数据</w:t>
            </w:r>
          </w:p>
          <w:p w:rsidR="002A4382" w:rsidRDefault="002A4382" w:rsidP="002A4382">
            <w:pPr>
              <w:pStyle w:val="af1"/>
              <w:numPr>
                <w:ilvl w:val="0"/>
                <w:numId w:val="248"/>
              </w:numPr>
              <w:ind w:firstLineChars="0"/>
            </w:pPr>
            <w:r>
              <w:rPr>
                <w:rFonts w:hint="eastAsia"/>
              </w:rPr>
              <w:t>查询：按照查询条件显示（默认产品编号正序排列）并自动过滤已添加的商品</w:t>
            </w:r>
            <w:r>
              <w:rPr>
                <w:rFonts w:hint="eastAsia"/>
              </w:rPr>
              <w:t>+</w:t>
            </w:r>
            <w:r>
              <w:rPr>
                <w:rFonts w:hint="eastAsia"/>
              </w:rPr>
              <w:t>等级</w:t>
            </w:r>
          </w:p>
          <w:p w:rsidR="002A4382" w:rsidRDefault="002A4382" w:rsidP="002A4382">
            <w:pPr>
              <w:pStyle w:val="af1"/>
              <w:numPr>
                <w:ilvl w:val="0"/>
                <w:numId w:val="248"/>
              </w:numPr>
              <w:ind w:firstLineChars="0"/>
            </w:pPr>
            <w:r>
              <w:rPr>
                <w:rFonts w:hint="eastAsia"/>
              </w:rPr>
              <w:t>添加：添加对应行商品（窗口不关闭）</w:t>
            </w:r>
          </w:p>
          <w:p w:rsidR="002A4382" w:rsidRDefault="002A4382" w:rsidP="002A4382">
            <w:pPr>
              <w:pStyle w:val="af1"/>
              <w:numPr>
                <w:ilvl w:val="0"/>
                <w:numId w:val="248"/>
              </w:numPr>
              <w:ind w:firstLineChars="0"/>
            </w:pPr>
            <w:r>
              <w:rPr>
                <w:rFonts w:hint="eastAsia"/>
              </w:rPr>
              <w:t>确定：添加勾选行商品（窗口关闭）</w:t>
            </w:r>
          </w:p>
        </w:tc>
      </w:tr>
      <w:tr w:rsidR="002A4382" w:rsidTr="000A5E04">
        <w:tc>
          <w:tcPr>
            <w:tcW w:w="1668" w:type="dxa"/>
          </w:tcPr>
          <w:p w:rsidR="002A4382" w:rsidRDefault="002A4382" w:rsidP="000A5E04">
            <w:r>
              <w:rPr>
                <w:rFonts w:hint="eastAsia"/>
              </w:rPr>
              <w:t>创建调拨单</w:t>
            </w:r>
            <w:r>
              <w:rPr>
                <w:rFonts w:hint="eastAsia"/>
              </w:rPr>
              <w:t>-</w:t>
            </w:r>
            <w:r>
              <w:rPr>
                <w:rFonts w:hint="eastAsia"/>
              </w:rPr>
              <w:t>扫描商品开窗</w:t>
            </w:r>
          </w:p>
        </w:tc>
        <w:tc>
          <w:tcPr>
            <w:tcW w:w="4750" w:type="dxa"/>
          </w:tcPr>
          <w:p w:rsidR="002A4382" w:rsidRDefault="002A4382" w:rsidP="002A4382">
            <w:pPr>
              <w:pStyle w:val="af1"/>
              <w:numPr>
                <w:ilvl w:val="0"/>
                <w:numId w:val="249"/>
              </w:numPr>
              <w:ind w:firstLineChars="0"/>
            </w:pPr>
            <w:r>
              <w:rPr>
                <w:rFonts w:hint="eastAsia"/>
              </w:rPr>
              <w:t>头部：扫描输入框</w:t>
            </w:r>
          </w:p>
          <w:p w:rsidR="002A4382" w:rsidRDefault="002A4382" w:rsidP="002A4382">
            <w:pPr>
              <w:pStyle w:val="af1"/>
              <w:numPr>
                <w:ilvl w:val="0"/>
                <w:numId w:val="249"/>
              </w:numPr>
              <w:ind w:firstLineChars="0"/>
            </w:pPr>
            <w:r>
              <w:rPr>
                <w:rFonts w:hint="eastAsia"/>
              </w:rPr>
              <w:t>列表：</w:t>
            </w:r>
          </w:p>
          <w:p w:rsidR="002A4382" w:rsidRDefault="002A4382" w:rsidP="000A5E04">
            <w:pPr>
              <w:pStyle w:val="af1"/>
              <w:ind w:left="360" w:firstLineChars="0" w:firstLine="0"/>
            </w:pPr>
            <w:r>
              <w:lastRenderedPageBreak/>
              <w:t>C</w:t>
            </w:r>
            <w:r>
              <w:rPr>
                <w:rFonts w:hint="eastAsia"/>
              </w:rPr>
              <w:t>heckbox</w:t>
            </w:r>
            <w:r>
              <w:rPr>
                <w:rFonts w:hint="eastAsia"/>
              </w:rPr>
              <w:t>、序号、</w:t>
            </w:r>
            <w:r>
              <w:rPr>
                <w:rFonts w:hint="eastAsia"/>
              </w:rPr>
              <w:t>SN</w:t>
            </w:r>
            <w:r>
              <w:rPr>
                <w:rFonts w:hint="eastAsia"/>
              </w:rPr>
              <w:t>、商品编码、商品名称、等级、调出仓库、调出库区、调出库位、调入仓库（下拉选择）、调入库区（下拉选择）、调入库位（下拉选择）、</w:t>
            </w:r>
            <w:r>
              <w:rPr>
                <w:rFonts w:hint="eastAsia"/>
              </w:rPr>
              <w:t>NFC</w:t>
            </w:r>
            <w:r>
              <w:rPr>
                <w:rFonts w:hint="eastAsia"/>
              </w:rPr>
              <w:t>明码</w:t>
            </w:r>
          </w:p>
          <w:p w:rsidR="002A4382" w:rsidRPr="00650960" w:rsidRDefault="002A4382" w:rsidP="002A4382">
            <w:pPr>
              <w:pStyle w:val="af1"/>
              <w:numPr>
                <w:ilvl w:val="0"/>
                <w:numId w:val="249"/>
              </w:numPr>
              <w:ind w:firstLineChars="0"/>
            </w:pPr>
            <w:r>
              <w:rPr>
                <w:rFonts w:hint="eastAsia"/>
              </w:rPr>
              <w:t>按钮：删除（列表上方）</w:t>
            </w:r>
          </w:p>
        </w:tc>
        <w:tc>
          <w:tcPr>
            <w:tcW w:w="3210" w:type="dxa"/>
          </w:tcPr>
          <w:p w:rsidR="002A4382" w:rsidRDefault="002A4382" w:rsidP="002A4382">
            <w:pPr>
              <w:pStyle w:val="af1"/>
              <w:numPr>
                <w:ilvl w:val="0"/>
                <w:numId w:val="242"/>
              </w:numPr>
              <w:ind w:firstLineChars="0"/>
            </w:pPr>
            <w:r>
              <w:rPr>
                <w:rFonts w:hint="eastAsia"/>
              </w:rPr>
              <w:lastRenderedPageBreak/>
              <w:t>开窗加载：显示已扫描数据</w:t>
            </w:r>
          </w:p>
          <w:p w:rsidR="002A4382" w:rsidRDefault="002A4382" w:rsidP="002A4382">
            <w:pPr>
              <w:pStyle w:val="af1"/>
              <w:numPr>
                <w:ilvl w:val="0"/>
                <w:numId w:val="242"/>
              </w:numPr>
              <w:ind w:firstLineChars="0"/>
            </w:pPr>
            <w:r>
              <w:rPr>
                <w:rFonts w:hint="eastAsia"/>
              </w:rPr>
              <w:t>扫描（支持输入</w:t>
            </w:r>
            <w:r>
              <w:rPr>
                <w:rFonts w:hint="eastAsia"/>
              </w:rPr>
              <w:t>+</w:t>
            </w:r>
            <w:r>
              <w:rPr>
                <w:rFonts w:hint="eastAsia"/>
              </w:rPr>
              <w:t>回车）：</w:t>
            </w:r>
          </w:p>
          <w:p w:rsidR="002A4382" w:rsidRDefault="002A4382" w:rsidP="000A5E04">
            <w:pPr>
              <w:pStyle w:val="af1"/>
              <w:ind w:left="360" w:firstLineChars="0" w:firstLine="0"/>
            </w:pPr>
            <w:r>
              <w:rPr>
                <w:rFonts w:hint="eastAsia"/>
              </w:rPr>
              <w:lastRenderedPageBreak/>
              <w:t>校验</w:t>
            </w:r>
            <w:r>
              <w:rPr>
                <w:rFonts w:hint="eastAsia"/>
              </w:rPr>
              <w:t>SN</w:t>
            </w:r>
            <w:r>
              <w:rPr>
                <w:rFonts w:hint="eastAsia"/>
              </w:rPr>
              <w:t>合法性，不合法给予提示</w:t>
            </w:r>
          </w:p>
          <w:p w:rsidR="002A4382" w:rsidRDefault="002A4382" w:rsidP="000A5E04">
            <w:pPr>
              <w:pStyle w:val="af1"/>
              <w:ind w:left="360" w:firstLineChars="0" w:firstLine="0"/>
            </w:pPr>
            <w:r>
              <w:rPr>
                <w:rFonts w:hint="eastAsia"/>
              </w:rPr>
              <w:t>校验是否重复，重复给予提示</w:t>
            </w:r>
          </w:p>
          <w:p w:rsidR="002A4382" w:rsidRPr="00650960" w:rsidRDefault="002A4382" w:rsidP="000A5E04">
            <w:pPr>
              <w:pStyle w:val="af1"/>
              <w:ind w:left="360" w:firstLineChars="0" w:firstLine="0"/>
            </w:pPr>
            <w:r>
              <w:rPr>
                <w:rFonts w:hint="eastAsia"/>
              </w:rPr>
              <w:t>无误后自动带出</w:t>
            </w:r>
            <w:r>
              <w:rPr>
                <w:rFonts w:hint="eastAsia"/>
              </w:rPr>
              <w:t>NFC</w:t>
            </w:r>
            <w:r>
              <w:rPr>
                <w:rFonts w:hint="eastAsia"/>
              </w:rPr>
              <w:t>信息</w:t>
            </w:r>
          </w:p>
          <w:p w:rsidR="002A4382" w:rsidRDefault="002A4382" w:rsidP="002A4382">
            <w:pPr>
              <w:pStyle w:val="af1"/>
              <w:numPr>
                <w:ilvl w:val="0"/>
                <w:numId w:val="242"/>
              </w:numPr>
              <w:ind w:firstLineChars="0"/>
            </w:pPr>
            <w:r>
              <w:rPr>
                <w:rFonts w:hint="eastAsia"/>
              </w:rPr>
              <w:t>仓库相关信息手动选择，需要联动</w:t>
            </w:r>
          </w:p>
          <w:p w:rsidR="002A4382" w:rsidRDefault="002A4382" w:rsidP="002A4382">
            <w:pPr>
              <w:pStyle w:val="af1"/>
              <w:numPr>
                <w:ilvl w:val="0"/>
                <w:numId w:val="242"/>
              </w:numPr>
              <w:ind w:firstLineChars="0"/>
            </w:pPr>
            <w:r>
              <w:rPr>
                <w:rFonts w:hint="eastAsia"/>
              </w:rPr>
              <w:t>删除：</w:t>
            </w:r>
          </w:p>
          <w:p w:rsidR="002A4382" w:rsidRDefault="002A4382" w:rsidP="000A5E04">
            <w:pPr>
              <w:pStyle w:val="af1"/>
              <w:ind w:left="360" w:firstLineChars="0" w:firstLine="0"/>
            </w:pPr>
            <w:r>
              <w:rPr>
                <w:rFonts w:hint="eastAsia"/>
              </w:rPr>
              <w:t>删除勾选的已扫描数据</w:t>
            </w:r>
          </w:p>
        </w:tc>
      </w:tr>
      <w:tr w:rsidR="002A4382" w:rsidTr="000A5E04">
        <w:tc>
          <w:tcPr>
            <w:tcW w:w="1668" w:type="dxa"/>
          </w:tcPr>
          <w:p w:rsidR="002A4382" w:rsidRDefault="002A4382" w:rsidP="000A5E04">
            <w:r>
              <w:rPr>
                <w:rFonts w:hint="eastAsia"/>
              </w:rPr>
              <w:lastRenderedPageBreak/>
              <w:t>详情页面</w:t>
            </w:r>
            <w:r>
              <w:rPr>
                <w:rFonts w:hint="eastAsia"/>
              </w:rPr>
              <w:t>-</w:t>
            </w:r>
            <w:r>
              <w:rPr>
                <w:rFonts w:hint="eastAsia"/>
              </w:rPr>
              <w:t>调拨单维护</w:t>
            </w:r>
          </w:p>
        </w:tc>
        <w:tc>
          <w:tcPr>
            <w:tcW w:w="4750" w:type="dxa"/>
          </w:tcPr>
          <w:p w:rsidR="002A4382" w:rsidRDefault="002A4382" w:rsidP="002A4382">
            <w:pPr>
              <w:pStyle w:val="af1"/>
              <w:numPr>
                <w:ilvl w:val="0"/>
                <w:numId w:val="285"/>
              </w:numPr>
              <w:ind w:firstLineChars="0"/>
            </w:pPr>
            <w:r>
              <w:rPr>
                <w:rFonts w:hint="eastAsia"/>
              </w:rPr>
              <w:t>元素与新建相同，单号自动带出（只读）</w:t>
            </w:r>
          </w:p>
          <w:p w:rsidR="002A4382" w:rsidRDefault="002A4382" w:rsidP="002A4382">
            <w:pPr>
              <w:pStyle w:val="af1"/>
              <w:numPr>
                <w:ilvl w:val="0"/>
                <w:numId w:val="285"/>
              </w:numPr>
              <w:ind w:firstLineChars="0"/>
            </w:pPr>
            <w:r>
              <w:rPr>
                <w:rFonts w:hint="eastAsia"/>
              </w:rPr>
              <w:t>单身及子单身自动带出</w:t>
            </w:r>
          </w:p>
        </w:tc>
        <w:tc>
          <w:tcPr>
            <w:tcW w:w="3210" w:type="dxa"/>
          </w:tcPr>
          <w:p w:rsidR="002A4382" w:rsidRPr="00BC5794" w:rsidRDefault="002A4382" w:rsidP="000A5E04">
            <w:r>
              <w:rPr>
                <w:rFonts w:hint="eastAsia"/>
              </w:rPr>
              <w:t>无</w:t>
            </w:r>
          </w:p>
        </w:tc>
      </w:tr>
      <w:tr w:rsidR="002A4382" w:rsidTr="000A5E04">
        <w:tc>
          <w:tcPr>
            <w:tcW w:w="1668" w:type="dxa"/>
          </w:tcPr>
          <w:p w:rsidR="002A4382" w:rsidRDefault="002A4382" w:rsidP="000A5E04">
            <w:r>
              <w:rPr>
                <w:rFonts w:hint="eastAsia"/>
              </w:rPr>
              <w:t>详细页面</w:t>
            </w:r>
            <w:r>
              <w:rPr>
                <w:rFonts w:hint="eastAsia"/>
              </w:rPr>
              <w:t>-</w:t>
            </w:r>
            <w:r>
              <w:rPr>
                <w:rFonts w:hint="eastAsia"/>
              </w:rPr>
              <w:t>审核、查看</w:t>
            </w:r>
          </w:p>
        </w:tc>
        <w:tc>
          <w:tcPr>
            <w:tcW w:w="4750" w:type="dxa"/>
          </w:tcPr>
          <w:p w:rsidR="002A4382" w:rsidRDefault="002A4382" w:rsidP="002A4382">
            <w:pPr>
              <w:pStyle w:val="af1"/>
              <w:numPr>
                <w:ilvl w:val="0"/>
                <w:numId w:val="284"/>
              </w:numPr>
              <w:ind w:firstLineChars="0"/>
            </w:pPr>
            <w:r>
              <w:rPr>
                <w:rFonts w:hint="eastAsia"/>
              </w:rPr>
              <w:t>审核页面增加审核意见（非必填）、审核通过和审核拒绝按钮</w:t>
            </w:r>
          </w:p>
          <w:p w:rsidR="002A4382" w:rsidRDefault="002A4382" w:rsidP="002A4382">
            <w:pPr>
              <w:pStyle w:val="af1"/>
              <w:numPr>
                <w:ilvl w:val="0"/>
                <w:numId w:val="284"/>
              </w:numPr>
              <w:ind w:firstLineChars="0"/>
            </w:pPr>
            <w:r>
              <w:rPr>
                <w:rFonts w:hint="eastAsia"/>
              </w:rPr>
              <w:t>查看页面所有元素只读，增加单身前置单据信息显示</w:t>
            </w:r>
          </w:p>
        </w:tc>
        <w:tc>
          <w:tcPr>
            <w:tcW w:w="3210" w:type="dxa"/>
          </w:tcPr>
          <w:p w:rsidR="002A4382" w:rsidRDefault="002A4382" w:rsidP="002A4382">
            <w:pPr>
              <w:pStyle w:val="af1"/>
              <w:numPr>
                <w:ilvl w:val="0"/>
                <w:numId w:val="283"/>
              </w:numPr>
              <w:ind w:firstLineChars="0"/>
            </w:pPr>
            <w:r>
              <w:rPr>
                <w:rFonts w:hint="eastAsia"/>
              </w:rPr>
              <w:t>审核通过：</w:t>
            </w:r>
          </w:p>
          <w:p w:rsidR="002A4382" w:rsidRDefault="002A4382" w:rsidP="000A5E04">
            <w:pPr>
              <w:pStyle w:val="af1"/>
              <w:ind w:left="360" w:firstLineChars="0" w:firstLine="0"/>
            </w:pPr>
            <w:r>
              <w:rPr>
                <w:rFonts w:hint="eastAsia"/>
              </w:rPr>
              <w:t>校验库存及</w:t>
            </w:r>
            <w:r>
              <w:rPr>
                <w:rFonts w:hint="eastAsia"/>
              </w:rPr>
              <w:t>SN</w:t>
            </w:r>
            <w:r>
              <w:rPr>
                <w:rFonts w:hint="eastAsia"/>
              </w:rPr>
              <w:t>状态（避免重复出库）</w:t>
            </w:r>
          </w:p>
          <w:p w:rsidR="002A4382" w:rsidRDefault="002A4382" w:rsidP="000A5E04">
            <w:pPr>
              <w:pStyle w:val="af1"/>
              <w:ind w:left="360" w:firstLineChars="0" w:firstLine="0"/>
            </w:pPr>
            <w:r>
              <w:rPr>
                <w:rFonts w:hint="eastAsia"/>
              </w:rPr>
              <w:t>更新库存、对应商品（</w:t>
            </w:r>
            <w:r>
              <w:rPr>
                <w:rFonts w:hint="eastAsia"/>
              </w:rPr>
              <w:t>SN</w:t>
            </w:r>
            <w:r>
              <w:rPr>
                <w:rFonts w:hint="eastAsia"/>
              </w:rPr>
              <w:t>级）信息</w:t>
            </w:r>
          </w:p>
          <w:p w:rsidR="002A4382" w:rsidRDefault="002A4382" w:rsidP="002A4382">
            <w:pPr>
              <w:pStyle w:val="af1"/>
              <w:numPr>
                <w:ilvl w:val="0"/>
                <w:numId w:val="283"/>
              </w:numPr>
              <w:ind w:firstLineChars="0"/>
            </w:pPr>
            <w:r>
              <w:rPr>
                <w:rFonts w:hint="eastAsia"/>
              </w:rPr>
              <w:t>审核拒绝：作废单据</w:t>
            </w:r>
          </w:p>
          <w:p w:rsidR="002A4382" w:rsidRPr="00DF44F3" w:rsidRDefault="002A4382" w:rsidP="002A4382">
            <w:pPr>
              <w:pStyle w:val="af1"/>
              <w:numPr>
                <w:ilvl w:val="0"/>
                <w:numId w:val="283"/>
              </w:numPr>
              <w:ind w:firstLineChars="0"/>
            </w:pPr>
            <w:r>
              <w:rPr>
                <w:rFonts w:hint="eastAsia"/>
              </w:rPr>
              <w:t>由列表编号链接进入查看</w:t>
            </w:r>
          </w:p>
        </w:tc>
      </w:tr>
    </w:tbl>
    <w:p w:rsidR="002A4382" w:rsidRPr="004C6591" w:rsidRDefault="002A4382" w:rsidP="002A4382"/>
    <w:p w:rsidR="002A4382" w:rsidRDefault="002A4382" w:rsidP="002A4382">
      <w:pPr>
        <w:pStyle w:val="2"/>
      </w:pPr>
      <w:bookmarkStart w:id="141" w:name="_Toc392169209"/>
      <w:r>
        <w:rPr>
          <w:rFonts w:hint="eastAsia"/>
        </w:rPr>
        <w:lastRenderedPageBreak/>
        <w:t>S005-04</w:t>
      </w:r>
      <w:r>
        <w:rPr>
          <w:rFonts w:hint="eastAsia"/>
        </w:rPr>
        <w:tab/>
      </w:r>
      <w:r>
        <w:rPr>
          <w:rFonts w:hint="eastAsia"/>
        </w:rPr>
        <w:t>盘点</w:t>
      </w:r>
      <w:bookmarkEnd w:id="141"/>
    </w:p>
    <w:p w:rsidR="002A4382" w:rsidRPr="00A741D0" w:rsidRDefault="002A4382" w:rsidP="002A4382">
      <w:pPr>
        <w:pStyle w:val="3"/>
      </w:pPr>
      <w:r>
        <w:rPr>
          <w:rFonts w:hint="eastAsia"/>
        </w:rPr>
        <w:t>SOP</w:t>
      </w:r>
    </w:p>
    <w:p w:rsidR="002A4382" w:rsidRDefault="002A4382" w:rsidP="002A4382">
      <w:r>
        <w:rPr>
          <w:noProof/>
        </w:rPr>
        <w:lastRenderedPageBreak/>
        <w:drawing>
          <wp:inline distT="0" distB="0" distL="0" distR="0">
            <wp:extent cx="5976620" cy="8473742"/>
            <wp:effectExtent l="0" t="0" r="0" b="0"/>
            <wp:docPr id="25" name="图片 25" descr="D:\LHT\Bequeen\02需求设计\SOP\SOP定稿文件\SOP-S005-04盘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LHT\Bequeen\02需求设计\SOP\SOP定稿文件\SOP-S005-04盘点.jp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76620" cy="8473742"/>
                    </a:xfrm>
                    <a:prstGeom prst="rect">
                      <a:avLst/>
                    </a:prstGeom>
                    <a:noFill/>
                    <a:ln>
                      <a:noFill/>
                    </a:ln>
                  </pic:spPr>
                </pic:pic>
              </a:graphicData>
            </a:graphic>
          </wp:inline>
        </w:drawing>
      </w:r>
    </w:p>
    <w:p w:rsidR="002A4382" w:rsidRDefault="002A4382" w:rsidP="002A4382"/>
    <w:p w:rsidR="002A4382" w:rsidRDefault="002A4382" w:rsidP="002A4382">
      <w:pPr>
        <w:pStyle w:val="3"/>
      </w:pPr>
      <w:r>
        <w:rPr>
          <w:rFonts w:hint="eastAsia"/>
        </w:rPr>
        <w:lastRenderedPageBreak/>
        <w:t>表单</w:t>
      </w:r>
    </w:p>
    <w:p w:rsidR="002A4382" w:rsidRDefault="002A4382" w:rsidP="002A4382"/>
    <w:p w:rsidR="002A4382" w:rsidRDefault="002A4382" w:rsidP="002A4382">
      <w:pPr>
        <w:pStyle w:val="4"/>
      </w:pPr>
      <w:r>
        <w:rPr>
          <w:rFonts w:hint="eastAsia"/>
        </w:rPr>
        <w:t>盘点单</w:t>
      </w:r>
    </w:p>
    <w:p w:rsidR="002A4382" w:rsidRDefault="002A4382" w:rsidP="002A4382">
      <w:pPr>
        <w:pStyle w:val="af1"/>
        <w:numPr>
          <w:ilvl w:val="0"/>
          <w:numId w:val="32"/>
        </w:numPr>
        <w:ind w:firstLineChars="0"/>
      </w:pPr>
      <w:r>
        <w:rPr>
          <w:rFonts w:hint="eastAsia"/>
        </w:rPr>
        <w:t>单头信息点：单据类别、单据编号、单据日期、所属公司、盘点人、仓库、结案状态、单据状态、流程状态、冻结状态、备注</w:t>
      </w:r>
    </w:p>
    <w:p w:rsidR="002A4382" w:rsidRDefault="002A4382" w:rsidP="002A4382">
      <w:pPr>
        <w:pStyle w:val="af1"/>
        <w:numPr>
          <w:ilvl w:val="0"/>
          <w:numId w:val="32"/>
        </w:numPr>
        <w:ind w:firstLineChars="0"/>
      </w:pPr>
      <w:r>
        <w:rPr>
          <w:rFonts w:hint="eastAsia"/>
        </w:rPr>
        <w:t>单身信息点：序号、商品编号、商品名称、商品规格、单位、等级、实际在库数量、实盘数量、差异数量、备注</w:t>
      </w:r>
    </w:p>
    <w:p w:rsidR="002A4382" w:rsidRDefault="002A4382" w:rsidP="002A4382">
      <w:pPr>
        <w:pStyle w:val="af1"/>
        <w:numPr>
          <w:ilvl w:val="0"/>
          <w:numId w:val="32"/>
        </w:numPr>
        <w:ind w:firstLineChars="0"/>
      </w:pPr>
      <w:r>
        <w:rPr>
          <w:rFonts w:hint="eastAsia"/>
        </w:rPr>
        <w:t>子单身信息点：序号、单身序号、商品编码、</w:t>
      </w:r>
      <w:r>
        <w:rPr>
          <w:rFonts w:hint="eastAsia"/>
        </w:rPr>
        <w:t>SN</w:t>
      </w:r>
      <w:r>
        <w:rPr>
          <w:rFonts w:hint="eastAsia"/>
        </w:rPr>
        <w:t>、</w:t>
      </w:r>
      <w:r>
        <w:rPr>
          <w:rFonts w:hint="eastAsia"/>
        </w:rPr>
        <w:t>NFC</w:t>
      </w:r>
      <w:r>
        <w:rPr>
          <w:rFonts w:hint="eastAsia"/>
        </w:rPr>
        <w:t>明码、实际所在仓库、实际所在库区、实际所在库位、实盘仓库、实盘库区、实盘库位</w:t>
      </w:r>
    </w:p>
    <w:p w:rsidR="002A4382" w:rsidRDefault="002A4382" w:rsidP="002A4382">
      <w:pPr>
        <w:pStyle w:val="4"/>
      </w:pPr>
      <w:r>
        <w:rPr>
          <w:rFonts w:hint="eastAsia"/>
        </w:rPr>
        <w:t>调整单</w:t>
      </w:r>
    </w:p>
    <w:p w:rsidR="002A4382" w:rsidRDefault="002A4382" w:rsidP="002A4382">
      <w:pPr>
        <w:pStyle w:val="af1"/>
        <w:numPr>
          <w:ilvl w:val="0"/>
          <w:numId w:val="33"/>
        </w:numPr>
        <w:ind w:firstLineChars="0"/>
      </w:pPr>
      <w:r>
        <w:rPr>
          <w:rFonts w:hint="eastAsia"/>
        </w:rPr>
        <w:t>单头信息点：单据类别、单据编号、盘点单号、仓库、单据日期、所属公司、经手人、仓库、结案状态、单据状态、流程状态、冻结状态、备注</w:t>
      </w:r>
    </w:p>
    <w:p w:rsidR="002A4382" w:rsidRDefault="002A4382" w:rsidP="002A4382">
      <w:pPr>
        <w:pStyle w:val="af1"/>
        <w:numPr>
          <w:ilvl w:val="0"/>
          <w:numId w:val="33"/>
        </w:numPr>
        <w:ind w:firstLineChars="0"/>
      </w:pPr>
      <w:r>
        <w:rPr>
          <w:rFonts w:hint="eastAsia"/>
        </w:rPr>
        <w:t>单身信息点：序号、商品编号、商品名称、商品规格、单位、等级、调整方式（</w:t>
      </w:r>
      <w:r>
        <w:rPr>
          <w:rFonts w:hint="eastAsia"/>
        </w:rPr>
        <w:t>+/-</w:t>
      </w:r>
      <w:r>
        <w:rPr>
          <w:rFonts w:hint="eastAsia"/>
        </w:rPr>
        <w:t>）、调整数量、备注</w:t>
      </w:r>
    </w:p>
    <w:p w:rsidR="002A4382" w:rsidRPr="00A3580B" w:rsidRDefault="002A4382" w:rsidP="002A4382">
      <w:r>
        <w:rPr>
          <w:rFonts w:hint="eastAsia"/>
        </w:rPr>
        <w:t>子单身信息点：序号、单身序号、商品编码、</w:t>
      </w:r>
      <w:r>
        <w:rPr>
          <w:rFonts w:hint="eastAsia"/>
        </w:rPr>
        <w:t>SN</w:t>
      </w:r>
      <w:r>
        <w:rPr>
          <w:rFonts w:hint="eastAsia"/>
        </w:rPr>
        <w:t>、</w:t>
      </w:r>
      <w:r>
        <w:rPr>
          <w:rFonts w:hint="eastAsia"/>
        </w:rPr>
        <w:t>NFC</w:t>
      </w:r>
      <w:r>
        <w:rPr>
          <w:rFonts w:hint="eastAsia"/>
        </w:rPr>
        <w:t>明码、仓库、库区、库位</w:t>
      </w:r>
    </w:p>
    <w:p w:rsidR="002A4382" w:rsidRDefault="002A4382" w:rsidP="002A4382">
      <w:pPr>
        <w:pStyle w:val="3"/>
      </w:pPr>
      <w:r>
        <w:rPr>
          <w:rFonts w:hint="eastAsia"/>
        </w:rPr>
        <w:t>业务需求</w:t>
      </w:r>
    </w:p>
    <w:tbl>
      <w:tblPr>
        <w:tblStyle w:val="af"/>
        <w:tblW w:w="0" w:type="auto"/>
        <w:tblLook w:val="04A0"/>
      </w:tblPr>
      <w:tblGrid>
        <w:gridCol w:w="1668"/>
        <w:gridCol w:w="4750"/>
        <w:gridCol w:w="3210"/>
      </w:tblGrid>
      <w:tr w:rsidR="002A4382" w:rsidTr="000A5E04">
        <w:tc>
          <w:tcPr>
            <w:tcW w:w="1668" w:type="dxa"/>
          </w:tcPr>
          <w:p w:rsidR="002A4382" w:rsidRDefault="002A4382" w:rsidP="000A5E04">
            <w:r>
              <w:rPr>
                <w:rFonts w:hint="eastAsia"/>
              </w:rPr>
              <w:t>作业编号</w:t>
            </w:r>
          </w:p>
        </w:tc>
        <w:tc>
          <w:tcPr>
            <w:tcW w:w="4750" w:type="dxa"/>
          </w:tcPr>
          <w:p w:rsidR="002A4382" w:rsidRDefault="002A4382" w:rsidP="000A5E04">
            <w:r>
              <w:rPr>
                <w:rFonts w:hint="eastAsia"/>
              </w:rPr>
              <w:t>页面元素描述</w:t>
            </w:r>
          </w:p>
        </w:tc>
        <w:tc>
          <w:tcPr>
            <w:tcW w:w="3210" w:type="dxa"/>
          </w:tcPr>
          <w:p w:rsidR="002A4382" w:rsidRDefault="002A4382" w:rsidP="000A5E04">
            <w:r>
              <w:rPr>
                <w:rFonts w:hint="eastAsia"/>
              </w:rPr>
              <w:t>业务逻辑</w:t>
            </w:r>
          </w:p>
        </w:tc>
      </w:tr>
      <w:tr w:rsidR="002A4382" w:rsidTr="000A5E04">
        <w:tc>
          <w:tcPr>
            <w:tcW w:w="1668" w:type="dxa"/>
          </w:tcPr>
          <w:p w:rsidR="002A4382" w:rsidRDefault="002A4382" w:rsidP="000A5E04">
            <w:r>
              <w:rPr>
                <w:rFonts w:hint="eastAsia"/>
              </w:rPr>
              <w:t>盘点单列表页面</w:t>
            </w:r>
          </w:p>
        </w:tc>
        <w:tc>
          <w:tcPr>
            <w:tcW w:w="4750" w:type="dxa"/>
          </w:tcPr>
          <w:p w:rsidR="002A4382" w:rsidRDefault="002A4382" w:rsidP="002A4382">
            <w:pPr>
              <w:pStyle w:val="af1"/>
              <w:numPr>
                <w:ilvl w:val="0"/>
                <w:numId w:val="250"/>
              </w:numPr>
              <w:ind w:firstLineChars="0"/>
            </w:pPr>
            <w:r>
              <w:rPr>
                <w:rFonts w:hint="eastAsia"/>
              </w:rPr>
              <w:t>查询条件：</w:t>
            </w:r>
          </w:p>
          <w:p w:rsidR="002A4382" w:rsidRDefault="002A4382" w:rsidP="000A5E04">
            <w:pPr>
              <w:pStyle w:val="af1"/>
              <w:ind w:left="360" w:firstLineChars="0" w:firstLine="0"/>
            </w:pPr>
            <w:r>
              <w:rPr>
                <w:rFonts w:hint="eastAsia"/>
              </w:rPr>
              <w:t>单据类别（默认一般盘点单）、盘点单号（文本）、单据日期（日期区间）、单据状态（下拉：全部、</w:t>
            </w:r>
            <w:r>
              <w:rPr>
                <w:rFonts w:hint="eastAsia"/>
              </w:rPr>
              <w:t>1-</w:t>
            </w:r>
            <w:r>
              <w:rPr>
                <w:rFonts w:hint="eastAsia"/>
              </w:rPr>
              <w:t>草稿、</w:t>
            </w:r>
            <w:r>
              <w:rPr>
                <w:rFonts w:hint="eastAsia"/>
              </w:rPr>
              <w:t>2-</w:t>
            </w:r>
            <w:r>
              <w:rPr>
                <w:rFonts w:hint="eastAsia"/>
              </w:rPr>
              <w:t>已完成、</w:t>
            </w:r>
            <w:r>
              <w:rPr>
                <w:rFonts w:hint="eastAsia"/>
              </w:rPr>
              <w:t>99-</w:t>
            </w:r>
            <w:r>
              <w:rPr>
                <w:rFonts w:hint="eastAsia"/>
              </w:rPr>
              <w:t>已作废）、仓库（全部、仓库清单）</w:t>
            </w:r>
          </w:p>
          <w:p w:rsidR="002A4382" w:rsidRDefault="002A4382" w:rsidP="002A4382">
            <w:pPr>
              <w:pStyle w:val="af1"/>
              <w:numPr>
                <w:ilvl w:val="0"/>
                <w:numId w:val="250"/>
              </w:numPr>
              <w:ind w:firstLineChars="0"/>
            </w:pPr>
            <w:r>
              <w:rPr>
                <w:rFonts w:hint="eastAsia"/>
              </w:rPr>
              <w:t>列表字段：</w:t>
            </w:r>
          </w:p>
          <w:p w:rsidR="002A4382" w:rsidRDefault="002A4382" w:rsidP="000A5E04">
            <w:pPr>
              <w:pStyle w:val="af1"/>
              <w:ind w:left="360" w:firstLineChars="0" w:firstLine="0"/>
            </w:pPr>
            <w:r>
              <w:t>C</w:t>
            </w:r>
            <w:r>
              <w:rPr>
                <w:rFonts w:hint="eastAsia"/>
              </w:rPr>
              <w:t>heckbox</w:t>
            </w:r>
            <w:r>
              <w:rPr>
                <w:rFonts w:hint="eastAsia"/>
              </w:rPr>
              <w:t>、操作（编辑、确定、作废）、单据编号、单据日期、单据状态、单据类别、备注、创建人、创建时间</w:t>
            </w:r>
          </w:p>
          <w:p w:rsidR="002A4382" w:rsidRDefault="002A4382" w:rsidP="002A4382">
            <w:pPr>
              <w:pStyle w:val="af1"/>
              <w:numPr>
                <w:ilvl w:val="0"/>
                <w:numId w:val="250"/>
              </w:numPr>
              <w:ind w:firstLineChars="0"/>
            </w:pPr>
            <w:r>
              <w:rPr>
                <w:rFonts w:hint="eastAsia"/>
              </w:rPr>
              <w:t>操作按钮：</w:t>
            </w:r>
          </w:p>
          <w:p w:rsidR="002A4382" w:rsidRDefault="002A4382" w:rsidP="000A5E04">
            <w:pPr>
              <w:pStyle w:val="af1"/>
              <w:ind w:left="360" w:firstLineChars="0" w:firstLine="0"/>
            </w:pPr>
            <w:r>
              <w:rPr>
                <w:rFonts w:hint="eastAsia"/>
              </w:rPr>
              <w:t>工具栏：新建、作废</w:t>
            </w:r>
          </w:p>
          <w:p w:rsidR="002A4382" w:rsidRPr="00687306" w:rsidRDefault="002A4382" w:rsidP="000A5E04">
            <w:pPr>
              <w:pStyle w:val="af1"/>
              <w:ind w:left="360" w:firstLineChars="0" w:firstLine="0"/>
            </w:pPr>
            <w:r>
              <w:rPr>
                <w:rFonts w:hint="eastAsia"/>
              </w:rPr>
              <w:lastRenderedPageBreak/>
              <w:t>查询面板：查询、重置</w:t>
            </w:r>
          </w:p>
        </w:tc>
        <w:tc>
          <w:tcPr>
            <w:tcW w:w="3210" w:type="dxa"/>
          </w:tcPr>
          <w:p w:rsidR="002A4382" w:rsidRDefault="002A4382" w:rsidP="002A4382">
            <w:pPr>
              <w:pStyle w:val="af1"/>
              <w:numPr>
                <w:ilvl w:val="0"/>
                <w:numId w:val="251"/>
              </w:numPr>
              <w:ind w:firstLineChars="0"/>
            </w:pPr>
            <w:r>
              <w:rPr>
                <w:rFonts w:hint="eastAsia"/>
              </w:rPr>
              <w:lastRenderedPageBreak/>
              <w:t>页面加载：</w:t>
            </w:r>
          </w:p>
          <w:p w:rsidR="002A4382" w:rsidRDefault="002A4382" w:rsidP="000A5E04">
            <w:pPr>
              <w:pStyle w:val="af1"/>
              <w:ind w:left="360" w:firstLineChars="0" w:firstLine="0"/>
            </w:pPr>
            <w:r>
              <w:rPr>
                <w:rFonts w:hint="eastAsia"/>
              </w:rPr>
              <w:t>默认不显示数据</w:t>
            </w:r>
          </w:p>
          <w:p w:rsidR="002A4382" w:rsidRDefault="002A4382" w:rsidP="000A5E04">
            <w:pPr>
              <w:pStyle w:val="af1"/>
              <w:ind w:left="360" w:firstLineChars="0" w:firstLine="0"/>
            </w:pPr>
            <w:r>
              <w:rPr>
                <w:rFonts w:hint="eastAsia"/>
              </w:rPr>
              <w:t>不可操作或无权限按钮禁用（灰色）</w:t>
            </w:r>
          </w:p>
          <w:p w:rsidR="002A4382" w:rsidRDefault="002A4382" w:rsidP="002A4382">
            <w:pPr>
              <w:pStyle w:val="af1"/>
              <w:numPr>
                <w:ilvl w:val="0"/>
                <w:numId w:val="251"/>
              </w:numPr>
              <w:ind w:firstLineChars="0"/>
            </w:pPr>
            <w:r>
              <w:rPr>
                <w:rFonts w:hint="eastAsia"/>
              </w:rPr>
              <w:t>按钮逻辑：</w:t>
            </w:r>
          </w:p>
          <w:p w:rsidR="002A4382" w:rsidRDefault="002A4382" w:rsidP="000A5E04">
            <w:pPr>
              <w:pStyle w:val="af1"/>
              <w:ind w:left="360" w:firstLineChars="0" w:firstLine="0"/>
            </w:pPr>
            <w:r>
              <w:rPr>
                <w:rFonts w:hint="eastAsia"/>
              </w:rPr>
              <w:t>查询：按照查询条件过滤数据、默认按照单号倒序排列</w:t>
            </w:r>
          </w:p>
          <w:p w:rsidR="002A4382" w:rsidRDefault="002A4382" w:rsidP="000A5E04">
            <w:pPr>
              <w:pStyle w:val="af1"/>
              <w:ind w:left="360" w:firstLineChars="0" w:firstLine="0"/>
            </w:pPr>
            <w:r>
              <w:rPr>
                <w:rFonts w:hint="eastAsia"/>
              </w:rPr>
              <w:t>重置：清空查询条件</w:t>
            </w:r>
          </w:p>
          <w:p w:rsidR="002A4382" w:rsidRDefault="002A4382" w:rsidP="000A5E04">
            <w:pPr>
              <w:pStyle w:val="af1"/>
              <w:ind w:left="360" w:firstLineChars="0" w:firstLine="0"/>
            </w:pPr>
          </w:p>
          <w:p w:rsidR="002A4382" w:rsidRDefault="002A4382" w:rsidP="000A5E04">
            <w:pPr>
              <w:pStyle w:val="af1"/>
              <w:ind w:left="360" w:firstLineChars="0" w:firstLine="0"/>
            </w:pPr>
            <w:r>
              <w:rPr>
                <w:rFonts w:hint="eastAsia"/>
              </w:rPr>
              <w:t>新建：进入新建页面</w:t>
            </w:r>
          </w:p>
          <w:p w:rsidR="002A4382" w:rsidRDefault="002A4382" w:rsidP="000A5E04">
            <w:pPr>
              <w:pStyle w:val="af1"/>
              <w:ind w:left="360" w:firstLineChars="0" w:firstLine="0"/>
            </w:pPr>
            <w:r>
              <w:rPr>
                <w:rFonts w:hint="eastAsia"/>
              </w:rPr>
              <w:t>作废：针对草稿状态，作废勾</w:t>
            </w:r>
            <w:r>
              <w:rPr>
                <w:rFonts w:hint="eastAsia"/>
              </w:rPr>
              <w:lastRenderedPageBreak/>
              <w:t>选数据，需给予确认选择提示</w:t>
            </w:r>
          </w:p>
          <w:p w:rsidR="002A4382" w:rsidRDefault="002A4382" w:rsidP="000A5E04">
            <w:pPr>
              <w:pStyle w:val="af1"/>
              <w:ind w:left="360" w:firstLineChars="0" w:firstLine="0"/>
            </w:pPr>
          </w:p>
          <w:p w:rsidR="002A4382" w:rsidRDefault="002A4382" w:rsidP="000A5E04">
            <w:pPr>
              <w:pStyle w:val="af1"/>
              <w:ind w:left="360" w:firstLineChars="0" w:firstLine="0"/>
            </w:pPr>
            <w:r>
              <w:rPr>
                <w:rFonts w:hint="eastAsia"/>
              </w:rPr>
              <w:t>编辑：针对草稿状态，进入编辑页面</w:t>
            </w:r>
          </w:p>
          <w:p w:rsidR="002A4382" w:rsidRDefault="002A4382" w:rsidP="000A5E04">
            <w:pPr>
              <w:pStyle w:val="af1"/>
              <w:ind w:left="360" w:firstLineChars="0" w:firstLine="0"/>
            </w:pPr>
            <w:r>
              <w:rPr>
                <w:rFonts w:hint="eastAsia"/>
              </w:rPr>
              <w:t>确定：针对草稿状态，状态直接为已完成</w:t>
            </w:r>
          </w:p>
          <w:p w:rsidR="002A4382" w:rsidRPr="00687306" w:rsidRDefault="002A4382" w:rsidP="000A5E04">
            <w:pPr>
              <w:pStyle w:val="af1"/>
              <w:ind w:left="360" w:firstLineChars="0" w:firstLine="0"/>
            </w:pPr>
            <w:r>
              <w:rPr>
                <w:rFonts w:hint="eastAsia"/>
              </w:rPr>
              <w:t>作废：针对草稿状态，作废对应数据，需给予确认选择提示</w:t>
            </w:r>
          </w:p>
        </w:tc>
      </w:tr>
      <w:tr w:rsidR="002A4382" w:rsidTr="000A5E04">
        <w:tc>
          <w:tcPr>
            <w:tcW w:w="1668" w:type="dxa"/>
          </w:tcPr>
          <w:p w:rsidR="002A4382" w:rsidRDefault="002A4382" w:rsidP="000A5E04">
            <w:r>
              <w:rPr>
                <w:rFonts w:hint="eastAsia"/>
              </w:rPr>
              <w:lastRenderedPageBreak/>
              <w:t>详情页面</w:t>
            </w:r>
            <w:r>
              <w:rPr>
                <w:rFonts w:hint="eastAsia"/>
              </w:rPr>
              <w:t>-</w:t>
            </w:r>
            <w:r>
              <w:rPr>
                <w:rFonts w:hint="eastAsia"/>
              </w:rPr>
              <w:t>创建盘点单（</w:t>
            </w:r>
            <w:r>
              <w:rPr>
                <w:rFonts w:hint="eastAsia"/>
              </w:rPr>
              <w:t>s005-04-4</w:t>
            </w:r>
            <w:r>
              <w:rPr>
                <w:rFonts w:hint="eastAsia"/>
              </w:rPr>
              <w:t>）</w:t>
            </w:r>
          </w:p>
        </w:tc>
        <w:tc>
          <w:tcPr>
            <w:tcW w:w="4750" w:type="dxa"/>
          </w:tcPr>
          <w:p w:rsidR="002A4382" w:rsidRDefault="002A4382" w:rsidP="002A4382">
            <w:pPr>
              <w:pStyle w:val="af1"/>
              <w:numPr>
                <w:ilvl w:val="0"/>
                <w:numId w:val="252"/>
              </w:numPr>
              <w:ind w:firstLineChars="0"/>
            </w:pPr>
            <w:r>
              <w:rPr>
                <w:rFonts w:hint="eastAsia"/>
              </w:rPr>
              <w:t>单头：</w:t>
            </w:r>
          </w:p>
          <w:p w:rsidR="002A4382" w:rsidRDefault="002A4382" w:rsidP="000A5E04">
            <w:pPr>
              <w:pStyle w:val="af1"/>
              <w:ind w:left="360" w:firstLineChars="0" w:firstLine="0"/>
            </w:pPr>
            <w:r>
              <w:rPr>
                <w:rFonts w:hint="eastAsia"/>
              </w:rPr>
              <w:t>单据编号自动生成，单据类型（默认一般盘点单）、日期默认当前日期（可选择），仓库（下拉选择，必选），盘点数据（文件上传），创建人默认当前操作人员、备注文本必填</w:t>
            </w:r>
          </w:p>
          <w:p w:rsidR="002A4382" w:rsidRDefault="002A4382" w:rsidP="002A4382">
            <w:pPr>
              <w:pStyle w:val="af1"/>
              <w:numPr>
                <w:ilvl w:val="0"/>
                <w:numId w:val="252"/>
              </w:numPr>
              <w:ind w:firstLineChars="0"/>
            </w:pPr>
            <w:r>
              <w:rPr>
                <w:rFonts w:hint="eastAsia"/>
              </w:rPr>
              <w:t>单身：</w:t>
            </w:r>
          </w:p>
          <w:p w:rsidR="002A4382" w:rsidRDefault="002A4382" w:rsidP="000A5E04">
            <w:pPr>
              <w:pStyle w:val="af1"/>
              <w:ind w:left="360" w:firstLineChars="0" w:firstLine="0"/>
            </w:pPr>
            <w:r>
              <w:rPr>
                <w:rFonts w:hint="eastAsia"/>
              </w:rPr>
              <w:t>序号、商品编号、商品名称、商品规格、单位、等级、实际在库数量、实盘数量、差异数量、备注</w:t>
            </w:r>
          </w:p>
          <w:p w:rsidR="002A4382" w:rsidRDefault="002A4382" w:rsidP="002A4382">
            <w:pPr>
              <w:pStyle w:val="af1"/>
              <w:numPr>
                <w:ilvl w:val="0"/>
                <w:numId w:val="252"/>
              </w:numPr>
              <w:ind w:firstLineChars="0"/>
            </w:pPr>
            <w:r>
              <w:rPr>
                <w:rFonts w:hint="eastAsia"/>
              </w:rPr>
              <w:t>子单身：</w:t>
            </w:r>
          </w:p>
          <w:p w:rsidR="002A4382" w:rsidRDefault="002A4382" w:rsidP="000A5E04">
            <w:pPr>
              <w:pStyle w:val="af1"/>
              <w:ind w:left="360" w:firstLineChars="0" w:firstLine="0"/>
            </w:pPr>
            <w:r>
              <w:rPr>
                <w:rFonts w:hint="eastAsia"/>
              </w:rPr>
              <w:t>序号、单身序号、商品编码、</w:t>
            </w:r>
            <w:r>
              <w:rPr>
                <w:rFonts w:hint="eastAsia"/>
              </w:rPr>
              <w:t>SN</w:t>
            </w:r>
            <w:r>
              <w:rPr>
                <w:rFonts w:hint="eastAsia"/>
              </w:rPr>
              <w:t>、</w:t>
            </w:r>
            <w:r>
              <w:rPr>
                <w:rFonts w:hint="eastAsia"/>
              </w:rPr>
              <w:t>NFC</w:t>
            </w:r>
            <w:r>
              <w:rPr>
                <w:rFonts w:hint="eastAsia"/>
              </w:rPr>
              <w:t>明码、</w:t>
            </w:r>
            <w:r>
              <w:rPr>
                <w:rFonts w:hint="eastAsia"/>
              </w:rPr>
              <w:t>NFC</w:t>
            </w:r>
            <w:r>
              <w:rPr>
                <w:rFonts w:hint="eastAsia"/>
              </w:rPr>
              <w:t>密码、实际所在仓库、实际所在库区、实际所在库位、实盘仓库、实盘库区、实盘库位</w:t>
            </w:r>
          </w:p>
          <w:p w:rsidR="002A4382" w:rsidRDefault="002A4382" w:rsidP="002A4382">
            <w:pPr>
              <w:pStyle w:val="af1"/>
              <w:numPr>
                <w:ilvl w:val="0"/>
                <w:numId w:val="252"/>
              </w:numPr>
              <w:ind w:firstLineChars="0"/>
            </w:pPr>
            <w:r>
              <w:rPr>
                <w:rFonts w:hint="eastAsia"/>
              </w:rPr>
              <w:t>操作按钮：</w:t>
            </w:r>
          </w:p>
          <w:p w:rsidR="002A4382" w:rsidRDefault="002A4382" w:rsidP="000A5E04">
            <w:pPr>
              <w:pStyle w:val="af1"/>
              <w:ind w:left="360" w:firstLineChars="0" w:firstLine="0"/>
            </w:pPr>
            <w:r>
              <w:rPr>
                <w:rFonts w:hint="eastAsia"/>
              </w:rPr>
              <w:t>浏览、上传、自动盘点</w:t>
            </w:r>
          </w:p>
          <w:p w:rsidR="002A4382" w:rsidRDefault="002A4382" w:rsidP="000A5E04">
            <w:pPr>
              <w:pStyle w:val="af1"/>
              <w:ind w:left="360" w:firstLineChars="0" w:firstLine="0"/>
            </w:pPr>
            <w:r>
              <w:rPr>
                <w:rFonts w:hint="eastAsia"/>
              </w:rPr>
              <w:t>保存、确定、返回</w:t>
            </w:r>
          </w:p>
          <w:p w:rsidR="002A4382" w:rsidRDefault="002A4382" w:rsidP="000A5E04"/>
        </w:tc>
        <w:tc>
          <w:tcPr>
            <w:tcW w:w="3210" w:type="dxa"/>
          </w:tcPr>
          <w:p w:rsidR="002A4382" w:rsidRDefault="002A4382" w:rsidP="002A4382">
            <w:pPr>
              <w:pStyle w:val="af1"/>
              <w:numPr>
                <w:ilvl w:val="0"/>
                <w:numId w:val="253"/>
              </w:numPr>
              <w:ind w:firstLineChars="0"/>
            </w:pPr>
            <w:r>
              <w:rPr>
                <w:rFonts w:hint="eastAsia"/>
              </w:rPr>
              <w:t>自动盘点：</w:t>
            </w:r>
          </w:p>
          <w:p w:rsidR="002A4382" w:rsidRDefault="002A4382" w:rsidP="000A5E04">
            <w:pPr>
              <w:pStyle w:val="af1"/>
              <w:ind w:left="360" w:firstLineChars="0" w:firstLine="0"/>
            </w:pPr>
            <w:r w:rsidRPr="0068507A">
              <w:rPr>
                <w:rFonts w:hint="eastAsia"/>
              </w:rPr>
              <w:t>将上传的数据与系统仓库</w:t>
            </w:r>
            <w:r>
              <w:rPr>
                <w:rFonts w:hint="eastAsia"/>
              </w:rPr>
              <w:t>存货</w:t>
            </w:r>
            <w:r w:rsidRPr="0068507A">
              <w:rPr>
                <w:rFonts w:hint="eastAsia"/>
              </w:rPr>
              <w:t>进行对比分析，只显示差异部分</w:t>
            </w:r>
          </w:p>
          <w:p w:rsidR="002A4382" w:rsidRDefault="002A4382" w:rsidP="002A4382">
            <w:pPr>
              <w:pStyle w:val="af1"/>
              <w:numPr>
                <w:ilvl w:val="0"/>
                <w:numId w:val="253"/>
              </w:numPr>
              <w:ind w:firstLineChars="0"/>
            </w:pPr>
            <w:r>
              <w:rPr>
                <w:rFonts w:hint="eastAsia"/>
              </w:rPr>
              <w:t>保存：</w:t>
            </w:r>
          </w:p>
          <w:p w:rsidR="002A4382" w:rsidRDefault="002A4382" w:rsidP="000A5E04">
            <w:pPr>
              <w:pStyle w:val="af1"/>
              <w:ind w:left="360" w:firstLineChars="0" w:firstLine="0"/>
            </w:pPr>
            <w:r>
              <w:rPr>
                <w:rFonts w:hint="eastAsia"/>
              </w:rPr>
              <w:t>将自动盘点数据保存</w:t>
            </w:r>
          </w:p>
          <w:p w:rsidR="002A4382" w:rsidRDefault="002A4382" w:rsidP="002A4382">
            <w:pPr>
              <w:pStyle w:val="af1"/>
              <w:numPr>
                <w:ilvl w:val="0"/>
                <w:numId w:val="253"/>
              </w:numPr>
              <w:ind w:firstLineChars="0"/>
            </w:pPr>
            <w:r>
              <w:rPr>
                <w:rFonts w:hint="eastAsia"/>
              </w:rPr>
              <w:t>确定：</w:t>
            </w:r>
          </w:p>
          <w:p w:rsidR="002A4382" w:rsidRDefault="002A4382" w:rsidP="000A5E04">
            <w:pPr>
              <w:pStyle w:val="af1"/>
              <w:ind w:left="360" w:firstLineChars="0" w:firstLine="0"/>
            </w:pPr>
            <w:r>
              <w:rPr>
                <w:rFonts w:hint="eastAsia"/>
              </w:rPr>
              <w:t>具有保存功能、单据状态直接为已完成</w:t>
            </w:r>
          </w:p>
          <w:p w:rsidR="002A4382" w:rsidRDefault="002A4382" w:rsidP="000A5E04">
            <w:pPr>
              <w:pStyle w:val="af1"/>
              <w:ind w:left="360" w:firstLineChars="0" w:firstLine="0"/>
            </w:pPr>
          </w:p>
          <w:p w:rsidR="002A4382" w:rsidRPr="00B41B29" w:rsidRDefault="002A4382" w:rsidP="000A5E04">
            <w:pPr>
              <w:pStyle w:val="af1"/>
              <w:ind w:left="360" w:firstLineChars="0" w:firstLine="0"/>
            </w:pPr>
            <w:r>
              <w:rPr>
                <w:rFonts w:hint="eastAsia"/>
              </w:rPr>
              <w:t>由列表编号链接进入查看</w:t>
            </w:r>
          </w:p>
        </w:tc>
      </w:tr>
      <w:tr w:rsidR="002A4382" w:rsidTr="000A5E04">
        <w:tc>
          <w:tcPr>
            <w:tcW w:w="1668" w:type="dxa"/>
          </w:tcPr>
          <w:p w:rsidR="002A4382" w:rsidRDefault="002A4382" w:rsidP="000A5E04">
            <w:r>
              <w:rPr>
                <w:rFonts w:hint="eastAsia"/>
              </w:rPr>
              <w:t>调整单列表页面</w:t>
            </w:r>
          </w:p>
        </w:tc>
        <w:tc>
          <w:tcPr>
            <w:tcW w:w="4750" w:type="dxa"/>
          </w:tcPr>
          <w:p w:rsidR="002A4382" w:rsidRDefault="002A4382" w:rsidP="002A4382">
            <w:pPr>
              <w:pStyle w:val="af1"/>
              <w:numPr>
                <w:ilvl w:val="0"/>
                <w:numId w:val="254"/>
              </w:numPr>
              <w:ind w:firstLineChars="0"/>
            </w:pPr>
            <w:r>
              <w:rPr>
                <w:rFonts w:hint="eastAsia"/>
              </w:rPr>
              <w:t>查询条件：</w:t>
            </w:r>
          </w:p>
          <w:p w:rsidR="002A4382" w:rsidRDefault="002A4382" w:rsidP="000A5E04">
            <w:pPr>
              <w:pStyle w:val="af1"/>
              <w:ind w:left="360" w:firstLineChars="0" w:firstLine="0"/>
            </w:pPr>
            <w:r>
              <w:rPr>
                <w:rFonts w:hint="eastAsia"/>
              </w:rPr>
              <w:t>单据类别（默认一般调整单）、调整单号（文本）、盘点单号、单据日期（日期区间）、单据状态（下拉：全部、</w:t>
            </w:r>
            <w:r>
              <w:rPr>
                <w:rFonts w:hint="eastAsia"/>
              </w:rPr>
              <w:t>1-</w:t>
            </w:r>
            <w:r>
              <w:rPr>
                <w:rFonts w:hint="eastAsia"/>
              </w:rPr>
              <w:t>草稿、</w:t>
            </w:r>
            <w:r>
              <w:rPr>
                <w:rFonts w:hint="eastAsia"/>
              </w:rPr>
              <w:t>2-</w:t>
            </w:r>
            <w:r>
              <w:rPr>
                <w:rFonts w:hint="eastAsia"/>
              </w:rPr>
              <w:t>审核中、</w:t>
            </w:r>
            <w:r>
              <w:rPr>
                <w:rFonts w:hint="eastAsia"/>
              </w:rPr>
              <w:t>3-</w:t>
            </w:r>
            <w:r>
              <w:rPr>
                <w:rFonts w:hint="eastAsia"/>
              </w:rPr>
              <w:t>已完成、</w:t>
            </w:r>
            <w:r>
              <w:rPr>
                <w:rFonts w:hint="eastAsia"/>
              </w:rPr>
              <w:t>99-</w:t>
            </w:r>
            <w:r>
              <w:rPr>
                <w:rFonts w:hint="eastAsia"/>
              </w:rPr>
              <w:t>已作废）、结案状态（下拉：全部、</w:t>
            </w:r>
            <w:r>
              <w:rPr>
                <w:rFonts w:hint="eastAsia"/>
              </w:rPr>
              <w:t>1-</w:t>
            </w:r>
            <w:r>
              <w:rPr>
                <w:rFonts w:hint="eastAsia"/>
              </w:rPr>
              <w:t>草稿、</w:t>
            </w:r>
            <w:r>
              <w:rPr>
                <w:rFonts w:hint="eastAsia"/>
              </w:rPr>
              <w:t>2-</w:t>
            </w:r>
            <w:r>
              <w:rPr>
                <w:rFonts w:hint="eastAsia"/>
              </w:rPr>
              <w:t>未结案中、</w:t>
            </w:r>
            <w:r>
              <w:rPr>
                <w:rFonts w:hint="eastAsia"/>
              </w:rPr>
              <w:t>3-</w:t>
            </w:r>
            <w:r>
              <w:rPr>
                <w:rFonts w:hint="eastAsia"/>
              </w:rPr>
              <w:t>已结案）、流程状态（下拉：全部、相应设定流程）、仓库（全部、仓库清单）</w:t>
            </w:r>
          </w:p>
          <w:p w:rsidR="002A4382" w:rsidRDefault="002A4382" w:rsidP="002A4382">
            <w:pPr>
              <w:pStyle w:val="af1"/>
              <w:numPr>
                <w:ilvl w:val="0"/>
                <w:numId w:val="254"/>
              </w:numPr>
              <w:ind w:firstLineChars="0"/>
            </w:pPr>
            <w:r>
              <w:rPr>
                <w:rFonts w:hint="eastAsia"/>
              </w:rPr>
              <w:t>列表字段：</w:t>
            </w:r>
          </w:p>
          <w:p w:rsidR="002A4382" w:rsidRDefault="002A4382" w:rsidP="000A5E04">
            <w:pPr>
              <w:pStyle w:val="af1"/>
              <w:ind w:left="360" w:firstLineChars="0" w:firstLine="0"/>
            </w:pPr>
            <w:r>
              <w:t>C</w:t>
            </w:r>
            <w:r>
              <w:rPr>
                <w:rFonts w:hint="eastAsia"/>
              </w:rPr>
              <w:t>heckbox</w:t>
            </w:r>
            <w:r>
              <w:rPr>
                <w:rFonts w:hint="eastAsia"/>
              </w:rPr>
              <w:t>、操作（编辑、审核、作废）、单据编号、单据日期、单据状态、单据类别、盘点</w:t>
            </w:r>
            <w:r>
              <w:rPr>
                <w:rFonts w:hint="eastAsia"/>
              </w:rPr>
              <w:lastRenderedPageBreak/>
              <w:t>单号、仓库、备注、创建人、创建时间</w:t>
            </w:r>
          </w:p>
          <w:p w:rsidR="002A4382" w:rsidRDefault="002A4382" w:rsidP="002A4382">
            <w:pPr>
              <w:pStyle w:val="af1"/>
              <w:numPr>
                <w:ilvl w:val="0"/>
                <w:numId w:val="254"/>
              </w:numPr>
              <w:ind w:firstLineChars="0"/>
            </w:pPr>
            <w:r>
              <w:rPr>
                <w:rFonts w:hint="eastAsia"/>
              </w:rPr>
              <w:t>操作按钮：</w:t>
            </w:r>
          </w:p>
          <w:p w:rsidR="002A4382" w:rsidRDefault="002A4382" w:rsidP="000A5E04">
            <w:pPr>
              <w:pStyle w:val="af1"/>
              <w:ind w:left="360" w:firstLineChars="0" w:firstLine="0"/>
            </w:pPr>
            <w:r>
              <w:rPr>
                <w:rFonts w:hint="eastAsia"/>
              </w:rPr>
              <w:t>工具栏：新建、作废</w:t>
            </w:r>
          </w:p>
          <w:p w:rsidR="002A4382" w:rsidRPr="00687306" w:rsidRDefault="002A4382" w:rsidP="000A5E04">
            <w:pPr>
              <w:pStyle w:val="af1"/>
              <w:ind w:left="360" w:firstLineChars="0" w:firstLine="0"/>
            </w:pPr>
            <w:r>
              <w:rPr>
                <w:rFonts w:hint="eastAsia"/>
              </w:rPr>
              <w:t>查询面板：查询、重置</w:t>
            </w:r>
          </w:p>
        </w:tc>
        <w:tc>
          <w:tcPr>
            <w:tcW w:w="3210" w:type="dxa"/>
          </w:tcPr>
          <w:p w:rsidR="002A4382" w:rsidRDefault="002A4382" w:rsidP="002A4382">
            <w:pPr>
              <w:pStyle w:val="af1"/>
              <w:numPr>
                <w:ilvl w:val="0"/>
                <w:numId w:val="255"/>
              </w:numPr>
              <w:ind w:firstLineChars="0"/>
            </w:pPr>
            <w:r>
              <w:rPr>
                <w:rFonts w:hint="eastAsia"/>
              </w:rPr>
              <w:lastRenderedPageBreak/>
              <w:t>页面加载：</w:t>
            </w:r>
          </w:p>
          <w:p w:rsidR="002A4382" w:rsidRDefault="002A4382" w:rsidP="000A5E04">
            <w:pPr>
              <w:pStyle w:val="af1"/>
              <w:ind w:left="360" w:firstLineChars="0" w:firstLine="0"/>
            </w:pPr>
            <w:r>
              <w:rPr>
                <w:rFonts w:hint="eastAsia"/>
              </w:rPr>
              <w:t>默认不显示数据</w:t>
            </w:r>
          </w:p>
          <w:p w:rsidR="002A4382" w:rsidRDefault="002A4382" w:rsidP="000A5E04">
            <w:pPr>
              <w:pStyle w:val="af1"/>
              <w:ind w:left="360" w:firstLineChars="0" w:firstLine="0"/>
            </w:pPr>
            <w:r>
              <w:rPr>
                <w:rFonts w:hint="eastAsia"/>
              </w:rPr>
              <w:t>不可操作或无权限按钮禁用（灰色）</w:t>
            </w:r>
          </w:p>
          <w:p w:rsidR="002A4382" w:rsidRDefault="002A4382" w:rsidP="002A4382">
            <w:pPr>
              <w:pStyle w:val="af1"/>
              <w:numPr>
                <w:ilvl w:val="0"/>
                <w:numId w:val="255"/>
              </w:numPr>
              <w:ind w:firstLineChars="0"/>
            </w:pPr>
            <w:r>
              <w:rPr>
                <w:rFonts w:hint="eastAsia"/>
              </w:rPr>
              <w:t>按钮逻辑：</w:t>
            </w:r>
          </w:p>
          <w:p w:rsidR="002A4382" w:rsidRDefault="002A4382" w:rsidP="000A5E04">
            <w:pPr>
              <w:pStyle w:val="af1"/>
              <w:ind w:left="360" w:firstLineChars="0" w:firstLine="0"/>
            </w:pPr>
            <w:r>
              <w:rPr>
                <w:rFonts w:hint="eastAsia"/>
              </w:rPr>
              <w:t>查询：按照查询条件过滤数据、默认按照单号倒序排列</w:t>
            </w:r>
          </w:p>
          <w:p w:rsidR="002A4382" w:rsidRDefault="002A4382" w:rsidP="000A5E04">
            <w:pPr>
              <w:pStyle w:val="af1"/>
              <w:ind w:left="360" w:firstLineChars="0" w:firstLine="0"/>
            </w:pPr>
            <w:r>
              <w:rPr>
                <w:rFonts w:hint="eastAsia"/>
              </w:rPr>
              <w:t>重置：清空查询条件</w:t>
            </w:r>
          </w:p>
          <w:p w:rsidR="002A4382" w:rsidRDefault="002A4382" w:rsidP="000A5E04">
            <w:pPr>
              <w:pStyle w:val="af1"/>
              <w:ind w:left="360" w:firstLineChars="0" w:firstLine="0"/>
            </w:pPr>
          </w:p>
          <w:p w:rsidR="002A4382" w:rsidRDefault="002A4382" w:rsidP="000A5E04">
            <w:pPr>
              <w:pStyle w:val="af1"/>
              <w:ind w:left="360" w:firstLineChars="0" w:firstLine="0"/>
            </w:pPr>
            <w:r>
              <w:rPr>
                <w:rFonts w:hint="eastAsia"/>
              </w:rPr>
              <w:t>新建：进入新建页面</w:t>
            </w:r>
          </w:p>
          <w:p w:rsidR="002A4382" w:rsidRDefault="002A4382" w:rsidP="000A5E04">
            <w:pPr>
              <w:pStyle w:val="af1"/>
              <w:ind w:left="360" w:firstLineChars="0" w:firstLine="0"/>
            </w:pPr>
            <w:r>
              <w:rPr>
                <w:rFonts w:hint="eastAsia"/>
              </w:rPr>
              <w:t>作废：针对草稿状态，作废勾</w:t>
            </w:r>
            <w:r>
              <w:rPr>
                <w:rFonts w:hint="eastAsia"/>
              </w:rPr>
              <w:lastRenderedPageBreak/>
              <w:t>选数据，需给予确认选择提示</w:t>
            </w:r>
          </w:p>
          <w:p w:rsidR="002A4382" w:rsidRDefault="002A4382" w:rsidP="000A5E04">
            <w:pPr>
              <w:pStyle w:val="af1"/>
              <w:ind w:left="360" w:firstLineChars="0" w:firstLine="0"/>
            </w:pPr>
          </w:p>
          <w:p w:rsidR="002A4382" w:rsidRDefault="002A4382" w:rsidP="000A5E04">
            <w:pPr>
              <w:pStyle w:val="af1"/>
              <w:ind w:left="360" w:firstLineChars="0" w:firstLine="0"/>
            </w:pPr>
            <w:r>
              <w:rPr>
                <w:rFonts w:hint="eastAsia"/>
              </w:rPr>
              <w:t>编辑：针对草稿状态，进入编辑页面</w:t>
            </w:r>
          </w:p>
          <w:p w:rsidR="002A4382" w:rsidRDefault="002A4382" w:rsidP="000A5E04">
            <w:pPr>
              <w:pStyle w:val="af1"/>
              <w:ind w:left="360" w:firstLineChars="0" w:firstLine="0"/>
            </w:pPr>
            <w:r>
              <w:rPr>
                <w:rFonts w:hint="eastAsia"/>
              </w:rPr>
              <w:t>审核：针对审核中状态，进入审核页面</w:t>
            </w:r>
          </w:p>
          <w:p w:rsidR="002A4382" w:rsidRDefault="002A4382" w:rsidP="000A5E04">
            <w:pPr>
              <w:pStyle w:val="af1"/>
              <w:ind w:left="360" w:firstLineChars="0" w:firstLine="0"/>
            </w:pPr>
            <w:r>
              <w:rPr>
                <w:rFonts w:hint="eastAsia"/>
              </w:rPr>
              <w:t>作废：针对草稿状态，作废对应数据，需给予确认选择提示</w:t>
            </w:r>
          </w:p>
          <w:p w:rsidR="002A4382" w:rsidRPr="00687306" w:rsidRDefault="002A4382" w:rsidP="000A5E04"/>
        </w:tc>
      </w:tr>
      <w:tr w:rsidR="002A4382" w:rsidTr="000A5E04">
        <w:tc>
          <w:tcPr>
            <w:tcW w:w="1668" w:type="dxa"/>
          </w:tcPr>
          <w:p w:rsidR="002A4382" w:rsidRDefault="002A4382" w:rsidP="000A5E04">
            <w:r>
              <w:rPr>
                <w:rFonts w:hint="eastAsia"/>
              </w:rPr>
              <w:lastRenderedPageBreak/>
              <w:t>详情页面</w:t>
            </w:r>
            <w:r>
              <w:rPr>
                <w:rFonts w:hint="eastAsia"/>
              </w:rPr>
              <w:t>-</w:t>
            </w:r>
            <w:r>
              <w:rPr>
                <w:rFonts w:hint="eastAsia"/>
              </w:rPr>
              <w:t>创建调整单（</w:t>
            </w:r>
            <w:r>
              <w:rPr>
                <w:rFonts w:hint="eastAsia"/>
              </w:rPr>
              <w:t>s005-04-5</w:t>
            </w:r>
            <w:r>
              <w:rPr>
                <w:rFonts w:hint="eastAsia"/>
              </w:rPr>
              <w:t>）</w:t>
            </w:r>
          </w:p>
        </w:tc>
        <w:tc>
          <w:tcPr>
            <w:tcW w:w="4750" w:type="dxa"/>
          </w:tcPr>
          <w:p w:rsidR="002A4382" w:rsidRDefault="002A4382" w:rsidP="002A4382">
            <w:pPr>
              <w:pStyle w:val="af1"/>
              <w:numPr>
                <w:ilvl w:val="0"/>
                <w:numId w:val="256"/>
              </w:numPr>
              <w:ind w:firstLineChars="0"/>
            </w:pPr>
            <w:r>
              <w:rPr>
                <w:rFonts w:hint="eastAsia"/>
              </w:rPr>
              <w:t>单头：</w:t>
            </w:r>
          </w:p>
          <w:p w:rsidR="002A4382" w:rsidRDefault="002A4382" w:rsidP="000A5E04">
            <w:pPr>
              <w:pStyle w:val="af1"/>
              <w:ind w:left="360" w:firstLineChars="0" w:firstLine="0"/>
            </w:pPr>
            <w:r>
              <w:rPr>
                <w:rFonts w:hint="eastAsia"/>
              </w:rPr>
              <w:t>单据编号自动生成，单据类型（默认一般盘点单）、日期默认当前日期（可选择），盘点单据（开窗选择、必选），创建人默认当前操作人员、备注文本必填</w:t>
            </w:r>
          </w:p>
          <w:p w:rsidR="002A4382" w:rsidRDefault="002A4382" w:rsidP="002A4382">
            <w:pPr>
              <w:pStyle w:val="af1"/>
              <w:numPr>
                <w:ilvl w:val="0"/>
                <w:numId w:val="256"/>
              </w:numPr>
              <w:ind w:firstLineChars="0"/>
            </w:pPr>
            <w:r>
              <w:rPr>
                <w:rFonts w:hint="eastAsia"/>
              </w:rPr>
              <w:t>单身：</w:t>
            </w:r>
          </w:p>
          <w:p w:rsidR="002A4382" w:rsidRDefault="002A4382" w:rsidP="000A5E04">
            <w:pPr>
              <w:pStyle w:val="af1"/>
              <w:ind w:left="360" w:firstLineChars="0" w:firstLine="0"/>
            </w:pPr>
            <w:r>
              <w:t>C</w:t>
            </w:r>
            <w:r>
              <w:rPr>
                <w:rFonts w:hint="eastAsia"/>
              </w:rPr>
              <w:t>heckbox</w:t>
            </w:r>
            <w:r>
              <w:rPr>
                <w:rFonts w:hint="eastAsia"/>
              </w:rPr>
              <w:t>、序号、商品编号、商品名称、商品规格、单位、等级、调整方式（</w:t>
            </w:r>
            <w:r>
              <w:rPr>
                <w:rFonts w:hint="eastAsia"/>
              </w:rPr>
              <w:t>+/-</w:t>
            </w:r>
            <w:r>
              <w:rPr>
                <w:rFonts w:hint="eastAsia"/>
              </w:rPr>
              <w:t>）、调整数量、备注</w:t>
            </w:r>
          </w:p>
          <w:p w:rsidR="002A4382" w:rsidRDefault="002A4382" w:rsidP="002A4382">
            <w:pPr>
              <w:pStyle w:val="af1"/>
              <w:numPr>
                <w:ilvl w:val="0"/>
                <w:numId w:val="256"/>
              </w:numPr>
              <w:ind w:firstLineChars="0"/>
            </w:pPr>
            <w:r>
              <w:rPr>
                <w:rFonts w:hint="eastAsia"/>
              </w:rPr>
              <w:t>子单身：</w:t>
            </w:r>
          </w:p>
          <w:p w:rsidR="002A4382" w:rsidRDefault="002A4382" w:rsidP="000A5E04">
            <w:pPr>
              <w:pStyle w:val="af1"/>
              <w:ind w:left="360" w:firstLineChars="0" w:firstLine="0"/>
            </w:pPr>
            <w:r>
              <w:t>C</w:t>
            </w:r>
            <w:r>
              <w:rPr>
                <w:rFonts w:hint="eastAsia"/>
              </w:rPr>
              <w:t>heckbox</w:t>
            </w:r>
            <w:r>
              <w:rPr>
                <w:rFonts w:hint="eastAsia"/>
              </w:rPr>
              <w:t>、序号、单身序号、商品编码、</w:t>
            </w:r>
            <w:r>
              <w:rPr>
                <w:rFonts w:hint="eastAsia"/>
              </w:rPr>
              <w:t>SN</w:t>
            </w:r>
            <w:r>
              <w:rPr>
                <w:rFonts w:hint="eastAsia"/>
              </w:rPr>
              <w:t>、</w:t>
            </w:r>
            <w:r>
              <w:rPr>
                <w:rFonts w:hint="eastAsia"/>
              </w:rPr>
              <w:t>NFC</w:t>
            </w:r>
            <w:r>
              <w:rPr>
                <w:rFonts w:hint="eastAsia"/>
              </w:rPr>
              <w:t>明码、仓库、库区（针对调整如形式可以选择）、库位（针对调整如形式可以选择）</w:t>
            </w:r>
          </w:p>
          <w:p w:rsidR="002A4382" w:rsidRDefault="002A4382" w:rsidP="002A4382">
            <w:pPr>
              <w:pStyle w:val="af1"/>
              <w:numPr>
                <w:ilvl w:val="0"/>
                <w:numId w:val="256"/>
              </w:numPr>
              <w:ind w:firstLineChars="0"/>
            </w:pPr>
            <w:r>
              <w:rPr>
                <w:rFonts w:hint="eastAsia"/>
              </w:rPr>
              <w:t>操作按钮：</w:t>
            </w:r>
          </w:p>
          <w:p w:rsidR="002A4382" w:rsidRDefault="002A4382" w:rsidP="000A5E04">
            <w:pPr>
              <w:pStyle w:val="af1"/>
              <w:ind w:left="360" w:firstLineChars="0" w:firstLine="0"/>
            </w:pPr>
            <w:r>
              <w:rPr>
                <w:rFonts w:hint="eastAsia"/>
              </w:rPr>
              <w:t>删除</w:t>
            </w:r>
          </w:p>
          <w:p w:rsidR="002A4382" w:rsidRPr="00687306" w:rsidRDefault="002A4382" w:rsidP="000A5E04">
            <w:pPr>
              <w:pStyle w:val="af1"/>
              <w:ind w:left="360" w:firstLineChars="0" w:firstLine="0"/>
            </w:pPr>
            <w:r>
              <w:rPr>
                <w:rFonts w:hint="eastAsia"/>
              </w:rPr>
              <w:t>保存、提交、返回</w:t>
            </w:r>
          </w:p>
        </w:tc>
        <w:tc>
          <w:tcPr>
            <w:tcW w:w="3210" w:type="dxa"/>
          </w:tcPr>
          <w:p w:rsidR="002A4382" w:rsidRDefault="002A4382" w:rsidP="002A4382">
            <w:pPr>
              <w:pStyle w:val="af1"/>
              <w:numPr>
                <w:ilvl w:val="0"/>
                <w:numId w:val="257"/>
              </w:numPr>
              <w:ind w:firstLineChars="0"/>
            </w:pPr>
            <w:r>
              <w:rPr>
                <w:rFonts w:hint="eastAsia"/>
              </w:rPr>
              <w:t>选择盘点单：只显示没有关联过调整单的盘点单，单号倒序，只可选择一笔</w:t>
            </w:r>
          </w:p>
          <w:p w:rsidR="002A4382" w:rsidRDefault="002A4382" w:rsidP="000A5E04">
            <w:pPr>
              <w:pStyle w:val="af1"/>
              <w:ind w:left="360" w:firstLineChars="0" w:firstLine="0"/>
            </w:pPr>
            <w:r>
              <w:rPr>
                <w:rFonts w:hint="eastAsia"/>
              </w:rPr>
              <w:t>盘点单开窗：查询：盘点单号列表：</w:t>
            </w:r>
            <w:r>
              <w:rPr>
                <w:rFonts w:hint="eastAsia"/>
              </w:rPr>
              <w:t>radioBox</w:t>
            </w:r>
            <w:r>
              <w:rPr>
                <w:rFonts w:hint="eastAsia"/>
              </w:rPr>
              <w:t>、盘点单号、日期、仓库、创建人</w:t>
            </w:r>
          </w:p>
          <w:p w:rsidR="002A4382" w:rsidRDefault="002A4382" w:rsidP="002A4382">
            <w:pPr>
              <w:pStyle w:val="af1"/>
              <w:numPr>
                <w:ilvl w:val="0"/>
                <w:numId w:val="257"/>
              </w:numPr>
              <w:ind w:firstLineChars="0"/>
            </w:pPr>
            <w:r>
              <w:rPr>
                <w:rFonts w:hint="eastAsia"/>
              </w:rPr>
              <w:t>删除：</w:t>
            </w:r>
          </w:p>
          <w:p w:rsidR="002A4382" w:rsidRDefault="002A4382" w:rsidP="000A5E04">
            <w:pPr>
              <w:pStyle w:val="af1"/>
              <w:ind w:left="360" w:firstLineChars="0" w:firstLine="0"/>
            </w:pPr>
            <w:r>
              <w:rPr>
                <w:rFonts w:hint="eastAsia"/>
              </w:rPr>
              <w:t>删除勾选的单身行，同时需要删除对应的子单身</w:t>
            </w:r>
          </w:p>
          <w:p w:rsidR="002A4382" w:rsidRDefault="002A4382" w:rsidP="002A4382">
            <w:pPr>
              <w:pStyle w:val="af1"/>
              <w:numPr>
                <w:ilvl w:val="0"/>
                <w:numId w:val="257"/>
              </w:numPr>
              <w:ind w:firstLineChars="0"/>
            </w:pPr>
            <w:r>
              <w:rPr>
                <w:rFonts w:hint="eastAsia"/>
              </w:rPr>
              <w:t>保存：</w:t>
            </w:r>
          </w:p>
          <w:p w:rsidR="002A4382" w:rsidRDefault="002A4382" w:rsidP="000A5E04">
            <w:pPr>
              <w:pStyle w:val="af1"/>
              <w:ind w:left="360" w:firstLineChars="0" w:firstLine="0"/>
            </w:pPr>
            <w:r>
              <w:rPr>
                <w:rFonts w:hint="eastAsia"/>
              </w:rPr>
              <w:t>创建单据</w:t>
            </w:r>
          </w:p>
          <w:p w:rsidR="002A4382" w:rsidRDefault="002A4382" w:rsidP="002A4382">
            <w:pPr>
              <w:pStyle w:val="af1"/>
              <w:numPr>
                <w:ilvl w:val="0"/>
                <w:numId w:val="257"/>
              </w:numPr>
              <w:ind w:firstLineChars="0"/>
            </w:pPr>
            <w:r>
              <w:rPr>
                <w:rFonts w:hint="eastAsia"/>
              </w:rPr>
              <w:t>提交：</w:t>
            </w:r>
          </w:p>
          <w:p w:rsidR="002A4382" w:rsidRPr="00687306" w:rsidRDefault="002A4382" w:rsidP="000A5E04">
            <w:pPr>
              <w:pStyle w:val="af1"/>
              <w:ind w:left="360" w:firstLineChars="0" w:firstLine="0"/>
            </w:pPr>
            <w:r>
              <w:rPr>
                <w:rFonts w:hint="eastAsia"/>
              </w:rPr>
              <w:t>具有保存功能、单据状态直接为审核中</w:t>
            </w:r>
          </w:p>
        </w:tc>
      </w:tr>
      <w:tr w:rsidR="002A4382" w:rsidTr="000A5E04">
        <w:tc>
          <w:tcPr>
            <w:tcW w:w="1668" w:type="dxa"/>
          </w:tcPr>
          <w:p w:rsidR="002A4382" w:rsidRDefault="002A4382" w:rsidP="000A5E04">
            <w:r>
              <w:rPr>
                <w:rFonts w:hint="eastAsia"/>
              </w:rPr>
              <w:t>详情页面</w:t>
            </w:r>
            <w:r>
              <w:rPr>
                <w:rFonts w:hint="eastAsia"/>
              </w:rPr>
              <w:t>-</w:t>
            </w:r>
            <w:r>
              <w:rPr>
                <w:rFonts w:hint="eastAsia"/>
              </w:rPr>
              <w:t>调整单维护</w:t>
            </w:r>
          </w:p>
        </w:tc>
        <w:tc>
          <w:tcPr>
            <w:tcW w:w="4750" w:type="dxa"/>
          </w:tcPr>
          <w:p w:rsidR="002A4382" w:rsidRDefault="002A4382" w:rsidP="002A4382">
            <w:pPr>
              <w:pStyle w:val="af1"/>
              <w:numPr>
                <w:ilvl w:val="0"/>
                <w:numId w:val="259"/>
              </w:numPr>
              <w:ind w:firstLineChars="0"/>
            </w:pPr>
            <w:r>
              <w:rPr>
                <w:rFonts w:hint="eastAsia"/>
              </w:rPr>
              <w:t>元素与新建相同，单号自动带出（只读）</w:t>
            </w:r>
          </w:p>
          <w:p w:rsidR="002A4382" w:rsidRDefault="002A4382" w:rsidP="002A4382">
            <w:pPr>
              <w:pStyle w:val="af1"/>
              <w:numPr>
                <w:ilvl w:val="0"/>
                <w:numId w:val="259"/>
              </w:numPr>
              <w:ind w:firstLineChars="0"/>
            </w:pPr>
            <w:r>
              <w:rPr>
                <w:rFonts w:hint="eastAsia"/>
              </w:rPr>
              <w:t>单身及子单身自动带出</w:t>
            </w:r>
          </w:p>
        </w:tc>
        <w:tc>
          <w:tcPr>
            <w:tcW w:w="3210" w:type="dxa"/>
          </w:tcPr>
          <w:p w:rsidR="002A4382" w:rsidRPr="00BC5794" w:rsidRDefault="002A4382" w:rsidP="000A5E04">
            <w:r>
              <w:rPr>
                <w:rFonts w:hint="eastAsia"/>
              </w:rPr>
              <w:t>无</w:t>
            </w:r>
          </w:p>
        </w:tc>
      </w:tr>
      <w:tr w:rsidR="002A4382" w:rsidTr="000A5E04">
        <w:tc>
          <w:tcPr>
            <w:tcW w:w="1668" w:type="dxa"/>
          </w:tcPr>
          <w:p w:rsidR="002A4382" w:rsidRDefault="002A4382" w:rsidP="000A5E04">
            <w:r>
              <w:rPr>
                <w:rFonts w:hint="eastAsia"/>
              </w:rPr>
              <w:t>详细页面</w:t>
            </w:r>
            <w:r>
              <w:rPr>
                <w:rFonts w:hint="eastAsia"/>
              </w:rPr>
              <w:t>-</w:t>
            </w:r>
            <w:r>
              <w:rPr>
                <w:rFonts w:hint="eastAsia"/>
              </w:rPr>
              <w:t>调整单审核、查看</w:t>
            </w:r>
          </w:p>
        </w:tc>
        <w:tc>
          <w:tcPr>
            <w:tcW w:w="4750" w:type="dxa"/>
          </w:tcPr>
          <w:p w:rsidR="002A4382" w:rsidRDefault="002A4382" w:rsidP="002A4382">
            <w:pPr>
              <w:pStyle w:val="af1"/>
              <w:numPr>
                <w:ilvl w:val="0"/>
                <w:numId w:val="258"/>
              </w:numPr>
              <w:ind w:firstLineChars="0"/>
            </w:pPr>
            <w:r>
              <w:rPr>
                <w:rFonts w:hint="eastAsia"/>
              </w:rPr>
              <w:t>审核页面增加审核意见（非必填）、审核通过和审核拒绝按钮</w:t>
            </w:r>
          </w:p>
          <w:p w:rsidR="002A4382" w:rsidRDefault="002A4382" w:rsidP="002A4382">
            <w:pPr>
              <w:pStyle w:val="af1"/>
              <w:numPr>
                <w:ilvl w:val="0"/>
                <w:numId w:val="258"/>
              </w:numPr>
              <w:ind w:firstLineChars="0"/>
            </w:pPr>
            <w:r>
              <w:rPr>
                <w:rFonts w:hint="eastAsia"/>
              </w:rPr>
              <w:t>查看页面所有元素只读，增加单身前置单据信息显示</w:t>
            </w:r>
          </w:p>
        </w:tc>
        <w:tc>
          <w:tcPr>
            <w:tcW w:w="3210" w:type="dxa"/>
          </w:tcPr>
          <w:p w:rsidR="002A4382" w:rsidRDefault="002A4382" w:rsidP="002A4382">
            <w:pPr>
              <w:pStyle w:val="af1"/>
              <w:numPr>
                <w:ilvl w:val="0"/>
                <w:numId w:val="260"/>
              </w:numPr>
              <w:ind w:firstLineChars="0"/>
            </w:pPr>
            <w:r>
              <w:rPr>
                <w:rFonts w:hint="eastAsia"/>
              </w:rPr>
              <w:t>审核通过：</w:t>
            </w:r>
          </w:p>
          <w:p w:rsidR="002A4382" w:rsidRDefault="002A4382" w:rsidP="000A5E04">
            <w:pPr>
              <w:pStyle w:val="af1"/>
              <w:ind w:left="360" w:firstLineChars="0" w:firstLine="0"/>
            </w:pPr>
            <w:r>
              <w:rPr>
                <w:rFonts w:hint="eastAsia"/>
              </w:rPr>
              <w:t>校验库存及</w:t>
            </w:r>
            <w:r>
              <w:rPr>
                <w:rFonts w:hint="eastAsia"/>
              </w:rPr>
              <w:t>SN</w:t>
            </w:r>
            <w:r>
              <w:rPr>
                <w:rFonts w:hint="eastAsia"/>
              </w:rPr>
              <w:t>状态（避免重复出库）</w:t>
            </w:r>
          </w:p>
          <w:p w:rsidR="002A4382" w:rsidRDefault="002A4382" w:rsidP="000A5E04">
            <w:pPr>
              <w:pStyle w:val="af1"/>
              <w:ind w:left="360" w:firstLineChars="0" w:firstLine="0"/>
            </w:pPr>
            <w:r>
              <w:rPr>
                <w:rFonts w:hint="eastAsia"/>
              </w:rPr>
              <w:t>更新库存、对应商品（</w:t>
            </w:r>
            <w:r>
              <w:rPr>
                <w:rFonts w:hint="eastAsia"/>
              </w:rPr>
              <w:t>SN</w:t>
            </w:r>
            <w:r>
              <w:rPr>
                <w:rFonts w:hint="eastAsia"/>
              </w:rPr>
              <w:t>级）信息，生成对应出入库单据</w:t>
            </w:r>
          </w:p>
          <w:p w:rsidR="002A4382" w:rsidRDefault="002A4382" w:rsidP="002A4382">
            <w:pPr>
              <w:pStyle w:val="af1"/>
              <w:numPr>
                <w:ilvl w:val="0"/>
                <w:numId w:val="260"/>
              </w:numPr>
              <w:ind w:firstLineChars="0"/>
            </w:pPr>
            <w:r>
              <w:rPr>
                <w:rFonts w:hint="eastAsia"/>
              </w:rPr>
              <w:t>审核拒绝：作废单据</w:t>
            </w:r>
          </w:p>
          <w:p w:rsidR="002A4382" w:rsidRPr="00DF44F3" w:rsidRDefault="002A4382" w:rsidP="002A4382">
            <w:pPr>
              <w:pStyle w:val="af1"/>
              <w:numPr>
                <w:ilvl w:val="0"/>
                <w:numId w:val="260"/>
              </w:numPr>
              <w:ind w:firstLineChars="0"/>
            </w:pPr>
            <w:r>
              <w:rPr>
                <w:rFonts w:hint="eastAsia"/>
              </w:rPr>
              <w:t>由列表编号链接进入查看</w:t>
            </w:r>
          </w:p>
        </w:tc>
      </w:tr>
    </w:tbl>
    <w:p w:rsidR="002A4382" w:rsidRPr="004C6591" w:rsidRDefault="002A4382" w:rsidP="002A4382"/>
    <w:p w:rsidR="002A4382" w:rsidRDefault="002A4382" w:rsidP="002A4382">
      <w:pPr>
        <w:pStyle w:val="2"/>
      </w:pPr>
      <w:bookmarkStart w:id="142" w:name="_Toc392169210"/>
      <w:r>
        <w:rPr>
          <w:rFonts w:hint="eastAsia"/>
        </w:rPr>
        <w:lastRenderedPageBreak/>
        <w:t>S005-05</w:t>
      </w:r>
      <w:r>
        <w:rPr>
          <w:rFonts w:hint="eastAsia"/>
        </w:rPr>
        <w:tab/>
      </w:r>
      <w:r>
        <w:rPr>
          <w:rFonts w:hint="eastAsia"/>
        </w:rPr>
        <w:t>养护</w:t>
      </w:r>
      <w:bookmarkEnd w:id="142"/>
    </w:p>
    <w:p w:rsidR="002A4382" w:rsidRPr="00D844BD" w:rsidRDefault="002A4382" w:rsidP="002A4382">
      <w:pPr>
        <w:pStyle w:val="3"/>
      </w:pPr>
      <w:r>
        <w:rPr>
          <w:rFonts w:hint="eastAsia"/>
        </w:rPr>
        <w:t>SOP</w:t>
      </w:r>
    </w:p>
    <w:p w:rsidR="002A4382" w:rsidRDefault="002A4382" w:rsidP="002A4382">
      <w:r>
        <w:rPr>
          <w:noProof/>
        </w:rPr>
        <w:lastRenderedPageBreak/>
        <w:drawing>
          <wp:inline distT="0" distB="0" distL="0" distR="0">
            <wp:extent cx="5976620" cy="8473742"/>
            <wp:effectExtent l="0" t="0" r="0" b="0"/>
            <wp:docPr id="26" name="图片 26" descr="D:\LHT\Bequeen\02需求设计\SOP\SOP定稿文件\SOP-S005-05养护.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LHT\Bequeen\02需求设计\SOP\SOP定稿文件\SOP-S005-05养护.jp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76620" cy="8473742"/>
                    </a:xfrm>
                    <a:prstGeom prst="rect">
                      <a:avLst/>
                    </a:prstGeom>
                    <a:noFill/>
                    <a:ln>
                      <a:noFill/>
                    </a:ln>
                  </pic:spPr>
                </pic:pic>
              </a:graphicData>
            </a:graphic>
          </wp:inline>
        </w:drawing>
      </w:r>
    </w:p>
    <w:p w:rsidR="002A4382" w:rsidRDefault="002A4382" w:rsidP="002A4382"/>
    <w:p w:rsidR="002A4382" w:rsidRDefault="002A4382" w:rsidP="002A4382">
      <w:pPr>
        <w:pStyle w:val="3"/>
      </w:pPr>
      <w:r>
        <w:rPr>
          <w:rFonts w:hint="eastAsia"/>
        </w:rPr>
        <w:lastRenderedPageBreak/>
        <w:t>表单</w:t>
      </w:r>
    </w:p>
    <w:p w:rsidR="002A4382" w:rsidRDefault="002A4382" w:rsidP="002A4382">
      <w:pPr>
        <w:pStyle w:val="4"/>
      </w:pPr>
      <w:r>
        <w:rPr>
          <w:rFonts w:hint="eastAsia"/>
        </w:rPr>
        <w:t>养护单</w:t>
      </w:r>
    </w:p>
    <w:p w:rsidR="002A4382" w:rsidRDefault="002A4382" w:rsidP="002A4382">
      <w:pPr>
        <w:pStyle w:val="af1"/>
        <w:numPr>
          <w:ilvl w:val="0"/>
          <w:numId w:val="34"/>
        </w:numPr>
        <w:ind w:firstLineChars="0"/>
      </w:pPr>
      <w:r>
        <w:rPr>
          <w:rFonts w:hint="eastAsia"/>
        </w:rPr>
        <w:t>单头信息点：单据类别、单据编号、单据日期、所属公司、养护单位、经手人、结案状态、单据状态、流程状态、冻结状态、备注、养护总价</w:t>
      </w:r>
    </w:p>
    <w:p w:rsidR="002A4382" w:rsidRDefault="002A4382" w:rsidP="002A4382">
      <w:pPr>
        <w:pStyle w:val="af1"/>
        <w:numPr>
          <w:ilvl w:val="0"/>
          <w:numId w:val="34"/>
        </w:numPr>
        <w:ind w:firstLineChars="0"/>
      </w:pPr>
      <w:r>
        <w:rPr>
          <w:rFonts w:hint="eastAsia"/>
        </w:rPr>
        <w:t>单身信息点：序号、商品编号、商品名称、商品规格、单位、等级、</w:t>
      </w:r>
      <w:r>
        <w:rPr>
          <w:rFonts w:hint="eastAsia"/>
        </w:rPr>
        <w:t>SN</w:t>
      </w:r>
      <w:r>
        <w:rPr>
          <w:rFonts w:hint="eastAsia"/>
        </w:rPr>
        <w:t>、</w:t>
      </w:r>
      <w:r>
        <w:rPr>
          <w:rFonts w:hint="eastAsia"/>
        </w:rPr>
        <w:t>NFC</w:t>
      </w:r>
      <w:r>
        <w:rPr>
          <w:rFonts w:hint="eastAsia"/>
        </w:rPr>
        <w:t>明码、</w:t>
      </w:r>
      <w:r>
        <w:rPr>
          <w:rFonts w:hint="eastAsia"/>
        </w:rPr>
        <w:t>NFC</w:t>
      </w:r>
      <w:r>
        <w:rPr>
          <w:rFonts w:hint="eastAsia"/>
        </w:rPr>
        <w:t>密码、仓库、库区、库位、备注、养护价格</w:t>
      </w:r>
      <w:r w:rsidRPr="0041299C">
        <w:rPr>
          <w:rFonts w:hint="eastAsia"/>
        </w:rPr>
        <w:t>、开始时间、结束时间</w:t>
      </w:r>
    </w:p>
    <w:p w:rsidR="002A4382" w:rsidRDefault="002A4382" w:rsidP="002A4382"/>
    <w:p w:rsidR="002A4382" w:rsidRDefault="002A4382" w:rsidP="002A4382">
      <w:pPr>
        <w:pStyle w:val="4"/>
      </w:pPr>
      <w:r>
        <w:rPr>
          <w:rFonts w:hint="eastAsia"/>
        </w:rPr>
        <w:t>NFC</w:t>
      </w:r>
      <w:r>
        <w:rPr>
          <w:rFonts w:hint="eastAsia"/>
        </w:rPr>
        <w:t>码更换单</w:t>
      </w:r>
    </w:p>
    <w:p w:rsidR="002A4382" w:rsidRDefault="002A4382" w:rsidP="002A4382">
      <w:pPr>
        <w:pStyle w:val="af1"/>
        <w:numPr>
          <w:ilvl w:val="0"/>
          <w:numId w:val="35"/>
        </w:numPr>
        <w:ind w:firstLineChars="0"/>
      </w:pPr>
      <w:r>
        <w:rPr>
          <w:rFonts w:hint="eastAsia"/>
        </w:rPr>
        <w:t>单头信息点：单据类别、单据编号、单据日期、所属公司、经手人、结案状态、单据状态、流程状态、冻结状态、备注</w:t>
      </w:r>
    </w:p>
    <w:p w:rsidR="002A4382" w:rsidRDefault="002A4382" w:rsidP="002A4382">
      <w:pPr>
        <w:pStyle w:val="af1"/>
        <w:numPr>
          <w:ilvl w:val="0"/>
          <w:numId w:val="35"/>
        </w:numPr>
        <w:ind w:firstLineChars="0"/>
      </w:pPr>
      <w:r>
        <w:rPr>
          <w:rFonts w:hint="eastAsia"/>
        </w:rPr>
        <w:t>单身信息点：序号、商品编号、商品名称、商品规格、单位、等级、</w:t>
      </w:r>
      <w:r>
        <w:rPr>
          <w:rFonts w:hint="eastAsia"/>
        </w:rPr>
        <w:t>SN</w:t>
      </w:r>
      <w:r>
        <w:rPr>
          <w:rFonts w:hint="eastAsia"/>
        </w:rPr>
        <w:t>、旧</w:t>
      </w:r>
      <w:r>
        <w:rPr>
          <w:rFonts w:hint="eastAsia"/>
        </w:rPr>
        <w:t>NFC</w:t>
      </w:r>
      <w:r>
        <w:rPr>
          <w:rFonts w:hint="eastAsia"/>
        </w:rPr>
        <w:t>明码、旧</w:t>
      </w:r>
      <w:r>
        <w:rPr>
          <w:rFonts w:hint="eastAsia"/>
        </w:rPr>
        <w:t>NFC</w:t>
      </w:r>
      <w:r>
        <w:rPr>
          <w:rFonts w:hint="eastAsia"/>
        </w:rPr>
        <w:t>密码、新</w:t>
      </w:r>
      <w:r>
        <w:rPr>
          <w:rFonts w:hint="eastAsia"/>
        </w:rPr>
        <w:t>NFC</w:t>
      </w:r>
      <w:r>
        <w:rPr>
          <w:rFonts w:hint="eastAsia"/>
        </w:rPr>
        <w:t>明码、新</w:t>
      </w:r>
      <w:r>
        <w:rPr>
          <w:rFonts w:hint="eastAsia"/>
        </w:rPr>
        <w:t>NFC</w:t>
      </w:r>
      <w:r>
        <w:rPr>
          <w:rFonts w:hint="eastAsia"/>
        </w:rPr>
        <w:t>密码、仓库、库区、库位、备注</w:t>
      </w:r>
    </w:p>
    <w:p w:rsidR="002A4382" w:rsidRPr="007A3A32" w:rsidRDefault="002A4382" w:rsidP="002A4382"/>
    <w:p w:rsidR="002A4382" w:rsidRPr="000673D1" w:rsidRDefault="002A4382" w:rsidP="002A4382"/>
    <w:p w:rsidR="002A4382" w:rsidRDefault="002A4382" w:rsidP="002A4382">
      <w:pPr>
        <w:pStyle w:val="3"/>
      </w:pPr>
      <w:r>
        <w:rPr>
          <w:rFonts w:hint="eastAsia"/>
        </w:rPr>
        <w:t>业务需求</w:t>
      </w:r>
    </w:p>
    <w:tbl>
      <w:tblPr>
        <w:tblStyle w:val="af"/>
        <w:tblW w:w="0" w:type="auto"/>
        <w:tblLook w:val="04A0"/>
      </w:tblPr>
      <w:tblGrid>
        <w:gridCol w:w="1668"/>
        <w:gridCol w:w="4750"/>
        <w:gridCol w:w="3210"/>
      </w:tblGrid>
      <w:tr w:rsidR="002A4382" w:rsidTr="000A5E04">
        <w:tc>
          <w:tcPr>
            <w:tcW w:w="1668" w:type="dxa"/>
          </w:tcPr>
          <w:p w:rsidR="002A4382" w:rsidRDefault="002A4382" w:rsidP="000A5E04">
            <w:r>
              <w:rPr>
                <w:rFonts w:hint="eastAsia"/>
              </w:rPr>
              <w:t>作业编号</w:t>
            </w:r>
          </w:p>
        </w:tc>
        <w:tc>
          <w:tcPr>
            <w:tcW w:w="4750" w:type="dxa"/>
          </w:tcPr>
          <w:p w:rsidR="002A4382" w:rsidRDefault="002A4382" w:rsidP="000A5E04">
            <w:r>
              <w:rPr>
                <w:rFonts w:hint="eastAsia"/>
              </w:rPr>
              <w:t>页面元素描述</w:t>
            </w:r>
          </w:p>
        </w:tc>
        <w:tc>
          <w:tcPr>
            <w:tcW w:w="3210" w:type="dxa"/>
          </w:tcPr>
          <w:p w:rsidR="002A4382" w:rsidRDefault="002A4382" w:rsidP="000A5E04">
            <w:r>
              <w:rPr>
                <w:rFonts w:hint="eastAsia"/>
              </w:rPr>
              <w:t>业务逻辑</w:t>
            </w:r>
          </w:p>
        </w:tc>
      </w:tr>
      <w:tr w:rsidR="002A4382" w:rsidTr="000A5E04">
        <w:tc>
          <w:tcPr>
            <w:tcW w:w="1668" w:type="dxa"/>
          </w:tcPr>
          <w:p w:rsidR="002A4382" w:rsidRDefault="002A4382" w:rsidP="000A5E04">
            <w:r>
              <w:rPr>
                <w:rFonts w:hint="eastAsia"/>
              </w:rPr>
              <w:t>养护单列表页面</w:t>
            </w:r>
          </w:p>
        </w:tc>
        <w:tc>
          <w:tcPr>
            <w:tcW w:w="4750" w:type="dxa"/>
          </w:tcPr>
          <w:p w:rsidR="002A4382" w:rsidRDefault="002A4382" w:rsidP="002A4382">
            <w:pPr>
              <w:pStyle w:val="af1"/>
              <w:numPr>
                <w:ilvl w:val="0"/>
                <w:numId w:val="261"/>
              </w:numPr>
              <w:ind w:firstLineChars="0"/>
            </w:pPr>
            <w:r>
              <w:rPr>
                <w:rFonts w:hint="eastAsia"/>
              </w:rPr>
              <w:t>查询条件：</w:t>
            </w:r>
          </w:p>
          <w:p w:rsidR="002A4382" w:rsidRDefault="002A4382" w:rsidP="000A5E04">
            <w:pPr>
              <w:pStyle w:val="af1"/>
              <w:ind w:left="360" w:firstLineChars="0" w:firstLine="0"/>
            </w:pPr>
            <w:r>
              <w:rPr>
                <w:rFonts w:hint="eastAsia"/>
              </w:rPr>
              <w:t>单据类别（下拉：全部、</w:t>
            </w:r>
            <w:r>
              <w:rPr>
                <w:rFonts w:hint="eastAsia"/>
              </w:rPr>
              <w:t>1-</w:t>
            </w:r>
            <w:r>
              <w:rPr>
                <w:rFonts w:hint="eastAsia"/>
              </w:rPr>
              <w:t>外包养护，</w:t>
            </w:r>
            <w:r>
              <w:rPr>
                <w:rFonts w:hint="eastAsia"/>
              </w:rPr>
              <w:t>2-</w:t>
            </w:r>
            <w:r>
              <w:rPr>
                <w:rFonts w:hint="eastAsia"/>
              </w:rPr>
              <w:t>内部养护）、养护单号（文本）、单据日期（日期区间）、单据状态（下拉：全部、</w:t>
            </w:r>
            <w:r>
              <w:rPr>
                <w:rFonts w:hint="eastAsia"/>
              </w:rPr>
              <w:t>1-</w:t>
            </w:r>
            <w:r>
              <w:rPr>
                <w:rFonts w:hint="eastAsia"/>
              </w:rPr>
              <w:t>草稿、</w:t>
            </w:r>
            <w:r>
              <w:rPr>
                <w:rFonts w:hint="eastAsia"/>
              </w:rPr>
              <w:t>2-</w:t>
            </w:r>
            <w:r>
              <w:rPr>
                <w:rFonts w:hint="eastAsia"/>
              </w:rPr>
              <w:t>审核中、</w:t>
            </w:r>
            <w:r>
              <w:rPr>
                <w:rFonts w:hint="eastAsia"/>
              </w:rPr>
              <w:t>3-</w:t>
            </w:r>
            <w:r>
              <w:rPr>
                <w:rFonts w:hint="eastAsia"/>
              </w:rPr>
              <w:t>养护中、</w:t>
            </w:r>
            <w:r>
              <w:rPr>
                <w:rFonts w:hint="eastAsia"/>
              </w:rPr>
              <w:t>4-</w:t>
            </w:r>
            <w:r>
              <w:rPr>
                <w:rFonts w:hint="eastAsia"/>
              </w:rPr>
              <w:t>已完成、</w:t>
            </w:r>
            <w:r>
              <w:rPr>
                <w:rFonts w:hint="eastAsia"/>
              </w:rPr>
              <w:t>99-</w:t>
            </w:r>
            <w:r>
              <w:rPr>
                <w:rFonts w:hint="eastAsia"/>
              </w:rPr>
              <w:t>已作废）、结案状态（下拉：全部、</w:t>
            </w:r>
            <w:r>
              <w:rPr>
                <w:rFonts w:hint="eastAsia"/>
              </w:rPr>
              <w:t>1-</w:t>
            </w:r>
            <w:r>
              <w:rPr>
                <w:rFonts w:hint="eastAsia"/>
              </w:rPr>
              <w:t>草稿、</w:t>
            </w:r>
            <w:r>
              <w:rPr>
                <w:rFonts w:hint="eastAsia"/>
              </w:rPr>
              <w:t>2-</w:t>
            </w:r>
            <w:r>
              <w:rPr>
                <w:rFonts w:hint="eastAsia"/>
              </w:rPr>
              <w:t>未结案中、</w:t>
            </w:r>
            <w:r>
              <w:rPr>
                <w:rFonts w:hint="eastAsia"/>
              </w:rPr>
              <w:t>3-</w:t>
            </w:r>
            <w:r>
              <w:rPr>
                <w:rFonts w:hint="eastAsia"/>
              </w:rPr>
              <w:t>已结案）、流程状态（下拉：全部、相应设定流程）</w:t>
            </w:r>
          </w:p>
          <w:p w:rsidR="002A4382" w:rsidRDefault="002A4382" w:rsidP="002A4382">
            <w:pPr>
              <w:pStyle w:val="af1"/>
              <w:numPr>
                <w:ilvl w:val="0"/>
                <w:numId w:val="261"/>
              </w:numPr>
              <w:ind w:firstLineChars="0"/>
            </w:pPr>
            <w:r>
              <w:rPr>
                <w:rFonts w:hint="eastAsia"/>
              </w:rPr>
              <w:t>列表字段：</w:t>
            </w:r>
          </w:p>
          <w:p w:rsidR="002A4382" w:rsidRDefault="002A4382" w:rsidP="000A5E04">
            <w:pPr>
              <w:pStyle w:val="af1"/>
              <w:ind w:left="360" w:firstLineChars="0" w:firstLine="0"/>
            </w:pPr>
            <w:r>
              <w:t>C</w:t>
            </w:r>
            <w:r>
              <w:rPr>
                <w:rFonts w:hint="eastAsia"/>
              </w:rPr>
              <w:t>heckbox</w:t>
            </w:r>
            <w:r>
              <w:rPr>
                <w:rFonts w:hint="eastAsia"/>
              </w:rPr>
              <w:t>、操作（编辑、审核、返还、作废）、单据编号、单据日期、单据状态、单据类别、养护单位、养护总价、备注、结案状态、流程状态、创建人、创建时间</w:t>
            </w:r>
          </w:p>
          <w:p w:rsidR="002A4382" w:rsidRDefault="002A4382" w:rsidP="002A4382">
            <w:pPr>
              <w:pStyle w:val="af1"/>
              <w:numPr>
                <w:ilvl w:val="0"/>
                <w:numId w:val="261"/>
              </w:numPr>
              <w:ind w:firstLineChars="0"/>
            </w:pPr>
            <w:r>
              <w:rPr>
                <w:rFonts w:hint="eastAsia"/>
              </w:rPr>
              <w:lastRenderedPageBreak/>
              <w:t>操作按钮：</w:t>
            </w:r>
          </w:p>
          <w:p w:rsidR="002A4382" w:rsidRDefault="002A4382" w:rsidP="000A5E04">
            <w:pPr>
              <w:pStyle w:val="af1"/>
              <w:ind w:left="360" w:firstLineChars="0" w:firstLine="0"/>
            </w:pPr>
            <w:r>
              <w:rPr>
                <w:rFonts w:hint="eastAsia"/>
              </w:rPr>
              <w:t>工具栏：新建、作废</w:t>
            </w:r>
          </w:p>
          <w:p w:rsidR="002A4382" w:rsidRPr="00687306" w:rsidRDefault="002A4382" w:rsidP="000A5E04">
            <w:pPr>
              <w:pStyle w:val="af1"/>
              <w:ind w:left="360" w:firstLineChars="0" w:firstLine="0"/>
            </w:pPr>
            <w:r>
              <w:rPr>
                <w:rFonts w:hint="eastAsia"/>
              </w:rPr>
              <w:t>查询面板：查询、重置</w:t>
            </w:r>
          </w:p>
        </w:tc>
        <w:tc>
          <w:tcPr>
            <w:tcW w:w="3210" w:type="dxa"/>
          </w:tcPr>
          <w:p w:rsidR="002A4382" w:rsidRDefault="002A4382" w:rsidP="002A4382">
            <w:pPr>
              <w:pStyle w:val="af1"/>
              <w:numPr>
                <w:ilvl w:val="0"/>
                <w:numId w:val="262"/>
              </w:numPr>
              <w:ind w:firstLineChars="0"/>
            </w:pPr>
            <w:r>
              <w:rPr>
                <w:rFonts w:hint="eastAsia"/>
              </w:rPr>
              <w:lastRenderedPageBreak/>
              <w:t>页面加载：</w:t>
            </w:r>
          </w:p>
          <w:p w:rsidR="002A4382" w:rsidRDefault="002A4382" w:rsidP="000A5E04">
            <w:pPr>
              <w:pStyle w:val="af1"/>
              <w:ind w:left="360" w:firstLineChars="0" w:firstLine="0"/>
            </w:pPr>
            <w:r>
              <w:rPr>
                <w:rFonts w:hint="eastAsia"/>
              </w:rPr>
              <w:t>默认不显示数据</w:t>
            </w:r>
          </w:p>
          <w:p w:rsidR="002A4382" w:rsidRDefault="002A4382" w:rsidP="000A5E04">
            <w:pPr>
              <w:pStyle w:val="af1"/>
              <w:ind w:left="360" w:firstLineChars="0" w:firstLine="0"/>
            </w:pPr>
            <w:r>
              <w:rPr>
                <w:rFonts w:hint="eastAsia"/>
              </w:rPr>
              <w:t>不可操作或无权限按钮禁用（灰色）</w:t>
            </w:r>
          </w:p>
          <w:p w:rsidR="002A4382" w:rsidRDefault="002A4382" w:rsidP="002A4382">
            <w:pPr>
              <w:pStyle w:val="af1"/>
              <w:numPr>
                <w:ilvl w:val="0"/>
                <w:numId w:val="262"/>
              </w:numPr>
              <w:ind w:firstLineChars="0"/>
            </w:pPr>
            <w:r>
              <w:rPr>
                <w:rFonts w:hint="eastAsia"/>
              </w:rPr>
              <w:t>按钮逻辑：</w:t>
            </w:r>
          </w:p>
          <w:p w:rsidR="002A4382" w:rsidRDefault="002A4382" w:rsidP="000A5E04">
            <w:pPr>
              <w:pStyle w:val="af1"/>
              <w:ind w:left="360" w:firstLineChars="0" w:firstLine="0"/>
            </w:pPr>
            <w:r>
              <w:rPr>
                <w:rFonts w:hint="eastAsia"/>
              </w:rPr>
              <w:t>查询：按照查询条件过滤数据、默认按照单号倒序排列</w:t>
            </w:r>
          </w:p>
          <w:p w:rsidR="002A4382" w:rsidRDefault="002A4382" w:rsidP="000A5E04">
            <w:pPr>
              <w:pStyle w:val="af1"/>
              <w:ind w:left="360" w:firstLineChars="0" w:firstLine="0"/>
            </w:pPr>
            <w:r>
              <w:rPr>
                <w:rFonts w:hint="eastAsia"/>
              </w:rPr>
              <w:t>重置：清空查询条件</w:t>
            </w:r>
          </w:p>
          <w:p w:rsidR="002A4382" w:rsidRDefault="002A4382" w:rsidP="000A5E04">
            <w:pPr>
              <w:pStyle w:val="af1"/>
              <w:ind w:left="360" w:firstLineChars="0" w:firstLine="0"/>
            </w:pPr>
          </w:p>
          <w:p w:rsidR="002A4382" w:rsidRDefault="002A4382" w:rsidP="000A5E04">
            <w:pPr>
              <w:pStyle w:val="af1"/>
              <w:ind w:left="360" w:firstLineChars="0" w:firstLine="0"/>
            </w:pPr>
            <w:r>
              <w:rPr>
                <w:rFonts w:hint="eastAsia"/>
              </w:rPr>
              <w:t>新建：进入新建页面</w:t>
            </w:r>
          </w:p>
          <w:p w:rsidR="002A4382" w:rsidRDefault="002A4382" w:rsidP="000A5E04">
            <w:pPr>
              <w:pStyle w:val="af1"/>
              <w:ind w:left="360" w:firstLineChars="0" w:firstLine="0"/>
            </w:pPr>
            <w:r>
              <w:rPr>
                <w:rFonts w:hint="eastAsia"/>
              </w:rPr>
              <w:t>作废：针对草稿状态，作废勾选数据，需给予确认选择提示</w:t>
            </w:r>
          </w:p>
          <w:p w:rsidR="002A4382" w:rsidRDefault="002A4382" w:rsidP="000A5E04">
            <w:pPr>
              <w:pStyle w:val="af1"/>
              <w:ind w:left="360" w:firstLineChars="0" w:firstLine="0"/>
            </w:pPr>
          </w:p>
          <w:p w:rsidR="002A4382" w:rsidRDefault="002A4382" w:rsidP="000A5E04">
            <w:pPr>
              <w:pStyle w:val="af1"/>
              <w:ind w:left="360" w:firstLineChars="0" w:firstLine="0"/>
            </w:pPr>
            <w:r>
              <w:rPr>
                <w:rFonts w:hint="eastAsia"/>
              </w:rPr>
              <w:lastRenderedPageBreak/>
              <w:t>编辑：针对草稿状态，进入编辑页面</w:t>
            </w:r>
          </w:p>
          <w:p w:rsidR="002A4382" w:rsidRDefault="002A4382" w:rsidP="000A5E04">
            <w:pPr>
              <w:pStyle w:val="af1"/>
              <w:ind w:left="360" w:firstLineChars="0" w:firstLine="0"/>
            </w:pPr>
            <w:r>
              <w:rPr>
                <w:rFonts w:hint="eastAsia"/>
              </w:rPr>
              <w:t>审核：针对审核中状态，进入审核页面</w:t>
            </w:r>
          </w:p>
          <w:p w:rsidR="002A4382" w:rsidRDefault="002A4382" w:rsidP="000A5E04">
            <w:pPr>
              <w:pStyle w:val="af1"/>
              <w:ind w:left="360" w:firstLineChars="0" w:firstLine="0"/>
            </w:pPr>
            <w:r>
              <w:rPr>
                <w:rFonts w:hint="eastAsia"/>
              </w:rPr>
              <w:t>返还：进入返还页面</w:t>
            </w:r>
          </w:p>
          <w:p w:rsidR="002A4382" w:rsidRPr="00687306" w:rsidRDefault="002A4382" w:rsidP="000A5E04">
            <w:pPr>
              <w:pStyle w:val="af1"/>
              <w:ind w:left="360" w:firstLineChars="0" w:firstLine="0"/>
            </w:pPr>
            <w:r>
              <w:rPr>
                <w:rFonts w:hint="eastAsia"/>
              </w:rPr>
              <w:t>作废：针对草稿状态，作废对应数据，需给予确认选择提示</w:t>
            </w:r>
          </w:p>
        </w:tc>
      </w:tr>
      <w:tr w:rsidR="002A4382" w:rsidTr="000A5E04">
        <w:tc>
          <w:tcPr>
            <w:tcW w:w="1668" w:type="dxa"/>
          </w:tcPr>
          <w:p w:rsidR="002A4382" w:rsidRDefault="002A4382" w:rsidP="000A5E04">
            <w:r>
              <w:rPr>
                <w:rFonts w:hint="eastAsia"/>
              </w:rPr>
              <w:lastRenderedPageBreak/>
              <w:t>详情页面</w:t>
            </w:r>
            <w:r>
              <w:rPr>
                <w:rFonts w:hint="eastAsia"/>
              </w:rPr>
              <w:t>-</w:t>
            </w:r>
            <w:r>
              <w:rPr>
                <w:rFonts w:hint="eastAsia"/>
              </w:rPr>
              <w:t>创建养护单（</w:t>
            </w:r>
            <w:r>
              <w:rPr>
                <w:rFonts w:hint="eastAsia"/>
              </w:rPr>
              <w:t>s005-05-2</w:t>
            </w:r>
            <w:r>
              <w:rPr>
                <w:rFonts w:hint="eastAsia"/>
              </w:rPr>
              <w:t>）</w:t>
            </w:r>
          </w:p>
        </w:tc>
        <w:tc>
          <w:tcPr>
            <w:tcW w:w="4750" w:type="dxa"/>
          </w:tcPr>
          <w:p w:rsidR="002A4382" w:rsidRDefault="002A4382" w:rsidP="002A4382">
            <w:pPr>
              <w:pStyle w:val="af1"/>
              <w:numPr>
                <w:ilvl w:val="0"/>
                <w:numId w:val="263"/>
              </w:numPr>
              <w:ind w:firstLineChars="0"/>
            </w:pPr>
            <w:r>
              <w:rPr>
                <w:rFonts w:hint="eastAsia"/>
              </w:rPr>
              <w:t>单头：</w:t>
            </w:r>
          </w:p>
          <w:p w:rsidR="002A4382" w:rsidRDefault="002A4382" w:rsidP="000A5E04">
            <w:pPr>
              <w:pStyle w:val="af1"/>
              <w:ind w:left="360" w:firstLineChars="0" w:firstLine="0"/>
            </w:pPr>
            <w:r>
              <w:rPr>
                <w:rFonts w:hint="eastAsia"/>
              </w:rPr>
              <w:t>单据编号自动生成，单据类型（必选）、养护单位（开窗选择养护商）、日期默认当前日期（可选择）、创建人默认当前操作人员、养护总价（自动生成）、备注文本</w:t>
            </w:r>
          </w:p>
          <w:p w:rsidR="002A4382" w:rsidRDefault="002A4382" w:rsidP="002A4382">
            <w:pPr>
              <w:pStyle w:val="af1"/>
              <w:numPr>
                <w:ilvl w:val="0"/>
                <w:numId w:val="263"/>
              </w:numPr>
              <w:ind w:firstLineChars="0"/>
            </w:pPr>
            <w:r>
              <w:rPr>
                <w:rFonts w:hint="eastAsia"/>
              </w:rPr>
              <w:t>单身：</w:t>
            </w:r>
          </w:p>
          <w:p w:rsidR="002A4382" w:rsidRDefault="002A4382" w:rsidP="000A5E04">
            <w:pPr>
              <w:pStyle w:val="af1"/>
              <w:ind w:left="360" w:firstLineChars="0" w:firstLine="0"/>
            </w:pPr>
            <w:r>
              <w:t>C</w:t>
            </w:r>
            <w:r>
              <w:rPr>
                <w:rFonts w:hint="eastAsia"/>
              </w:rPr>
              <w:t>heckbox</w:t>
            </w:r>
            <w:r>
              <w:rPr>
                <w:rFonts w:hint="eastAsia"/>
              </w:rPr>
              <w:t>、序号、商品编号、商品名称、商品规格、单位、等级、</w:t>
            </w:r>
            <w:r>
              <w:rPr>
                <w:rFonts w:hint="eastAsia"/>
              </w:rPr>
              <w:t>SN</w:t>
            </w:r>
            <w:r>
              <w:rPr>
                <w:rFonts w:hint="eastAsia"/>
              </w:rPr>
              <w:t>、</w:t>
            </w:r>
            <w:r>
              <w:rPr>
                <w:rFonts w:hint="eastAsia"/>
              </w:rPr>
              <w:t>NFC</w:t>
            </w:r>
            <w:r>
              <w:rPr>
                <w:rFonts w:hint="eastAsia"/>
              </w:rPr>
              <w:t>明码、仓库、库区、库位、备注、养护价格（可维护）</w:t>
            </w:r>
            <w:r w:rsidRPr="0041299C">
              <w:rPr>
                <w:rFonts w:hint="eastAsia"/>
              </w:rPr>
              <w:t>、开始时间、结束时间</w:t>
            </w:r>
          </w:p>
          <w:p w:rsidR="002A4382" w:rsidRDefault="002A4382" w:rsidP="002A4382">
            <w:pPr>
              <w:pStyle w:val="af1"/>
              <w:numPr>
                <w:ilvl w:val="0"/>
                <w:numId w:val="263"/>
              </w:numPr>
              <w:ind w:firstLineChars="0"/>
            </w:pPr>
            <w:r>
              <w:rPr>
                <w:rFonts w:hint="eastAsia"/>
              </w:rPr>
              <w:t>操作按钮：</w:t>
            </w:r>
          </w:p>
          <w:p w:rsidR="002A4382" w:rsidRDefault="002A4382" w:rsidP="000A5E04">
            <w:pPr>
              <w:pStyle w:val="af1"/>
              <w:ind w:left="360" w:firstLineChars="0" w:firstLine="0"/>
            </w:pPr>
            <w:r>
              <w:rPr>
                <w:rFonts w:hint="eastAsia"/>
              </w:rPr>
              <w:t>添加商品、删除商品、批量选择养护开始时间（日期选择）</w:t>
            </w:r>
          </w:p>
          <w:p w:rsidR="002A4382" w:rsidRDefault="002A4382" w:rsidP="000A5E04">
            <w:pPr>
              <w:pStyle w:val="af1"/>
              <w:ind w:left="360" w:firstLineChars="0" w:firstLine="0"/>
            </w:pPr>
            <w:r>
              <w:rPr>
                <w:rFonts w:hint="eastAsia"/>
              </w:rPr>
              <w:t>保存、提交、返回</w:t>
            </w:r>
          </w:p>
          <w:p w:rsidR="002A4382" w:rsidRDefault="002A4382" w:rsidP="000A5E04"/>
        </w:tc>
        <w:tc>
          <w:tcPr>
            <w:tcW w:w="3210" w:type="dxa"/>
          </w:tcPr>
          <w:p w:rsidR="002A4382" w:rsidRDefault="002A4382" w:rsidP="002A4382">
            <w:pPr>
              <w:pStyle w:val="af1"/>
              <w:numPr>
                <w:ilvl w:val="0"/>
                <w:numId w:val="264"/>
              </w:numPr>
              <w:ind w:firstLineChars="0"/>
            </w:pPr>
            <w:r>
              <w:rPr>
                <w:rFonts w:hint="eastAsia"/>
              </w:rPr>
              <w:t>外包养护需要选择养护商</w:t>
            </w:r>
          </w:p>
          <w:p w:rsidR="002A4382" w:rsidRDefault="002A4382" w:rsidP="002A4382">
            <w:pPr>
              <w:pStyle w:val="af1"/>
              <w:numPr>
                <w:ilvl w:val="0"/>
                <w:numId w:val="264"/>
              </w:numPr>
              <w:ind w:firstLineChars="0"/>
            </w:pPr>
            <w:r>
              <w:rPr>
                <w:rFonts w:hint="eastAsia"/>
              </w:rPr>
              <w:t>添加商品：</w:t>
            </w:r>
          </w:p>
          <w:p w:rsidR="002A4382" w:rsidRDefault="002A4382" w:rsidP="000A5E04">
            <w:pPr>
              <w:pStyle w:val="af1"/>
              <w:ind w:left="360" w:firstLineChars="0" w:firstLine="0"/>
            </w:pPr>
            <w:r>
              <w:rPr>
                <w:rFonts w:hint="eastAsia"/>
              </w:rPr>
              <w:t>打开商品开窗（显示养护仓中的存货）</w:t>
            </w:r>
          </w:p>
          <w:p w:rsidR="002A4382" w:rsidRDefault="002A4382" w:rsidP="002A4382">
            <w:pPr>
              <w:pStyle w:val="af1"/>
              <w:numPr>
                <w:ilvl w:val="0"/>
                <w:numId w:val="264"/>
              </w:numPr>
              <w:ind w:firstLineChars="0"/>
            </w:pPr>
            <w:r>
              <w:rPr>
                <w:rFonts w:hint="eastAsia"/>
              </w:rPr>
              <w:t>删除商品：</w:t>
            </w:r>
          </w:p>
          <w:p w:rsidR="002A4382" w:rsidRDefault="002A4382" w:rsidP="000A5E04">
            <w:pPr>
              <w:pStyle w:val="af1"/>
              <w:ind w:left="360" w:firstLineChars="0" w:firstLine="0"/>
            </w:pPr>
            <w:r>
              <w:rPr>
                <w:rFonts w:hint="eastAsia"/>
              </w:rPr>
              <w:t>删除勾选的单身行</w:t>
            </w:r>
          </w:p>
          <w:p w:rsidR="002A4382" w:rsidRDefault="002A4382" w:rsidP="002A4382">
            <w:pPr>
              <w:pStyle w:val="af1"/>
              <w:numPr>
                <w:ilvl w:val="0"/>
                <w:numId w:val="264"/>
              </w:numPr>
              <w:ind w:firstLineChars="0"/>
            </w:pPr>
            <w:r>
              <w:rPr>
                <w:rFonts w:hint="eastAsia"/>
              </w:rPr>
              <w:t>批量选择养护开始时间：</w:t>
            </w:r>
          </w:p>
          <w:p w:rsidR="002A4382" w:rsidRDefault="002A4382" w:rsidP="000A5E04">
            <w:pPr>
              <w:pStyle w:val="af1"/>
              <w:ind w:left="360" w:firstLineChars="0" w:firstLine="0"/>
            </w:pPr>
            <w:r>
              <w:rPr>
                <w:rFonts w:hint="eastAsia"/>
              </w:rPr>
              <w:t>批量更新养护开始时间</w:t>
            </w:r>
          </w:p>
          <w:p w:rsidR="002A4382" w:rsidRDefault="002A4382" w:rsidP="002A4382">
            <w:pPr>
              <w:pStyle w:val="af1"/>
              <w:numPr>
                <w:ilvl w:val="0"/>
                <w:numId w:val="264"/>
              </w:numPr>
              <w:ind w:firstLineChars="0"/>
            </w:pPr>
            <w:r>
              <w:rPr>
                <w:rFonts w:hint="eastAsia"/>
              </w:rPr>
              <w:t>保存：</w:t>
            </w:r>
          </w:p>
          <w:p w:rsidR="002A4382" w:rsidRDefault="002A4382" w:rsidP="000A5E04">
            <w:pPr>
              <w:pStyle w:val="af1"/>
              <w:ind w:left="360" w:firstLineChars="0" w:firstLine="0"/>
            </w:pPr>
            <w:r>
              <w:rPr>
                <w:rFonts w:hint="eastAsia"/>
              </w:rPr>
              <w:t>保存单据</w:t>
            </w:r>
          </w:p>
          <w:p w:rsidR="002A4382" w:rsidRDefault="002A4382" w:rsidP="002A4382">
            <w:pPr>
              <w:pStyle w:val="af1"/>
              <w:numPr>
                <w:ilvl w:val="0"/>
                <w:numId w:val="264"/>
              </w:numPr>
              <w:ind w:firstLineChars="0"/>
            </w:pPr>
            <w:r>
              <w:rPr>
                <w:rFonts w:hint="eastAsia"/>
              </w:rPr>
              <w:t>提交：</w:t>
            </w:r>
          </w:p>
          <w:p w:rsidR="002A4382" w:rsidRPr="00B41B29" w:rsidRDefault="002A4382" w:rsidP="000A5E04">
            <w:pPr>
              <w:pStyle w:val="af1"/>
              <w:ind w:left="360" w:firstLineChars="0" w:firstLine="0"/>
            </w:pPr>
            <w:r>
              <w:rPr>
                <w:rFonts w:hint="eastAsia"/>
              </w:rPr>
              <w:t>具有保存功能、单据状态直接为审核中</w:t>
            </w:r>
          </w:p>
        </w:tc>
      </w:tr>
      <w:tr w:rsidR="002A4382" w:rsidTr="000A5E04">
        <w:tc>
          <w:tcPr>
            <w:tcW w:w="1668" w:type="dxa"/>
          </w:tcPr>
          <w:p w:rsidR="002A4382" w:rsidRDefault="002A4382" w:rsidP="000A5E04">
            <w:r>
              <w:rPr>
                <w:rFonts w:hint="eastAsia"/>
              </w:rPr>
              <w:t>创建养护单</w:t>
            </w:r>
            <w:r>
              <w:rPr>
                <w:rFonts w:hint="eastAsia"/>
              </w:rPr>
              <w:t>-</w:t>
            </w:r>
            <w:r>
              <w:rPr>
                <w:rFonts w:hint="eastAsia"/>
              </w:rPr>
              <w:t>添加商品开窗</w:t>
            </w:r>
          </w:p>
        </w:tc>
        <w:tc>
          <w:tcPr>
            <w:tcW w:w="4750" w:type="dxa"/>
          </w:tcPr>
          <w:p w:rsidR="002A4382" w:rsidRDefault="002A4382" w:rsidP="002A4382">
            <w:pPr>
              <w:pStyle w:val="af1"/>
              <w:numPr>
                <w:ilvl w:val="0"/>
                <w:numId w:val="265"/>
              </w:numPr>
              <w:ind w:firstLineChars="0"/>
            </w:pPr>
            <w:r>
              <w:rPr>
                <w:rFonts w:hint="eastAsia"/>
              </w:rPr>
              <w:t>查询条件：</w:t>
            </w:r>
          </w:p>
          <w:p w:rsidR="002A4382" w:rsidRDefault="002A4382" w:rsidP="000A5E04">
            <w:pPr>
              <w:pStyle w:val="af1"/>
              <w:ind w:left="360" w:firstLineChars="0" w:firstLine="0"/>
            </w:pPr>
            <w:r>
              <w:rPr>
                <w:rFonts w:hint="eastAsia"/>
              </w:rPr>
              <w:t>SN</w:t>
            </w:r>
            <w:r>
              <w:rPr>
                <w:rFonts w:hint="eastAsia"/>
              </w:rPr>
              <w:t>、</w:t>
            </w:r>
            <w:r>
              <w:rPr>
                <w:rFonts w:hint="eastAsia"/>
              </w:rPr>
              <w:t>NFC</w:t>
            </w:r>
            <w:r>
              <w:rPr>
                <w:rFonts w:hint="eastAsia"/>
              </w:rPr>
              <w:t>明码、商品编号、商品名称</w:t>
            </w:r>
          </w:p>
          <w:p w:rsidR="002A4382" w:rsidRDefault="002A4382" w:rsidP="002A4382">
            <w:pPr>
              <w:pStyle w:val="af1"/>
              <w:numPr>
                <w:ilvl w:val="0"/>
                <w:numId w:val="265"/>
              </w:numPr>
              <w:ind w:firstLineChars="0"/>
            </w:pPr>
            <w:r>
              <w:rPr>
                <w:rFonts w:hint="eastAsia"/>
              </w:rPr>
              <w:t>列表显示：</w:t>
            </w:r>
          </w:p>
          <w:p w:rsidR="002A4382" w:rsidRDefault="002A4382" w:rsidP="000A5E04">
            <w:pPr>
              <w:pStyle w:val="af1"/>
              <w:ind w:left="360" w:firstLineChars="0" w:firstLine="0"/>
            </w:pPr>
            <w:r>
              <w:t>C</w:t>
            </w:r>
            <w:r>
              <w:rPr>
                <w:rFonts w:hint="eastAsia"/>
              </w:rPr>
              <w:t>heckbox</w:t>
            </w:r>
            <w:r>
              <w:rPr>
                <w:rFonts w:hint="eastAsia"/>
              </w:rPr>
              <w:t>，</w:t>
            </w:r>
            <w:r>
              <w:rPr>
                <w:rFonts w:hint="eastAsia"/>
              </w:rPr>
              <w:t>SN</w:t>
            </w:r>
            <w:r>
              <w:rPr>
                <w:rFonts w:hint="eastAsia"/>
              </w:rPr>
              <w:t>、</w:t>
            </w:r>
            <w:r>
              <w:rPr>
                <w:rFonts w:hint="eastAsia"/>
              </w:rPr>
              <w:t>NFC</w:t>
            </w:r>
            <w:r>
              <w:rPr>
                <w:rFonts w:hint="eastAsia"/>
              </w:rPr>
              <w:t>明码、商品编号、商品名称、等级、添加（操作）</w:t>
            </w:r>
          </w:p>
          <w:p w:rsidR="002A4382" w:rsidRDefault="002A4382" w:rsidP="002A4382">
            <w:pPr>
              <w:pStyle w:val="af1"/>
              <w:numPr>
                <w:ilvl w:val="0"/>
                <w:numId w:val="265"/>
              </w:numPr>
              <w:ind w:firstLineChars="0"/>
            </w:pPr>
            <w:r>
              <w:rPr>
                <w:rFonts w:hint="eastAsia"/>
              </w:rPr>
              <w:t>操作按钮：</w:t>
            </w:r>
          </w:p>
          <w:p w:rsidR="002A4382" w:rsidRDefault="002A4382" w:rsidP="000A5E04">
            <w:pPr>
              <w:pStyle w:val="af1"/>
              <w:ind w:left="360" w:firstLineChars="0" w:firstLine="0"/>
            </w:pPr>
            <w:r>
              <w:rPr>
                <w:rFonts w:hint="eastAsia"/>
              </w:rPr>
              <w:t>查询、重置；确定</w:t>
            </w:r>
          </w:p>
        </w:tc>
        <w:tc>
          <w:tcPr>
            <w:tcW w:w="3210" w:type="dxa"/>
          </w:tcPr>
          <w:p w:rsidR="002A4382" w:rsidRDefault="002A4382" w:rsidP="002A4382">
            <w:pPr>
              <w:pStyle w:val="af1"/>
              <w:numPr>
                <w:ilvl w:val="0"/>
                <w:numId w:val="266"/>
              </w:numPr>
              <w:ind w:firstLineChars="0"/>
            </w:pPr>
            <w:r>
              <w:rPr>
                <w:rFonts w:hint="eastAsia"/>
              </w:rPr>
              <w:t>窗口加载：默认不显示数据</w:t>
            </w:r>
          </w:p>
          <w:p w:rsidR="002A4382" w:rsidRDefault="002A4382" w:rsidP="002A4382">
            <w:pPr>
              <w:pStyle w:val="af1"/>
              <w:numPr>
                <w:ilvl w:val="0"/>
                <w:numId w:val="266"/>
              </w:numPr>
              <w:ind w:firstLineChars="0"/>
            </w:pPr>
            <w:r>
              <w:rPr>
                <w:rFonts w:hint="eastAsia"/>
              </w:rPr>
              <w:t>查询：按照查询条件显示（默认产品编号、</w:t>
            </w:r>
            <w:r>
              <w:rPr>
                <w:rFonts w:hint="eastAsia"/>
              </w:rPr>
              <w:t>SN</w:t>
            </w:r>
            <w:r>
              <w:rPr>
                <w:rFonts w:hint="eastAsia"/>
              </w:rPr>
              <w:t>正序排列）并自动过滤已添加的</w:t>
            </w:r>
            <w:r>
              <w:rPr>
                <w:rFonts w:hint="eastAsia"/>
              </w:rPr>
              <w:t>SN</w:t>
            </w:r>
          </w:p>
          <w:p w:rsidR="002A4382" w:rsidRDefault="002A4382" w:rsidP="002A4382">
            <w:pPr>
              <w:pStyle w:val="af1"/>
              <w:numPr>
                <w:ilvl w:val="0"/>
                <w:numId w:val="266"/>
              </w:numPr>
              <w:ind w:firstLineChars="0"/>
            </w:pPr>
            <w:r>
              <w:rPr>
                <w:rFonts w:hint="eastAsia"/>
              </w:rPr>
              <w:t>添加：添加对应行商品（窗口不关闭）</w:t>
            </w:r>
          </w:p>
          <w:p w:rsidR="002A4382" w:rsidRDefault="002A4382" w:rsidP="002A4382">
            <w:pPr>
              <w:pStyle w:val="af1"/>
              <w:numPr>
                <w:ilvl w:val="0"/>
                <w:numId w:val="266"/>
              </w:numPr>
              <w:ind w:firstLineChars="0"/>
            </w:pPr>
            <w:r>
              <w:rPr>
                <w:rFonts w:hint="eastAsia"/>
              </w:rPr>
              <w:t>确定：添加勾选行商品（窗口关闭）</w:t>
            </w:r>
          </w:p>
        </w:tc>
      </w:tr>
      <w:tr w:rsidR="002A4382" w:rsidTr="000A5E04">
        <w:tc>
          <w:tcPr>
            <w:tcW w:w="1668" w:type="dxa"/>
          </w:tcPr>
          <w:p w:rsidR="002A4382" w:rsidRDefault="002A4382" w:rsidP="000A5E04">
            <w:r>
              <w:rPr>
                <w:rFonts w:hint="eastAsia"/>
              </w:rPr>
              <w:t>详情页面</w:t>
            </w:r>
            <w:r>
              <w:rPr>
                <w:rFonts w:hint="eastAsia"/>
              </w:rPr>
              <w:t>-</w:t>
            </w:r>
            <w:r>
              <w:rPr>
                <w:rFonts w:hint="eastAsia"/>
              </w:rPr>
              <w:t>养护单维护</w:t>
            </w:r>
          </w:p>
        </w:tc>
        <w:tc>
          <w:tcPr>
            <w:tcW w:w="4750" w:type="dxa"/>
          </w:tcPr>
          <w:p w:rsidR="002A4382" w:rsidRDefault="002A4382" w:rsidP="002A4382">
            <w:pPr>
              <w:pStyle w:val="af1"/>
              <w:numPr>
                <w:ilvl w:val="0"/>
                <w:numId w:val="267"/>
              </w:numPr>
              <w:ind w:firstLineChars="0"/>
            </w:pPr>
            <w:r>
              <w:rPr>
                <w:rFonts w:hint="eastAsia"/>
              </w:rPr>
              <w:t>元素与新建相同，单号自动带出（只读）</w:t>
            </w:r>
          </w:p>
          <w:p w:rsidR="002A4382" w:rsidRDefault="002A4382" w:rsidP="002A4382">
            <w:pPr>
              <w:pStyle w:val="af1"/>
              <w:numPr>
                <w:ilvl w:val="0"/>
                <w:numId w:val="267"/>
              </w:numPr>
              <w:ind w:firstLineChars="0"/>
            </w:pPr>
            <w:r>
              <w:rPr>
                <w:rFonts w:hint="eastAsia"/>
              </w:rPr>
              <w:t>单身及子单身自动带出</w:t>
            </w:r>
          </w:p>
        </w:tc>
        <w:tc>
          <w:tcPr>
            <w:tcW w:w="3210" w:type="dxa"/>
          </w:tcPr>
          <w:p w:rsidR="002A4382" w:rsidRPr="00BC5794" w:rsidRDefault="002A4382" w:rsidP="000A5E04">
            <w:r>
              <w:rPr>
                <w:rFonts w:hint="eastAsia"/>
              </w:rPr>
              <w:t>无</w:t>
            </w:r>
          </w:p>
        </w:tc>
      </w:tr>
      <w:tr w:rsidR="002A4382" w:rsidTr="000A5E04">
        <w:tc>
          <w:tcPr>
            <w:tcW w:w="1668" w:type="dxa"/>
          </w:tcPr>
          <w:p w:rsidR="002A4382" w:rsidRDefault="002A4382" w:rsidP="000A5E04">
            <w:r>
              <w:rPr>
                <w:rFonts w:hint="eastAsia"/>
              </w:rPr>
              <w:t>详情页面</w:t>
            </w:r>
            <w:r>
              <w:rPr>
                <w:rFonts w:hint="eastAsia"/>
              </w:rPr>
              <w:t>-</w:t>
            </w:r>
            <w:r>
              <w:rPr>
                <w:rFonts w:hint="eastAsia"/>
              </w:rPr>
              <w:t>养护单返还</w:t>
            </w:r>
          </w:p>
        </w:tc>
        <w:tc>
          <w:tcPr>
            <w:tcW w:w="4750" w:type="dxa"/>
          </w:tcPr>
          <w:p w:rsidR="002A4382" w:rsidRDefault="002A4382" w:rsidP="002A4382">
            <w:pPr>
              <w:pStyle w:val="af1"/>
              <w:numPr>
                <w:ilvl w:val="0"/>
                <w:numId w:val="268"/>
              </w:numPr>
              <w:ind w:firstLineChars="0"/>
            </w:pPr>
            <w:r>
              <w:rPr>
                <w:rFonts w:hint="eastAsia"/>
              </w:rPr>
              <w:t>元素与新建相同，单号自动带出（只读）</w:t>
            </w:r>
          </w:p>
          <w:p w:rsidR="002A4382" w:rsidRDefault="002A4382" w:rsidP="002A4382">
            <w:pPr>
              <w:pStyle w:val="af1"/>
              <w:numPr>
                <w:ilvl w:val="0"/>
                <w:numId w:val="268"/>
              </w:numPr>
              <w:ind w:firstLineChars="0"/>
            </w:pPr>
            <w:r>
              <w:rPr>
                <w:rFonts w:hint="eastAsia"/>
              </w:rPr>
              <w:t>单身及子单身自动带出，单身结束时间可批量维护</w:t>
            </w:r>
          </w:p>
          <w:p w:rsidR="002A4382" w:rsidRDefault="002A4382" w:rsidP="002A4382">
            <w:pPr>
              <w:pStyle w:val="af1"/>
              <w:numPr>
                <w:ilvl w:val="0"/>
                <w:numId w:val="268"/>
              </w:numPr>
              <w:ind w:firstLineChars="0"/>
            </w:pPr>
            <w:r>
              <w:rPr>
                <w:rFonts w:hint="eastAsia"/>
              </w:rPr>
              <w:t>操作按钮：</w:t>
            </w:r>
          </w:p>
          <w:p w:rsidR="002A4382" w:rsidRDefault="002A4382" w:rsidP="000A5E04">
            <w:pPr>
              <w:pStyle w:val="af1"/>
              <w:ind w:left="360" w:firstLineChars="0" w:firstLine="0"/>
            </w:pPr>
            <w:r>
              <w:rPr>
                <w:rFonts w:hint="eastAsia"/>
              </w:rPr>
              <w:lastRenderedPageBreak/>
              <w:t>批量选择养护结束时间（日期选择）</w:t>
            </w:r>
          </w:p>
          <w:p w:rsidR="002A4382" w:rsidRDefault="002A4382" w:rsidP="000A5E04">
            <w:pPr>
              <w:pStyle w:val="af1"/>
              <w:ind w:left="360" w:firstLineChars="0" w:firstLine="0"/>
            </w:pPr>
            <w:r>
              <w:rPr>
                <w:rFonts w:hint="eastAsia"/>
              </w:rPr>
              <w:t>确认返还、返回</w:t>
            </w:r>
          </w:p>
        </w:tc>
        <w:tc>
          <w:tcPr>
            <w:tcW w:w="3210" w:type="dxa"/>
          </w:tcPr>
          <w:p w:rsidR="002A4382" w:rsidRDefault="002A4382" w:rsidP="002A4382">
            <w:pPr>
              <w:pStyle w:val="af1"/>
              <w:numPr>
                <w:ilvl w:val="0"/>
                <w:numId w:val="270"/>
              </w:numPr>
              <w:ind w:firstLineChars="0"/>
            </w:pPr>
            <w:r>
              <w:rPr>
                <w:rFonts w:hint="eastAsia"/>
              </w:rPr>
              <w:lastRenderedPageBreak/>
              <w:t>批量选择养护开始时间：</w:t>
            </w:r>
          </w:p>
          <w:p w:rsidR="002A4382" w:rsidRDefault="002A4382" w:rsidP="000A5E04">
            <w:r>
              <w:rPr>
                <w:rFonts w:hint="eastAsia"/>
              </w:rPr>
              <w:t>批量更新养护开始时间</w:t>
            </w:r>
          </w:p>
          <w:p w:rsidR="002A4382" w:rsidRPr="00A84425" w:rsidRDefault="002A4382" w:rsidP="002A4382">
            <w:pPr>
              <w:pStyle w:val="af1"/>
              <w:numPr>
                <w:ilvl w:val="0"/>
                <w:numId w:val="270"/>
              </w:numPr>
              <w:ind w:firstLineChars="0"/>
            </w:pPr>
            <w:r>
              <w:rPr>
                <w:rFonts w:hint="eastAsia"/>
              </w:rPr>
              <w:t>确认返还：更改单据状态</w:t>
            </w:r>
          </w:p>
        </w:tc>
      </w:tr>
      <w:tr w:rsidR="002A4382" w:rsidTr="000A5E04">
        <w:tc>
          <w:tcPr>
            <w:tcW w:w="1668" w:type="dxa"/>
          </w:tcPr>
          <w:p w:rsidR="002A4382" w:rsidRDefault="002A4382" w:rsidP="000A5E04">
            <w:r>
              <w:rPr>
                <w:rFonts w:hint="eastAsia"/>
              </w:rPr>
              <w:lastRenderedPageBreak/>
              <w:t>详细页面</w:t>
            </w:r>
            <w:r>
              <w:rPr>
                <w:rFonts w:hint="eastAsia"/>
              </w:rPr>
              <w:t>-</w:t>
            </w:r>
            <w:r>
              <w:rPr>
                <w:rFonts w:hint="eastAsia"/>
              </w:rPr>
              <w:t>审核、查看</w:t>
            </w:r>
          </w:p>
        </w:tc>
        <w:tc>
          <w:tcPr>
            <w:tcW w:w="4750" w:type="dxa"/>
          </w:tcPr>
          <w:p w:rsidR="002A4382" w:rsidRDefault="002A4382" w:rsidP="002A4382">
            <w:pPr>
              <w:pStyle w:val="af1"/>
              <w:numPr>
                <w:ilvl w:val="0"/>
                <w:numId w:val="269"/>
              </w:numPr>
              <w:ind w:firstLineChars="0"/>
            </w:pPr>
            <w:r>
              <w:rPr>
                <w:rFonts w:hint="eastAsia"/>
              </w:rPr>
              <w:t>审核页面增加审核意见（非必填）、审核通过和审核拒绝按钮</w:t>
            </w:r>
          </w:p>
          <w:p w:rsidR="002A4382" w:rsidRDefault="002A4382" w:rsidP="002A4382">
            <w:pPr>
              <w:pStyle w:val="af1"/>
              <w:numPr>
                <w:ilvl w:val="0"/>
                <w:numId w:val="269"/>
              </w:numPr>
              <w:ind w:firstLineChars="0"/>
            </w:pPr>
            <w:r>
              <w:rPr>
                <w:rFonts w:hint="eastAsia"/>
              </w:rPr>
              <w:t>查看页面所有元素只读，增加单身前置单据信息显示</w:t>
            </w:r>
          </w:p>
        </w:tc>
        <w:tc>
          <w:tcPr>
            <w:tcW w:w="3210" w:type="dxa"/>
          </w:tcPr>
          <w:p w:rsidR="002A4382" w:rsidRDefault="002A4382" w:rsidP="002A4382">
            <w:pPr>
              <w:pStyle w:val="af1"/>
              <w:numPr>
                <w:ilvl w:val="0"/>
                <w:numId w:val="271"/>
              </w:numPr>
              <w:ind w:firstLineChars="0"/>
            </w:pPr>
            <w:r>
              <w:rPr>
                <w:rFonts w:hint="eastAsia"/>
              </w:rPr>
              <w:t>审核通过：</w:t>
            </w:r>
          </w:p>
          <w:p w:rsidR="002A4382" w:rsidRDefault="002A4382" w:rsidP="000A5E04">
            <w:pPr>
              <w:pStyle w:val="af1"/>
              <w:ind w:left="360" w:firstLineChars="0" w:firstLine="0"/>
            </w:pPr>
            <w:r>
              <w:rPr>
                <w:rFonts w:hint="eastAsia"/>
              </w:rPr>
              <w:t>更改单据状态</w:t>
            </w:r>
          </w:p>
          <w:p w:rsidR="002A4382" w:rsidRDefault="002A4382" w:rsidP="002A4382">
            <w:pPr>
              <w:pStyle w:val="af1"/>
              <w:numPr>
                <w:ilvl w:val="0"/>
                <w:numId w:val="271"/>
              </w:numPr>
              <w:ind w:firstLineChars="0"/>
            </w:pPr>
            <w:r>
              <w:rPr>
                <w:rFonts w:hint="eastAsia"/>
              </w:rPr>
              <w:t>审核拒绝：作废单据</w:t>
            </w:r>
          </w:p>
          <w:p w:rsidR="002A4382" w:rsidRPr="00DF44F3" w:rsidRDefault="002A4382" w:rsidP="002A4382">
            <w:pPr>
              <w:pStyle w:val="af1"/>
              <w:numPr>
                <w:ilvl w:val="0"/>
                <w:numId w:val="271"/>
              </w:numPr>
              <w:ind w:firstLineChars="0"/>
            </w:pPr>
            <w:r>
              <w:rPr>
                <w:rFonts w:hint="eastAsia"/>
              </w:rPr>
              <w:t>由列表编号链接进入查看</w:t>
            </w:r>
          </w:p>
        </w:tc>
      </w:tr>
    </w:tbl>
    <w:p w:rsidR="002A4382" w:rsidRPr="004C6591" w:rsidRDefault="002A4382" w:rsidP="002A4382"/>
    <w:p w:rsidR="002A4382" w:rsidRDefault="002A4382" w:rsidP="002A4382">
      <w:pPr>
        <w:pStyle w:val="2"/>
      </w:pPr>
      <w:bookmarkStart w:id="143" w:name="_Toc392169211"/>
      <w:r>
        <w:rPr>
          <w:rFonts w:hint="eastAsia"/>
        </w:rPr>
        <w:lastRenderedPageBreak/>
        <w:t>S009-01</w:t>
      </w:r>
      <w:r>
        <w:rPr>
          <w:rFonts w:hint="eastAsia"/>
        </w:rPr>
        <w:tab/>
      </w:r>
      <w:r>
        <w:rPr>
          <w:rFonts w:hint="eastAsia"/>
        </w:rPr>
        <w:t>注册</w:t>
      </w:r>
      <w:bookmarkEnd w:id="143"/>
    </w:p>
    <w:p w:rsidR="002A4382" w:rsidRPr="001912D4" w:rsidRDefault="002A4382" w:rsidP="002A4382">
      <w:pPr>
        <w:pStyle w:val="3"/>
      </w:pPr>
      <w:r>
        <w:rPr>
          <w:rFonts w:hint="eastAsia"/>
        </w:rPr>
        <w:t>SOP</w:t>
      </w:r>
    </w:p>
    <w:p w:rsidR="002A4382" w:rsidRDefault="002A4382" w:rsidP="002A4382">
      <w:r>
        <w:rPr>
          <w:noProof/>
        </w:rPr>
        <w:lastRenderedPageBreak/>
        <w:drawing>
          <wp:inline distT="0" distB="0" distL="0" distR="0">
            <wp:extent cx="5976620" cy="8473742"/>
            <wp:effectExtent l="0" t="0" r="0" b="0"/>
            <wp:docPr id="27" name="图片 27" descr="D:\LHT\Bequeen\02需求设计\SOP\SOP定稿文件\SOP-S009-01注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LHT\Bequeen\02需求设计\SOP\SOP定稿文件\SOP-S009-01注册.jp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76620" cy="8473742"/>
                    </a:xfrm>
                    <a:prstGeom prst="rect">
                      <a:avLst/>
                    </a:prstGeom>
                    <a:noFill/>
                    <a:ln>
                      <a:noFill/>
                    </a:ln>
                  </pic:spPr>
                </pic:pic>
              </a:graphicData>
            </a:graphic>
          </wp:inline>
        </w:drawing>
      </w:r>
    </w:p>
    <w:p w:rsidR="002A4382" w:rsidRDefault="002A4382" w:rsidP="002A4382"/>
    <w:p w:rsidR="002A4382" w:rsidRDefault="002A4382" w:rsidP="002A4382">
      <w:pPr>
        <w:pStyle w:val="3"/>
      </w:pPr>
      <w:r>
        <w:rPr>
          <w:rFonts w:hint="eastAsia"/>
        </w:rPr>
        <w:lastRenderedPageBreak/>
        <w:t>表单</w:t>
      </w:r>
    </w:p>
    <w:p w:rsidR="002A4382" w:rsidRDefault="002A4382" w:rsidP="002A4382"/>
    <w:p w:rsidR="002A4382" w:rsidRDefault="002A4382" w:rsidP="002A4382">
      <w:pPr>
        <w:pStyle w:val="4"/>
      </w:pPr>
      <w:r>
        <w:rPr>
          <w:rFonts w:hint="eastAsia"/>
        </w:rPr>
        <w:t>会员基本信息</w:t>
      </w:r>
    </w:p>
    <w:p w:rsidR="002A4382" w:rsidRDefault="002A4382" w:rsidP="002A4382">
      <w:pPr>
        <w:pStyle w:val="af1"/>
        <w:numPr>
          <w:ilvl w:val="0"/>
          <w:numId w:val="13"/>
        </w:numPr>
        <w:ind w:firstLineChars="0"/>
        <w:rPr>
          <w:ins w:id="144" w:author="aibozeng" w:date="2014-07-25T22:29:00Z"/>
          <w:rFonts w:hint="eastAsia"/>
        </w:rPr>
      </w:pPr>
      <w:r>
        <w:rPr>
          <w:rFonts w:hint="eastAsia"/>
        </w:rPr>
        <w:t>信息点：会员编号、昵称、头像、手机号（登录名）、会员姓名、密码、身份证号、微信号、</w:t>
      </w:r>
      <w:r>
        <w:rPr>
          <w:rFonts w:hint="eastAsia"/>
        </w:rPr>
        <w:t>QQ</w:t>
      </w:r>
      <w:r>
        <w:rPr>
          <w:rFonts w:hint="eastAsia"/>
        </w:rPr>
        <w:t>号、</w:t>
      </w:r>
      <w:r>
        <w:rPr>
          <w:rFonts w:hint="eastAsia"/>
        </w:rPr>
        <w:t>Email</w:t>
      </w:r>
      <w:r>
        <w:rPr>
          <w:rFonts w:hint="eastAsia"/>
        </w:rPr>
        <w:t>、生日、年龄、性别、国家、省、市、会员等级、等级标志（图片）、备注</w:t>
      </w:r>
      <w:r w:rsidRPr="0041299C">
        <w:rPr>
          <w:rFonts w:hint="eastAsia"/>
        </w:rPr>
        <w:t>、</w:t>
      </w:r>
      <w:r>
        <w:rPr>
          <w:rFonts w:hint="eastAsia"/>
        </w:rPr>
        <w:t>注册渠道（客服注册、网站注册、手机注册、微信注册、合作账号、其他注册）、</w:t>
      </w:r>
      <w:r w:rsidRPr="0041299C">
        <w:rPr>
          <w:rFonts w:hint="eastAsia"/>
        </w:rPr>
        <w:t>推荐人</w:t>
      </w:r>
      <w:r>
        <w:rPr>
          <w:rFonts w:hint="eastAsia"/>
        </w:rPr>
        <w:t>、注册日期、首次消费日期、最近消费日期、账户余额、寄租收益余额、积分余额、累计消费、累计寄租收益、累计积分</w:t>
      </w:r>
    </w:p>
    <w:p w:rsidR="005627B4" w:rsidRPr="008337F4" w:rsidRDefault="005627B4" w:rsidP="002A4382">
      <w:pPr>
        <w:pStyle w:val="af1"/>
        <w:numPr>
          <w:ilvl w:val="0"/>
          <w:numId w:val="13"/>
        </w:numPr>
        <w:ind w:firstLineChars="0"/>
      </w:pPr>
      <w:ins w:id="145" w:author="aibozeng" w:date="2014-07-25T22:29:00Z">
        <w:r>
          <w:rPr>
            <w:rFonts w:hint="eastAsia"/>
          </w:rPr>
          <w:t>登录名信息：</w:t>
        </w:r>
      </w:ins>
      <w:ins w:id="146" w:author="aibozeng" w:date="2014-07-25T22:30:00Z">
        <w:r>
          <w:rPr>
            <w:rFonts w:hint="eastAsia"/>
          </w:rPr>
          <w:t>登录名、登录名</w:t>
        </w:r>
      </w:ins>
      <w:ins w:id="147" w:author="aibozeng" w:date="2014-07-25T22:29:00Z">
        <w:r>
          <w:rPr>
            <w:rFonts w:hint="eastAsia"/>
          </w:rPr>
          <w:t>类型</w:t>
        </w:r>
      </w:ins>
      <w:ins w:id="148" w:author="aibozeng" w:date="2014-07-25T22:31:00Z">
        <w:r>
          <w:rPr>
            <w:rFonts w:hint="eastAsia"/>
          </w:rPr>
          <w:t>（合作帐号、系统帐号）</w:t>
        </w:r>
      </w:ins>
    </w:p>
    <w:p w:rsidR="002A4382" w:rsidRDefault="002A4382" w:rsidP="002A4382">
      <w:pPr>
        <w:pStyle w:val="4"/>
      </w:pPr>
      <w:r>
        <w:rPr>
          <w:rFonts w:hint="eastAsia"/>
        </w:rPr>
        <w:t>会员收货地址</w:t>
      </w:r>
    </w:p>
    <w:p w:rsidR="002A4382" w:rsidRPr="00C623F0" w:rsidRDefault="002A4382" w:rsidP="002A4382">
      <w:r>
        <w:rPr>
          <w:rFonts w:hint="eastAsia"/>
        </w:rPr>
        <w:t>（</w:t>
      </w:r>
      <w:r>
        <w:rPr>
          <w:rFonts w:hint="eastAsia"/>
        </w:rPr>
        <w:t>1</w:t>
      </w:r>
      <w:r>
        <w:rPr>
          <w:rFonts w:hint="eastAsia"/>
        </w:rPr>
        <w:t>）信息点：邮政编码、国家、省、市、区、详细地址、收货人、联系电话、是否默认收货地址（是、否）</w:t>
      </w:r>
      <w:ins w:id="149" w:author="aibozeng" w:date="2014-07-25T22:48:00Z">
        <w:r w:rsidR="000C460F">
          <w:rPr>
            <w:rFonts w:hint="eastAsia"/>
          </w:rPr>
          <w:t>、</w:t>
        </w:r>
      </w:ins>
      <w:ins w:id="150" w:author="aibozeng" w:date="2014-07-25T22:51:00Z">
        <w:r w:rsidR="00167E26">
          <w:rPr>
            <w:rFonts w:hint="eastAsia"/>
          </w:rPr>
          <w:t>物流区域</w:t>
        </w:r>
      </w:ins>
    </w:p>
    <w:p w:rsidR="002A4382" w:rsidRPr="00C35224" w:rsidRDefault="002A4382" w:rsidP="002A4382"/>
    <w:p w:rsidR="002A4382" w:rsidRDefault="002A4382" w:rsidP="002A4382">
      <w:pPr>
        <w:pStyle w:val="3"/>
      </w:pPr>
      <w:r>
        <w:rPr>
          <w:rFonts w:hint="eastAsia"/>
        </w:rPr>
        <w:t>业务需求</w:t>
      </w:r>
    </w:p>
    <w:tbl>
      <w:tblPr>
        <w:tblStyle w:val="af"/>
        <w:tblW w:w="0" w:type="auto"/>
        <w:tblLook w:val="04A0"/>
      </w:tblPr>
      <w:tblGrid>
        <w:gridCol w:w="1668"/>
        <w:gridCol w:w="4750"/>
        <w:gridCol w:w="3210"/>
      </w:tblGrid>
      <w:tr w:rsidR="002A4382" w:rsidTr="000A5E04">
        <w:tc>
          <w:tcPr>
            <w:tcW w:w="1668" w:type="dxa"/>
          </w:tcPr>
          <w:p w:rsidR="002A4382" w:rsidRDefault="002A4382" w:rsidP="000A5E04">
            <w:r>
              <w:rPr>
                <w:rFonts w:hint="eastAsia"/>
              </w:rPr>
              <w:t>作业编号</w:t>
            </w:r>
          </w:p>
        </w:tc>
        <w:tc>
          <w:tcPr>
            <w:tcW w:w="4750" w:type="dxa"/>
          </w:tcPr>
          <w:p w:rsidR="002A4382" w:rsidRDefault="002A4382" w:rsidP="000A5E04">
            <w:r>
              <w:rPr>
                <w:rFonts w:hint="eastAsia"/>
              </w:rPr>
              <w:t>页面元素描述</w:t>
            </w:r>
          </w:p>
        </w:tc>
        <w:tc>
          <w:tcPr>
            <w:tcW w:w="3210" w:type="dxa"/>
          </w:tcPr>
          <w:p w:rsidR="002A4382" w:rsidRDefault="002A4382" w:rsidP="000A5E04">
            <w:r>
              <w:rPr>
                <w:rFonts w:hint="eastAsia"/>
              </w:rPr>
              <w:t>业务逻辑</w:t>
            </w:r>
          </w:p>
        </w:tc>
      </w:tr>
      <w:tr w:rsidR="002A4382" w:rsidTr="000A5E04">
        <w:tc>
          <w:tcPr>
            <w:tcW w:w="1668" w:type="dxa"/>
          </w:tcPr>
          <w:p w:rsidR="002A4382" w:rsidRDefault="002A4382" w:rsidP="000A5E04">
            <w:r>
              <w:rPr>
                <w:rFonts w:hint="eastAsia"/>
              </w:rPr>
              <w:t>会员列表页面</w:t>
            </w:r>
          </w:p>
        </w:tc>
        <w:tc>
          <w:tcPr>
            <w:tcW w:w="4750" w:type="dxa"/>
          </w:tcPr>
          <w:p w:rsidR="002A4382" w:rsidRDefault="002A4382" w:rsidP="002A4382">
            <w:pPr>
              <w:pStyle w:val="af1"/>
              <w:numPr>
                <w:ilvl w:val="0"/>
                <w:numId w:val="272"/>
              </w:numPr>
              <w:ind w:firstLineChars="0"/>
            </w:pPr>
            <w:r>
              <w:rPr>
                <w:rFonts w:hint="eastAsia"/>
              </w:rPr>
              <w:t>查询条件：</w:t>
            </w:r>
          </w:p>
          <w:p w:rsidR="002A4382" w:rsidRDefault="002A4382" w:rsidP="000A5E04">
            <w:pPr>
              <w:pStyle w:val="af1"/>
              <w:ind w:left="360" w:firstLineChars="0" w:firstLine="0"/>
            </w:pPr>
            <w:r>
              <w:rPr>
                <w:rFonts w:hint="eastAsia"/>
              </w:rPr>
              <w:t>会员编号（文本）、会员等级（下拉：全部、等级信息）、会员昵称、会员姓名、手机号、状态（下拉：全部、</w:t>
            </w:r>
            <w:r>
              <w:rPr>
                <w:rFonts w:hint="eastAsia"/>
              </w:rPr>
              <w:t>1-</w:t>
            </w:r>
            <w:r>
              <w:rPr>
                <w:rFonts w:hint="eastAsia"/>
              </w:rPr>
              <w:t>激活、</w:t>
            </w:r>
            <w:r>
              <w:rPr>
                <w:rFonts w:hint="eastAsia"/>
              </w:rPr>
              <w:t>0-</w:t>
            </w:r>
            <w:r>
              <w:rPr>
                <w:rFonts w:hint="eastAsia"/>
              </w:rPr>
              <w:t>注销）、账户状态（下拉：全部、</w:t>
            </w:r>
            <w:r>
              <w:rPr>
                <w:rFonts w:hint="eastAsia"/>
              </w:rPr>
              <w:t>1-</w:t>
            </w:r>
            <w:r>
              <w:rPr>
                <w:rFonts w:hint="eastAsia"/>
              </w:rPr>
              <w:t>激活、</w:t>
            </w:r>
            <w:r>
              <w:rPr>
                <w:rFonts w:hint="eastAsia"/>
              </w:rPr>
              <w:t>0-</w:t>
            </w:r>
            <w:r>
              <w:rPr>
                <w:rFonts w:hint="eastAsia"/>
              </w:rPr>
              <w:t>冻结）、寄租账户状态（下拉：全部、</w:t>
            </w:r>
            <w:r>
              <w:rPr>
                <w:rFonts w:hint="eastAsia"/>
              </w:rPr>
              <w:t>1-</w:t>
            </w:r>
            <w:r>
              <w:rPr>
                <w:rFonts w:hint="eastAsia"/>
              </w:rPr>
              <w:t>激活、</w:t>
            </w:r>
            <w:r>
              <w:rPr>
                <w:rFonts w:hint="eastAsia"/>
              </w:rPr>
              <w:t>0-</w:t>
            </w:r>
            <w:r>
              <w:rPr>
                <w:rFonts w:hint="eastAsia"/>
              </w:rPr>
              <w:t>冻结）、积分账户状态（下拉：全部、</w:t>
            </w:r>
            <w:r>
              <w:rPr>
                <w:rFonts w:hint="eastAsia"/>
              </w:rPr>
              <w:t>1-</w:t>
            </w:r>
            <w:r>
              <w:rPr>
                <w:rFonts w:hint="eastAsia"/>
              </w:rPr>
              <w:t>激活、</w:t>
            </w:r>
            <w:r>
              <w:rPr>
                <w:rFonts w:hint="eastAsia"/>
              </w:rPr>
              <w:t>0-</w:t>
            </w:r>
            <w:r>
              <w:rPr>
                <w:rFonts w:hint="eastAsia"/>
              </w:rPr>
              <w:t>冻结）、注册渠道（下拉：全部、客服注册、网站注册、手机注册、微信注册、合作账号、其他注册）、注册日期、首次消费日期、最近消费日期</w:t>
            </w:r>
          </w:p>
          <w:p w:rsidR="002A4382" w:rsidRDefault="002A4382" w:rsidP="002A4382">
            <w:pPr>
              <w:pStyle w:val="af1"/>
              <w:numPr>
                <w:ilvl w:val="0"/>
                <w:numId w:val="272"/>
              </w:numPr>
              <w:ind w:firstLineChars="0"/>
            </w:pPr>
            <w:r>
              <w:rPr>
                <w:rFonts w:hint="eastAsia"/>
              </w:rPr>
              <w:t>列表字段：</w:t>
            </w:r>
          </w:p>
          <w:p w:rsidR="002A4382" w:rsidRDefault="002A4382" w:rsidP="000A5E04">
            <w:pPr>
              <w:pStyle w:val="af1"/>
              <w:ind w:left="360" w:firstLineChars="0" w:firstLine="0"/>
            </w:pPr>
            <w:r>
              <w:t>C</w:t>
            </w:r>
            <w:r>
              <w:rPr>
                <w:rFonts w:hint="eastAsia"/>
              </w:rPr>
              <w:t>heckbox</w:t>
            </w:r>
            <w:r>
              <w:rPr>
                <w:rFonts w:hint="eastAsia"/>
              </w:rPr>
              <w:t>、操作（编辑、解除微信绑定、重置密码）、会员编号、昵称、手机号（登录名）、</w:t>
            </w:r>
            <w:r>
              <w:rPr>
                <w:rFonts w:hint="eastAsia"/>
              </w:rPr>
              <w:lastRenderedPageBreak/>
              <w:t>会员姓名、密码、身份证号、微信号、</w:t>
            </w:r>
            <w:r>
              <w:rPr>
                <w:rFonts w:hint="eastAsia"/>
              </w:rPr>
              <w:t>QQ</w:t>
            </w:r>
            <w:r>
              <w:rPr>
                <w:rFonts w:hint="eastAsia"/>
              </w:rPr>
              <w:t>号、</w:t>
            </w:r>
            <w:r>
              <w:rPr>
                <w:rFonts w:hint="eastAsia"/>
              </w:rPr>
              <w:t>Email</w:t>
            </w:r>
            <w:r>
              <w:rPr>
                <w:rFonts w:hint="eastAsia"/>
              </w:rPr>
              <w:t>、生日、年龄、性别、会员等级</w:t>
            </w:r>
            <w:r w:rsidRPr="0041299C">
              <w:rPr>
                <w:rFonts w:hint="eastAsia"/>
              </w:rPr>
              <w:t>、</w:t>
            </w:r>
            <w:r>
              <w:rPr>
                <w:rFonts w:hint="eastAsia"/>
              </w:rPr>
              <w:t>注册渠道、</w:t>
            </w:r>
            <w:r w:rsidRPr="0041299C">
              <w:rPr>
                <w:rFonts w:hint="eastAsia"/>
              </w:rPr>
              <w:t>推荐人</w:t>
            </w:r>
            <w:r>
              <w:rPr>
                <w:rFonts w:hint="eastAsia"/>
              </w:rPr>
              <w:t>、注册日期、首次消费日期、最近消费日期、账户余额、寄租收益余额、积分余额、累计消费、累计寄租收益、累计积分备注</w:t>
            </w:r>
          </w:p>
          <w:p w:rsidR="002A4382" w:rsidRDefault="002A4382" w:rsidP="002A4382">
            <w:pPr>
              <w:pStyle w:val="af1"/>
              <w:numPr>
                <w:ilvl w:val="0"/>
                <w:numId w:val="272"/>
              </w:numPr>
              <w:ind w:firstLineChars="0"/>
            </w:pPr>
            <w:r>
              <w:rPr>
                <w:rFonts w:hint="eastAsia"/>
              </w:rPr>
              <w:t>操作按钮：</w:t>
            </w:r>
          </w:p>
          <w:p w:rsidR="002A4382" w:rsidRDefault="002A4382" w:rsidP="000A5E04">
            <w:pPr>
              <w:pStyle w:val="af1"/>
              <w:ind w:left="360" w:firstLineChars="0" w:firstLine="0"/>
            </w:pPr>
            <w:r>
              <w:rPr>
                <w:rFonts w:hint="eastAsia"/>
              </w:rPr>
              <w:t>工具栏：新建、注销、冻结账户、激活账户、冻结寄租账户、激活寄租账户、冻结积分、激活积分</w:t>
            </w:r>
          </w:p>
          <w:p w:rsidR="002A4382" w:rsidRPr="00687306" w:rsidRDefault="002A4382" w:rsidP="000A5E04">
            <w:pPr>
              <w:pStyle w:val="af1"/>
              <w:ind w:left="360" w:firstLineChars="0" w:firstLine="0"/>
            </w:pPr>
            <w:r>
              <w:rPr>
                <w:rFonts w:hint="eastAsia"/>
              </w:rPr>
              <w:t>查询面板：查询、重置</w:t>
            </w:r>
          </w:p>
        </w:tc>
        <w:tc>
          <w:tcPr>
            <w:tcW w:w="3210" w:type="dxa"/>
          </w:tcPr>
          <w:p w:rsidR="002A4382" w:rsidRDefault="002A4382" w:rsidP="002A4382">
            <w:pPr>
              <w:pStyle w:val="af1"/>
              <w:numPr>
                <w:ilvl w:val="0"/>
                <w:numId w:val="273"/>
              </w:numPr>
              <w:ind w:firstLineChars="0"/>
            </w:pPr>
            <w:r>
              <w:rPr>
                <w:rFonts w:hint="eastAsia"/>
              </w:rPr>
              <w:lastRenderedPageBreak/>
              <w:t>页面加载：</w:t>
            </w:r>
          </w:p>
          <w:p w:rsidR="002A4382" w:rsidRDefault="002A4382" w:rsidP="000A5E04">
            <w:pPr>
              <w:pStyle w:val="af1"/>
              <w:ind w:left="360" w:firstLineChars="0" w:firstLine="0"/>
            </w:pPr>
            <w:r>
              <w:rPr>
                <w:rFonts w:hint="eastAsia"/>
              </w:rPr>
              <w:t>默认不显示数据</w:t>
            </w:r>
          </w:p>
          <w:p w:rsidR="002A4382" w:rsidRDefault="002A4382" w:rsidP="000A5E04">
            <w:pPr>
              <w:pStyle w:val="af1"/>
              <w:ind w:left="360" w:firstLineChars="0" w:firstLine="0"/>
            </w:pPr>
            <w:r>
              <w:rPr>
                <w:rFonts w:hint="eastAsia"/>
              </w:rPr>
              <w:t>不可操作或无权限按钮禁用（灰色）</w:t>
            </w:r>
          </w:p>
          <w:p w:rsidR="002A4382" w:rsidRDefault="002A4382" w:rsidP="002A4382">
            <w:pPr>
              <w:pStyle w:val="af1"/>
              <w:numPr>
                <w:ilvl w:val="0"/>
                <w:numId w:val="273"/>
              </w:numPr>
              <w:ind w:firstLineChars="0"/>
            </w:pPr>
            <w:r>
              <w:rPr>
                <w:rFonts w:hint="eastAsia"/>
              </w:rPr>
              <w:t>按钮逻辑：</w:t>
            </w:r>
          </w:p>
          <w:p w:rsidR="002A4382" w:rsidRDefault="002A4382" w:rsidP="000A5E04">
            <w:pPr>
              <w:pStyle w:val="af1"/>
              <w:ind w:left="360" w:firstLineChars="0" w:firstLine="0"/>
            </w:pPr>
            <w:r>
              <w:rPr>
                <w:rFonts w:hint="eastAsia"/>
              </w:rPr>
              <w:t>查询：按照查询条件过滤数据、默认按照编号倒序排列</w:t>
            </w:r>
          </w:p>
          <w:p w:rsidR="002A4382" w:rsidRDefault="002A4382" w:rsidP="000A5E04">
            <w:pPr>
              <w:pStyle w:val="af1"/>
              <w:ind w:left="360" w:firstLineChars="0" w:firstLine="0"/>
            </w:pPr>
            <w:r>
              <w:rPr>
                <w:rFonts w:hint="eastAsia"/>
              </w:rPr>
              <w:t>重置：清空查询条件</w:t>
            </w:r>
          </w:p>
          <w:p w:rsidR="002A4382" w:rsidRDefault="002A4382" w:rsidP="000A5E04">
            <w:pPr>
              <w:pStyle w:val="af1"/>
              <w:ind w:left="360" w:firstLineChars="0" w:firstLine="0"/>
            </w:pPr>
          </w:p>
          <w:p w:rsidR="002A4382" w:rsidRDefault="002A4382" w:rsidP="000A5E04">
            <w:pPr>
              <w:pStyle w:val="af1"/>
              <w:ind w:left="360" w:firstLineChars="0" w:firstLine="0"/>
            </w:pPr>
            <w:r>
              <w:rPr>
                <w:rFonts w:hint="eastAsia"/>
              </w:rPr>
              <w:t>新建：进入新建页面</w:t>
            </w:r>
          </w:p>
          <w:p w:rsidR="002A4382" w:rsidRDefault="002A4382" w:rsidP="000A5E04">
            <w:pPr>
              <w:pStyle w:val="af1"/>
              <w:ind w:left="360" w:firstLineChars="0" w:firstLine="0"/>
            </w:pPr>
            <w:r>
              <w:rPr>
                <w:rFonts w:hint="eastAsia"/>
              </w:rPr>
              <w:t>注销：针对非注销状态，注销勾选数据，需给予确认选择提示</w:t>
            </w:r>
          </w:p>
          <w:p w:rsidR="002A4382" w:rsidRDefault="002A4382" w:rsidP="000A5E04">
            <w:pPr>
              <w:pStyle w:val="af1"/>
              <w:ind w:left="360" w:firstLineChars="0" w:firstLine="0"/>
            </w:pPr>
            <w:r>
              <w:rPr>
                <w:rFonts w:hint="eastAsia"/>
              </w:rPr>
              <w:lastRenderedPageBreak/>
              <w:t>冻结账户：支持批量操作，需给予确认选择提示</w:t>
            </w:r>
          </w:p>
          <w:p w:rsidR="002A4382" w:rsidRDefault="002A4382" w:rsidP="000A5E04">
            <w:pPr>
              <w:pStyle w:val="af1"/>
              <w:ind w:left="360" w:firstLineChars="0" w:firstLine="0"/>
            </w:pPr>
            <w:r>
              <w:rPr>
                <w:rFonts w:hint="eastAsia"/>
              </w:rPr>
              <w:t>激活账户：支持批量操作，需给予确认选择提示</w:t>
            </w:r>
          </w:p>
          <w:p w:rsidR="002A4382" w:rsidRDefault="002A4382" w:rsidP="000A5E04">
            <w:pPr>
              <w:pStyle w:val="af1"/>
              <w:ind w:left="360" w:firstLineChars="0" w:firstLine="0"/>
            </w:pPr>
            <w:r>
              <w:rPr>
                <w:rFonts w:hint="eastAsia"/>
              </w:rPr>
              <w:t>冻结寄租账户：支持批量操作，需给予确认选择提示</w:t>
            </w:r>
          </w:p>
          <w:p w:rsidR="002A4382" w:rsidRDefault="002A4382" w:rsidP="000A5E04">
            <w:pPr>
              <w:pStyle w:val="af1"/>
              <w:ind w:left="360" w:firstLineChars="0" w:firstLine="0"/>
            </w:pPr>
            <w:r>
              <w:rPr>
                <w:rFonts w:hint="eastAsia"/>
              </w:rPr>
              <w:t>激活寄租账户：支持批量操作，需给予确认选择提示</w:t>
            </w:r>
          </w:p>
          <w:p w:rsidR="002A4382" w:rsidRDefault="002A4382" w:rsidP="000A5E04">
            <w:pPr>
              <w:pStyle w:val="af1"/>
              <w:ind w:left="360" w:firstLineChars="0" w:firstLine="0"/>
            </w:pPr>
            <w:r>
              <w:rPr>
                <w:rFonts w:hint="eastAsia"/>
              </w:rPr>
              <w:t>冻结积分：支持批量操作，需给予确认选择提示</w:t>
            </w:r>
          </w:p>
          <w:p w:rsidR="002A4382" w:rsidRDefault="002A4382" w:rsidP="000A5E04">
            <w:pPr>
              <w:pStyle w:val="af1"/>
              <w:ind w:left="360" w:firstLineChars="0" w:firstLine="0"/>
            </w:pPr>
            <w:r>
              <w:rPr>
                <w:rFonts w:hint="eastAsia"/>
              </w:rPr>
              <w:t>激活积分：支持批量操作，需给予确认选择提示</w:t>
            </w:r>
          </w:p>
          <w:p w:rsidR="002A4382" w:rsidRPr="002465FE" w:rsidRDefault="002A4382" w:rsidP="000A5E04">
            <w:pPr>
              <w:pStyle w:val="af1"/>
              <w:ind w:left="360" w:firstLineChars="0" w:firstLine="0"/>
            </w:pPr>
          </w:p>
          <w:p w:rsidR="002A4382" w:rsidRDefault="002A4382" w:rsidP="000A5E04">
            <w:pPr>
              <w:pStyle w:val="af1"/>
              <w:ind w:left="360" w:firstLineChars="0" w:firstLine="0"/>
            </w:pPr>
            <w:r>
              <w:rPr>
                <w:rFonts w:hint="eastAsia"/>
              </w:rPr>
              <w:t>编辑：进入编辑页面</w:t>
            </w:r>
          </w:p>
          <w:p w:rsidR="002A4382" w:rsidRDefault="002A4382" w:rsidP="000A5E04">
            <w:pPr>
              <w:pStyle w:val="af1"/>
              <w:ind w:left="360" w:firstLineChars="0" w:firstLine="0"/>
            </w:pPr>
            <w:r>
              <w:rPr>
                <w:rFonts w:hint="eastAsia"/>
              </w:rPr>
              <w:t>解除微信绑定：解除微信号与账号绑定</w:t>
            </w:r>
          </w:p>
          <w:p w:rsidR="002A4382" w:rsidRPr="00687306" w:rsidRDefault="002A4382" w:rsidP="000A5E04">
            <w:pPr>
              <w:pStyle w:val="af1"/>
              <w:ind w:left="360" w:firstLineChars="0" w:firstLine="0"/>
            </w:pPr>
            <w:r>
              <w:rPr>
                <w:rFonts w:hint="eastAsia"/>
              </w:rPr>
              <w:t>重置密码：推送短息至客户手机（尊敬的会员您好！您的密码已重置为：（随机码））</w:t>
            </w:r>
          </w:p>
        </w:tc>
      </w:tr>
      <w:tr w:rsidR="002A4382" w:rsidTr="000A5E04">
        <w:tc>
          <w:tcPr>
            <w:tcW w:w="1668" w:type="dxa"/>
          </w:tcPr>
          <w:p w:rsidR="002A4382" w:rsidRDefault="002A4382" w:rsidP="000A5E04">
            <w:r>
              <w:rPr>
                <w:rFonts w:hint="eastAsia"/>
              </w:rPr>
              <w:lastRenderedPageBreak/>
              <w:t>详情页面</w:t>
            </w:r>
            <w:r>
              <w:rPr>
                <w:rFonts w:hint="eastAsia"/>
              </w:rPr>
              <w:t>-</w:t>
            </w:r>
            <w:r>
              <w:rPr>
                <w:rFonts w:hint="eastAsia"/>
              </w:rPr>
              <w:t>会员注册（</w:t>
            </w:r>
            <w:r>
              <w:rPr>
                <w:rFonts w:hint="eastAsia"/>
              </w:rPr>
              <w:t>s009-01-4</w:t>
            </w:r>
            <w:r>
              <w:rPr>
                <w:rFonts w:hint="eastAsia"/>
              </w:rPr>
              <w:t>）</w:t>
            </w:r>
          </w:p>
        </w:tc>
        <w:tc>
          <w:tcPr>
            <w:tcW w:w="4750" w:type="dxa"/>
          </w:tcPr>
          <w:p w:rsidR="002A4382" w:rsidRDefault="002A4382" w:rsidP="002A4382">
            <w:pPr>
              <w:pStyle w:val="af1"/>
              <w:numPr>
                <w:ilvl w:val="0"/>
                <w:numId w:val="274"/>
              </w:numPr>
              <w:ind w:firstLineChars="0"/>
            </w:pPr>
            <w:r>
              <w:rPr>
                <w:rFonts w:hint="eastAsia"/>
              </w:rPr>
              <w:t>必填信息：</w:t>
            </w:r>
          </w:p>
          <w:p w:rsidR="002A4382" w:rsidRDefault="002A4382" w:rsidP="000A5E04">
            <w:pPr>
              <w:pStyle w:val="af1"/>
              <w:ind w:left="360" w:firstLineChars="0" w:firstLine="0"/>
            </w:pPr>
            <w:r>
              <w:rPr>
                <w:rFonts w:hint="eastAsia"/>
              </w:rPr>
              <w:t>昵称、手机号（登录名）、会员姓名、性别、身份证号</w:t>
            </w:r>
          </w:p>
          <w:p w:rsidR="002A4382" w:rsidRDefault="002A4382" w:rsidP="002A4382">
            <w:pPr>
              <w:pStyle w:val="af1"/>
              <w:numPr>
                <w:ilvl w:val="0"/>
                <w:numId w:val="274"/>
              </w:numPr>
              <w:ind w:firstLineChars="0"/>
            </w:pPr>
            <w:r>
              <w:rPr>
                <w:rFonts w:hint="eastAsia"/>
              </w:rPr>
              <w:t>选填信息：</w:t>
            </w:r>
          </w:p>
          <w:p w:rsidR="002A4382" w:rsidRDefault="002A4382" w:rsidP="000A5E04">
            <w:pPr>
              <w:pStyle w:val="af1"/>
              <w:ind w:left="360" w:firstLineChars="0" w:firstLine="0"/>
            </w:pPr>
            <w:r>
              <w:rPr>
                <w:rFonts w:hint="eastAsia"/>
              </w:rPr>
              <w:t>微信号、</w:t>
            </w:r>
            <w:r>
              <w:rPr>
                <w:rFonts w:hint="eastAsia"/>
              </w:rPr>
              <w:t>QQ</w:t>
            </w:r>
            <w:r>
              <w:rPr>
                <w:rFonts w:hint="eastAsia"/>
              </w:rPr>
              <w:t>号、</w:t>
            </w:r>
            <w:r>
              <w:rPr>
                <w:rFonts w:hint="eastAsia"/>
              </w:rPr>
              <w:t>Email</w:t>
            </w:r>
            <w:r>
              <w:rPr>
                <w:rFonts w:hint="eastAsia"/>
              </w:rPr>
              <w:t>、生日、年龄、国家、省、市、备注（文本、可编辑）</w:t>
            </w:r>
          </w:p>
          <w:p w:rsidR="002A4382" w:rsidRDefault="002A4382" w:rsidP="002A4382">
            <w:pPr>
              <w:pStyle w:val="af1"/>
              <w:numPr>
                <w:ilvl w:val="0"/>
                <w:numId w:val="274"/>
              </w:numPr>
              <w:ind w:firstLineChars="0"/>
            </w:pPr>
            <w:r>
              <w:rPr>
                <w:rFonts w:hint="eastAsia"/>
              </w:rPr>
              <w:t>自动信息：</w:t>
            </w:r>
          </w:p>
          <w:p w:rsidR="002A4382" w:rsidRDefault="002A4382" w:rsidP="000A5E04">
            <w:pPr>
              <w:pStyle w:val="af1"/>
              <w:ind w:left="360" w:firstLineChars="0" w:firstLine="0"/>
            </w:pPr>
            <w:r>
              <w:rPr>
                <w:rFonts w:hint="eastAsia"/>
              </w:rPr>
              <w:t>会员编号（自动生成）、会员等级（普通会员）、注册渠道（客服注册）、注册日期</w:t>
            </w:r>
          </w:p>
          <w:p w:rsidR="002A4382" w:rsidRDefault="002A4382" w:rsidP="002A4382">
            <w:pPr>
              <w:pStyle w:val="af1"/>
              <w:numPr>
                <w:ilvl w:val="0"/>
                <w:numId w:val="274"/>
              </w:numPr>
              <w:ind w:firstLineChars="0"/>
            </w:pPr>
            <w:r>
              <w:rPr>
                <w:rFonts w:hint="eastAsia"/>
              </w:rPr>
              <w:t>收货地址页签：</w:t>
            </w:r>
          </w:p>
          <w:p w:rsidR="002A4382" w:rsidRDefault="002A4382" w:rsidP="000A5E04">
            <w:pPr>
              <w:pStyle w:val="af1"/>
              <w:ind w:left="360" w:firstLineChars="0" w:firstLine="0"/>
            </w:pPr>
            <w:r>
              <w:rPr>
                <w:rFonts w:hint="eastAsia"/>
              </w:rPr>
              <w:t>邮政编码、国家、省、市、区、详细地址、收货人、联系电话、是否默认收货地址（是、否）</w:t>
            </w:r>
          </w:p>
          <w:p w:rsidR="002A4382" w:rsidRDefault="002A4382" w:rsidP="002A4382">
            <w:pPr>
              <w:pStyle w:val="af1"/>
              <w:numPr>
                <w:ilvl w:val="0"/>
                <w:numId w:val="274"/>
              </w:numPr>
              <w:ind w:firstLineChars="0"/>
            </w:pPr>
            <w:r>
              <w:rPr>
                <w:rFonts w:hint="eastAsia"/>
              </w:rPr>
              <w:t>操作按钮：</w:t>
            </w:r>
          </w:p>
          <w:p w:rsidR="002A4382" w:rsidRDefault="002A4382" w:rsidP="000A5E04">
            <w:pPr>
              <w:pStyle w:val="af1"/>
              <w:ind w:left="360" w:firstLineChars="0" w:firstLine="0"/>
            </w:pPr>
            <w:r>
              <w:rPr>
                <w:rFonts w:hint="eastAsia"/>
              </w:rPr>
              <w:t>确认、返回</w:t>
            </w:r>
          </w:p>
          <w:p w:rsidR="002A4382" w:rsidRDefault="002A4382" w:rsidP="000A5E04">
            <w:pPr>
              <w:pStyle w:val="af1"/>
              <w:ind w:left="360" w:firstLineChars="0" w:firstLine="0"/>
            </w:pPr>
            <w:r>
              <w:rPr>
                <w:rFonts w:hint="eastAsia"/>
              </w:rPr>
              <w:t>收货地址：新建、删除、编辑、保存</w:t>
            </w:r>
          </w:p>
          <w:p w:rsidR="002A4382" w:rsidRDefault="002A4382" w:rsidP="000A5E04"/>
        </w:tc>
        <w:tc>
          <w:tcPr>
            <w:tcW w:w="3210" w:type="dxa"/>
          </w:tcPr>
          <w:p w:rsidR="002A4382" w:rsidRDefault="002A4382" w:rsidP="002A4382">
            <w:pPr>
              <w:pStyle w:val="af1"/>
              <w:numPr>
                <w:ilvl w:val="0"/>
                <w:numId w:val="275"/>
              </w:numPr>
              <w:ind w:firstLineChars="0"/>
            </w:pPr>
            <w:r>
              <w:rPr>
                <w:rFonts w:hint="eastAsia"/>
              </w:rPr>
              <w:t>确认：</w:t>
            </w:r>
          </w:p>
          <w:p w:rsidR="002A4382" w:rsidRDefault="002A4382" w:rsidP="000A5E04">
            <w:pPr>
              <w:pStyle w:val="af1"/>
              <w:ind w:left="360" w:firstLineChars="0" w:firstLine="0"/>
            </w:pPr>
            <w:r>
              <w:rPr>
                <w:rFonts w:hint="eastAsia"/>
              </w:rPr>
              <w:t>保存会员信息</w:t>
            </w:r>
          </w:p>
          <w:p w:rsidR="002A4382" w:rsidRDefault="002A4382" w:rsidP="000A5E04">
            <w:pPr>
              <w:pStyle w:val="af1"/>
              <w:ind w:left="360" w:firstLineChars="0" w:firstLine="0"/>
            </w:pPr>
            <w:r>
              <w:rPr>
                <w:rFonts w:hint="eastAsia"/>
              </w:rPr>
              <w:t>推送短信至会员手机：</w:t>
            </w:r>
          </w:p>
          <w:p w:rsidR="002A4382" w:rsidRDefault="002A4382" w:rsidP="000A5E04">
            <w:pPr>
              <w:pStyle w:val="af1"/>
              <w:ind w:left="360" w:firstLineChars="0" w:firstLine="0"/>
            </w:pPr>
            <w:r>
              <w:rPr>
                <w:rFonts w:hint="eastAsia"/>
              </w:rPr>
              <w:t>***</w:t>
            </w:r>
            <w:r>
              <w:rPr>
                <w:rFonts w:hint="eastAsia"/>
              </w:rPr>
              <w:t>先生</w:t>
            </w:r>
            <w:r>
              <w:rPr>
                <w:rFonts w:hint="eastAsia"/>
              </w:rPr>
              <w:t>/</w:t>
            </w:r>
            <w:r>
              <w:rPr>
                <w:rFonts w:hint="eastAsia"/>
              </w:rPr>
              <w:t>女士，您好！您已成为</w:t>
            </w:r>
            <w:r>
              <w:rPr>
                <w:rFonts w:hint="eastAsia"/>
              </w:rPr>
              <w:t>bequeen</w:t>
            </w:r>
            <w:r>
              <w:rPr>
                <w:rFonts w:hint="eastAsia"/>
              </w:rPr>
              <w:t>会员，你可以通过网页、</w:t>
            </w:r>
            <w:r>
              <w:rPr>
                <w:rFonts w:hint="eastAsia"/>
              </w:rPr>
              <w:t>APP</w:t>
            </w:r>
            <w:r>
              <w:rPr>
                <w:rFonts w:hint="eastAsia"/>
              </w:rPr>
              <w:t>、微信登录您的账号，密码：（随机码），谢谢您的关注！（</w:t>
            </w:r>
            <w:r w:rsidRPr="00E72246">
              <w:rPr>
                <w:rFonts w:hint="eastAsia"/>
                <w:color w:val="FF0000"/>
              </w:rPr>
              <w:t>需要客户调整措辞</w:t>
            </w:r>
            <w:r>
              <w:rPr>
                <w:rFonts w:hint="eastAsia"/>
              </w:rPr>
              <w:t>）</w:t>
            </w:r>
          </w:p>
          <w:p w:rsidR="002A4382" w:rsidRPr="00CB4901" w:rsidRDefault="002A4382" w:rsidP="000A5E04">
            <w:pPr>
              <w:pStyle w:val="af1"/>
              <w:ind w:left="360" w:firstLineChars="0" w:firstLine="0"/>
              <w:rPr>
                <w:color w:val="FF0000"/>
              </w:rPr>
            </w:pPr>
            <w:r>
              <w:rPr>
                <w:rFonts w:hint="eastAsia"/>
              </w:rPr>
              <w:t>如设置注册送积分则需要产生一张注册获取积分类型的积分获取记录，同时记录积分账户流水</w:t>
            </w:r>
          </w:p>
          <w:p w:rsidR="002A4382" w:rsidRDefault="002A4382" w:rsidP="002A4382">
            <w:pPr>
              <w:pStyle w:val="af1"/>
              <w:numPr>
                <w:ilvl w:val="0"/>
                <w:numId w:val="275"/>
              </w:numPr>
              <w:ind w:firstLineChars="0"/>
            </w:pPr>
            <w:r>
              <w:rPr>
                <w:rFonts w:hint="eastAsia"/>
              </w:rPr>
              <w:t>收货地址页签：</w:t>
            </w:r>
          </w:p>
          <w:p w:rsidR="002A4382" w:rsidRDefault="002A4382" w:rsidP="000A5E04">
            <w:pPr>
              <w:pStyle w:val="af1"/>
              <w:ind w:left="360" w:firstLineChars="0" w:firstLine="0"/>
            </w:pPr>
            <w:r>
              <w:rPr>
                <w:rFonts w:hint="eastAsia"/>
              </w:rPr>
              <w:t>新增：新增行</w:t>
            </w:r>
          </w:p>
          <w:p w:rsidR="002A4382" w:rsidRDefault="002A4382" w:rsidP="000A5E04">
            <w:pPr>
              <w:pStyle w:val="af1"/>
              <w:ind w:left="360" w:firstLineChars="0" w:firstLine="0"/>
            </w:pPr>
            <w:r>
              <w:rPr>
                <w:rFonts w:hint="eastAsia"/>
              </w:rPr>
              <w:t>删除：删除行</w:t>
            </w:r>
          </w:p>
          <w:p w:rsidR="002A4382" w:rsidRDefault="002A4382" w:rsidP="000A5E04">
            <w:pPr>
              <w:pStyle w:val="af1"/>
              <w:ind w:left="360" w:firstLineChars="0" w:firstLine="0"/>
            </w:pPr>
            <w:r>
              <w:rPr>
                <w:rFonts w:hint="eastAsia"/>
              </w:rPr>
              <w:t>编辑：编辑行信息</w:t>
            </w:r>
          </w:p>
          <w:p w:rsidR="002A4382" w:rsidRPr="0097327C" w:rsidRDefault="002A4382" w:rsidP="000A5E04">
            <w:pPr>
              <w:pStyle w:val="af1"/>
              <w:ind w:left="360" w:firstLineChars="0" w:firstLine="0"/>
            </w:pPr>
            <w:r>
              <w:rPr>
                <w:rFonts w:hint="eastAsia"/>
              </w:rPr>
              <w:lastRenderedPageBreak/>
              <w:t>保存：保存行信息</w:t>
            </w:r>
          </w:p>
        </w:tc>
      </w:tr>
      <w:tr w:rsidR="002A4382" w:rsidTr="000A5E04">
        <w:tc>
          <w:tcPr>
            <w:tcW w:w="1668" w:type="dxa"/>
          </w:tcPr>
          <w:p w:rsidR="002A4382" w:rsidRDefault="002A4382" w:rsidP="000A5E04">
            <w:r>
              <w:rPr>
                <w:rFonts w:hint="eastAsia"/>
              </w:rPr>
              <w:lastRenderedPageBreak/>
              <w:t>详情页面</w:t>
            </w:r>
            <w:r>
              <w:rPr>
                <w:rFonts w:hint="eastAsia"/>
              </w:rPr>
              <w:t>-</w:t>
            </w:r>
            <w:r>
              <w:rPr>
                <w:rFonts w:hint="eastAsia"/>
              </w:rPr>
              <w:t>会员修改</w:t>
            </w:r>
          </w:p>
        </w:tc>
        <w:tc>
          <w:tcPr>
            <w:tcW w:w="4750" w:type="dxa"/>
          </w:tcPr>
          <w:p w:rsidR="002A4382" w:rsidRDefault="002A4382" w:rsidP="002A4382">
            <w:pPr>
              <w:pStyle w:val="af1"/>
              <w:numPr>
                <w:ilvl w:val="0"/>
                <w:numId w:val="276"/>
              </w:numPr>
              <w:ind w:firstLineChars="0"/>
            </w:pPr>
            <w:r>
              <w:rPr>
                <w:rFonts w:hint="eastAsia"/>
              </w:rPr>
              <w:t>可修改信息：</w:t>
            </w:r>
          </w:p>
          <w:p w:rsidR="002A4382" w:rsidRDefault="002A4382" w:rsidP="000A5E04">
            <w:pPr>
              <w:pStyle w:val="af1"/>
              <w:ind w:left="360" w:firstLineChars="0" w:firstLine="0"/>
            </w:pPr>
            <w:r>
              <w:rPr>
                <w:rFonts w:hint="eastAsia"/>
              </w:rPr>
              <w:t>昵称、手机号（登录名）、会员姓名、性别、身份证号、微信号、</w:t>
            </w:r>
            <w:r>
              <w:rPr>
                <w:rFonts w:hint="eastAsia"/>
              </w:rPr>
              <w:t>QQ</w:t>
            </w:r>
            <w:r>
              <w:rPr>
                <w:rFonts w:hint="eastAsia"/>
              </w:rPr>
              <w:t>号、</w:t>
            </w:r>
            <w:r>
              <w:rPr>
                <w:rFonts w:hint="eastAsia"/>
              </w:rPr>
              <w:t>Email</w:t>
            </w:r>
            <w:r>
              <w:rPr>
                <w:rFonts w:hint="eastAsia"/>
              </w:rPr>
              <w:t>、生日、年龄、国家、省、市、备注（文本、可编辑）</w:t>
            </w:r>
          </w:p>
          <w:p w:rsidR="002A4382" w:rsidRDefault="002A4382" w:rsidP="002A4382">
            <w:pPr>
              <w:pStyle w:val="af1"/>
              <w:numPr>
                <w:ilvl w:val="0"/>
                <w:numId w:val="276"/>
              </w:numPr>
              <w:ind w:firstLineChars="0"/>
            </w:pPr>
            <w:r>
              <w:rPr>
                <w:rFonts w:hint="eastAsia"/>
              </w:rPr>
              <w:t>操作按钮：</w:t>
            </w:r>
          </w:p>
          <w:p w:rsidR="002A4382" w:rsidRDefault="002A4382" w:rsidP="000A5E04">
            <w:pPr>
              <w:pStyle w:val="af1"/>
              <w:ind w:left="360" w:firstLineChars="0" w:firstLine="0"/>
            </w:pPr>
            <w:r>
              <w:rPr>
                <w:rFonts w:hint="eastAsia"/>
              </w:rPr>
              <w:t>保存</w:t>
            </w:r>
          </w:p>
        </w:tc>
        <w:tc>
          <w:tcPr>
            <w:tcW w:w="3210" w:type="dxa"/>
          </w:tcPr>
          <w:p w:rsidR="002A4382" w:rsidRDefault="002A4382" w:rsidP="000A5E04">
            <w:r>
              <w:rPr>
                <w:rFonts w:hint="eastAsia"/>
              </w:rPr>
              <w:t>无</w:t>
            </w:r>
          </w:p>
        </w:tc>
      </w:tr>
      <w:tr w:rsidR="002A4382" w:rsidTr="000A5E04">
        <w:tc>
          <w:tcPr>
            <w:tcW w:w="1668" w:type="dxa"/>
          </w:tcPr>
          <w:p w:rsidR="002A4382" w:rsidRDefault="002A4382" w:rsidP="000A5E04">
            <w:r>
              <w:rPr>
                <w:rFonts w:hint="eastAsia"/>
              </w:rPr>
              <w:t>详细页面</w:t>
            </w:r>
            <w:r>
              <w:rPr>
                <w:rFonts w:hint="eastAsia"/>
              </w:rPr>
              <w:t>-</w:t>
            </w:r>
            <w:r>
              <w:rPr>
                <w:rFonts w:hint="eastAsia"/>
              </w:rPr>
              <w:t>会员查看</w:t>
            </w:r>
          </w:p>
        </w:tc>
        <w:tc>
          <w:tcPr>
            <w:tcW w:w="4750" w:type="dxa"/>
          </w:tcPr>
          <w:p w:rsidR="002A4382" w:rsidRDefault="002A4382" w:rsidP="002A4382">
            <w:pPr>
              <w:pStyle w:val="af1"/>
              <w:numPr>
                <w:ilvl w:val="0"/>
                <w:numId w:val="277"/>
              </w:numPr>
              <w:ind w:firstLineChars="0"/>
            </w:pPr>
            <w:r>
              <w:rPr>
                <w:rFonts w:hint="eastAsia"/>
              </w:rPr>
              <w:t>五个页签：基本信息、地址信息、账户流水、寄租收益流水、积分流水</w:t>
            </w:r>
          </w:p>
          <w:p w:rsidR="002A4382" w:rsidRDefault="002A4382" w:rsidP="002A4382">
            <w:pPr>
              <w:pStyle w:val="af1"/>
              <w:numPr>
                <w:ilvl w:val="0"/>
                <w:numId w:val="277"/>
              </w:numPr>
              <w:ind w:firstLineChars="0"/>
            </w:pPr>
            <w:r>
              <w:rPr>
                <w:rFonts w:hint="eastAsia"/>
              </w:rPr>
              <w:t>查看页面所有元素只读</w:t>
            </w:r>
          </w:p>
          <w:p w:rsidR="002A4382" w:rsidRDefault="002A4382" w:rsidP="002A4382">
            <w:pPr>
              <w:pStyle w:val="af1"/>
              <w:numPr>
                <w:ilvl w:val="0"/>
                <w:numId w:val="277"/>
              </w:numPr>
              <w:ind w:firstLineChars="0"/>
            </w:pPr>
            <w:r>
              <w:rPr>
                <w:rFonts w:hint="eastAsia"/>
              </w:rPr>
              <w:t>基本信息：</w:t>
            </w:r>
          </w:p>
          <w:p w:rsidR="002A4382" w:rsidRDefault="002A4382" w:rsidP="000A5E04">
            <w:pPr>
              <w:pStyle w:val="af1"/>
              <w:ind w:left="360" w:firstLineChars="0" w:firstLine="0"/>
            </w:pPr>
            <w:r>
              <w:rPr>
                <w:rFonts w:hint="eastAsia"/>
              </w:rPr>
              <w:t>会员编号、昵称、头像、手机号（登录名）、会员姓名、密码、身份证号、微信号、</w:t>
            </w:r>
            <w:r>
              <w:rPr>
                <w:rFonts w:hint="eastAsia"/>
              </w:rPr>
              <w:t>QQ</w:t>
            </w:r>
            <w:r>
              <w:rPr>
                <w:rFonts w:hint="eastAsia"/>
              </w:rPr>
              <w:t>号、</w:t>
            </w:r>
            <w:r>
              <w:rPr>
                <w:rFonts w:hint="eastAsia"/>
              </w:rPr>
              <w:t>Email</w:t>
            </w:r>
            <w:r>
              <w:rPr>
                <w:rFonts w:hint="eastAsia"/>
              </w:rPr>
              <w:t>、生日、年龄、性别、国家、省、市、会员等级、等级标志（图片）、备注</w:t>
            </w:r>
            <w:r w:rsidRPr="0041299C">
              <w:rPr>
                <w:rFonts w:hint="eastAsia"/>
              </w:rPr>
              <w:t>、</w:t>
            </w:r>
            <w:r>
              <w:rPr>
                <w:rFonts w:hint="eastAsia"/>
              </w:rPr>
              <w:t>注册渠道（客服注册、网站注册、手机注册、微信注册、合作账号、其他注册）、</w:t>
            </w:r>
            <w:r w:rsidRPr="0041299C">
              <w:rPr>
                <w:rFonts w:hint="eastAsia"/>
              </w:rPr>
              <w:t>推荐人</w:t>
            </w:r>
            <w:r>
              <w:rPr>
                <w:rFonts w:hint="eastAsia"/>
              </w:rPr>
              <w:t>、注册日期、首次消费日期、最近消费日期、账户余额、寄租收益余额、积分余额、累计消费、累计寄租收益、累计积分</w:t>
            </w:r>
          </w:p>
          <w:p w:rsidR="002A4382" w:rsidRDefault="002A4382" w:rsidP="002A4382">
            <w:pPr>
              <w:pStyle w:val="af1"/>
              <w:numPr>
                <w:ilvl w:val="0"/>
                <w:numId w:val="277"/>
              </w:numPr>
              <w:ind w:firstLineChars="0"/>
            </w:pPr>
            <w:r>
              <w:rPr>
                <w:rFonts w:hint="eastAsia"/>
              </w:rPr>
              <w:t>地址信息：地址清单</w:t>
            </w:r>
          </w:p>
          <w:p w:rsidR="002A4382" w:rsidRDefault="002A4382" w:rsidP="002A4382">
            <w:pPr>
              <w:pStyle w:val="af1"/>
              <w:numPr>
                <w:ilvl w:val="0"/>
                <w:numId w:val="277"/>
              </w:numPr>
              <w:ind w:firstLineChars="0"/>
            </w:pPr>
            <w:r>
              <w:rPr>
                <w:rFonts w:hint="eastAsia"/>
              </w:rPr>
              <w:t>账户流水：</w:t>
            </w:r>
          </w:p>
          <w:p w:rsidR="002A4382" w:rsidRDefault="002A4382" w:rsidP="000A5E04">
            <w:pPr>
              <w:pStyle w:val="af1"/>
              <w:ind w:left="360" w:firstLineChars="0" w:firstLine="0"/>
            </w:pPr>
            <w:r>
              <w:rPr>
                <w:rFonts w:hint="eastAsia"/>
              </w:rPr>
              <w:t>流水编号、原余额、异动值（正负表示）、变化后余额、单据类型、相关单据、操作人、操作时间</w:t>
            </w:r>
          </w:p>
          <w:p w:rsidR="002A4382" w:rsidRDefault="002A4382" w:rsidP="002A4382">
            <w:pPr>
              <w:pStyle w:val="af1"/>
              <w:numPr>
                <w:ilvl w:val="0"/>
                <w:numId w:val="277"/>
              </w:numPr>
              <w:ind w:firstLineChars="0"/>
            </w:pPr>
            <w:r>
              <w:rPr>
                <w:rFonts w:hint="eastAsia"/>
              </w:rPr>
              <w:t>寄租收益流水：</w:t>
            </w:r>
          </w:p>
          <w:p w:rsidR="002A4382" w:rsidRDefault="002A4382" w:rsidP="000A5E04">
            <w:pPr>
              <w:pStyle w:val="af1"/>
              <w:ind w:left="360" w:firstLineChars="0" w:firstLine="0"/>
            </w:pPr>
            <w:r>
              <w:rPr>
                <w:rFonts w:hint="eastAsia"/>
              </w:rPr>
              <w:t>流水编号、原收益、异动值（正负表示）、变化后收益、单据类型、相关单据、操作人、操作时间</w:t>
            </w:r>
          </w:p>
          <w:p w:rsidR="002A4382" w:rsidRDefault="002A4382" w:rsidP="002A4382">
            <w:pPr>
              <w:pStyle w:val="af1"/>
              <w:numPr>
                <w:ilvl w:val="0"/>
                <w:numId w:val="277"/>
              </w:numPr>
              <w:ind w:firstLineChars="0"/>
            </w:pPr>
            <w:r>
              <w:rPr>
                <w:rFonts w:hint="eastAsia"/>
              </w:rPr>
              <w:t>积分流水：</w:t>
            </w:r>
          </w:p>
          <w:p w:rsidR="002A4382" w:rsidRDefault="002A4382" w:rsidP="000A5E04">
            <w:pPr>
              <w:pStyle w:val="af1"/>
              <w:ind w:left="360" w:firstLineChars="0" w:firstLine="0"/>
            </w:pPr>
            <w:r>
              <w:rPr>
                <w:rFonts w:hint="eastAsia"/>
              </w:rPr>
              <w:t>流水编号、原积分、异动值（正负表示）、变化后积分、单据类型、相关单据、操作人、操作时间</w:t>
            </w:r>
          </w:p>
        </w:tc>
        <w:tc>
          <w:tcPr>
            <w:tcW w:w="3210" w:type="dxa"/>
          </w:tcPr>
          <w:p w:rsidR="002A4382" w:rsidRPr="00DF44F3" w:rsidRDefault="002A4382" w:rsidP="000A5E04">
            <w:r>
              <w:rPr>
                <w:rFonts w:hint="eastAsia"/>
              </w:rPr>
              <w:t>由列表编号链接进入</w:t>
            </w:r>
          </w:p>
        </w:tc>
      </w:tr>
    </w:tbl>
    <w:p w:rsidR="002A4382" w:rsidRPr="004C6591" w:rsidRDefault="002A4382" w:rsidP="002A4382"/>
    <w:p w:rsidR="00F54DB2" w:rsidRDefault="00F54DB2" w:rsidP="002A4382">
      <w:pPr>
        <w:pStyle w:val="2"/>
        <w:rPr>
          <w:ins w:id="151" w:author="aibozeng" w:date="2014-07-25T23:00:00Z"/>
          <w:rFonts w:hint="eastAsia"/>
        </w:rPr>
      </w:pPr>
      <w:bookmarkStart w:id="152" w:name="_Toc392169212"/>
      <w:ins w:id="153" w:author="aibozeng" w:date="2014-07-25T22:59:00Z">
        <w:r>
          <w:rPr>
            <w:rFonts w:hint="eastAsia"/>
          </w:rPr>
          <w:lastRenderedPageBreak/>
          <w:t>余额调整单</w:t>
        </w:r>
      </w:ins>
    </w:p>
    <w:p w:rsidR="00F54DB2" w:rsidRPr="00F54DB2" w:rsidRDefault="00F54DB2" w:rsidP="00F54DB2">
      <w:pPr>
        <w:rPr>
          <w:ins w:id="154" w:author="aibozeng" w:date="2014-07-25T22:59:00Z"/>
          <w:rFonts w:hint="eastAsia"/>
        </w:rPr>
        <w:pPrChange w:id="155" w:author="aibozeng" w:date="2014-07-25T23:00:00Z">
          <w:pPr>
            <w:pStyle w:val="2"/>
          </w:pPr>
        </w:pPrChange>
      </w:pPr>
      <w:ins w:id="156" w:author="aibozeng" w:date="2014-07-25T23:00:00Z">
        <w:r>
          <w:rPr>
            <w:rFonts w:hint="eastAsia"/>
          </w:rPr>
          <w:t>直接调整会员帐户余额</w:t>
        </w:r>
      </w:ins>
    </w:p>
    <w:p w:rsidR="002A4382" w:rsidRDefault="002A4382" w:rsidP="002A4382">
      <w:pPr>
        <w:pStyle w:val="2"/>
      </w:pPr>
      <w:r>
        <w:rPr>
          <w:rFonts w:hint="eastAsia"/>
        </w:rPr>
        <w:lastRenderedPageBreak/>
        <w:t>S009-02</w:t>
      </w:r>
      <w:r>
        <w:rPr>
          <w:rFonts w:hint="eastAsia"/>
        </w:rPr>
        <w:tab/>
      </w:r>
      <w:r>
        <w:rPr>
          <w:rFonts w:hint="eastAsia"/>
        </w:rPr>
        <w:t>充值</w:t>
      </w:r>
      <w:bookmarkEnd w:id="152"/>
    </w:p>
    <w:p w:rsidR="002A4382" w:rsidRPr="00C94909" w:rsidRDefault="002A4382" w:rsidP="002A4382">
      <w:pPr>
        <w:pStyle w:val="3"/>
      </w:pPr>
      <w:r>
        <w:rPr>
          <w:rFonts w:hint="eastAsia"/>
        </w:rPr>
        <w:t>SOP</w:t>
      </w:r>
    </w:p>
    <w:p w:rsidR="002A4382" w:rsidRDefault="002A4382" w:rsidP="002A4382">
      <w:r>
        <w:rPr>
          <w:noProof/>
        </w:rPr>
        <w:lastRenderedPageBreak/>
        <w:drawing>
          <wp:inline distT="0" distB="0" distL="0" distR="0">
            <wp:extent cx="5976620" cy="8473742"/>
            <wp:effectExtent l="0" t="0" r="0" b="0"/>
            <wp:docPr id="28" name="图片 28" descr="D:\LHT\Bequeen\02需求设计\SOP\SOP定稿文件\SOP-S009-02充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LHT\Bequeen\02需求设计\SOP\SOP定稿文件\SOP-S009-02充值.jp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76620" cy="8473742"/>
                    </a:xfrm>
                    <a:prstGeom prst="rect">
                      <a:avLst/>
                    </a:prstGeom>
                    <a:noFill/>
                    <a:ln>
                      <a:noFill/>
                    </a:ln>
                  </pic:spPr>
                </pic:pic>
              </a:graphicData>
            </a:graphic>
          </wp:inline>
        </w:drawing>
      </w:r>
    </w:p>
    <w:p w:rsidR="002A4382" w:rsidRDefault="002A4382" w:rsidP="002A4382"/>
    <w:p w:rsidR="002A4382" w:rsidRDefault="002A4382" w:rsidP="002A4382">
      <w:pPr>
        <w:pStyle w:val="3"/>
      </w:pPr>
      <w:r>
        <w:rPr>
          <w:rFonts w:hint="eastAsia"/>
        </w:rPr>
        <w:lastRenderedPageBreak/>
        <w:t>表单</w:t>
      </w:r>
    </w:p>
    <w:p w:rsidR="002A4382" w:rsidRDefault="002A4382" w:rsidP="002A4382"/>
    <w:p w:rsidR="002A4382" w:rsidRDefault="002A4382" w:rsidP="002A4382">
      <w:pPr>
        <w:pStyle w:val="4"/>
      </w:pPr>
      <w:r>
        <w:rPr>
          <w:rFonts w:hint="eastAsia"/>
        </w:rPr>
        <w:t>会员账户余额</w:t>
      </w:r>
    </w:p>
    <w:p w:rsidR="002A4382" w:rsidRDefault="002A4382" w:rsidP="002A4382">
      <w:pPr>
        <w:pStyle w:val="af1"/>
        <w:numPr>
          <w:ilvl w:val="0"/>
          <w:numId w:val="15"/>
        </w:numPr>
        <w:ind w:firstLineChars="0"/>
      </w:pPr>
      <w:r>
        <w:rPr>
          <w:rFonts w:hint="eastAsia"/>
        </w:rPr>
        <w:t>信息点：会员编号、账户资金余额（含充值余额</w:t>
      </w:r>
      <w:r>
        <w:rPr>
          <w:rFonts w:hint="eastAsia"/>
        </w:rPr>
        <w:t>+</w:t>
      </w:r>
      <w:r>
        <w:rPr>
          <w:rFonts w:hint="eastAsia"/>
        </w:rPr>
        <w:t>寄租盈利余额）、积分余额</w:t>
      </w:r>
    </w:p>
    <w:p w:rsidR="002A4382" w:rsidRDefault="002A4382" w:rsidP="002A4382">
      <w:pPr>
        <w:pStyle w:val="af1"/>
        <w:numPr>
          <w:ilvl w:val="0"/>
          <w:numId w:val="15"/>
        </w:numPr>
        <w:ind w:firstLineChars="0"/>
      </w:pPr>
      <w:r>
        <w:rPr>
          <w:rFonts w:hint="eastAsia"/>
        </w:rPr>
        <w:t>其中充值余额、寄租盈利余额、积分余额都分为可用、冻结两部分</w:t>
      </w:r>
    </w:p>
    <w:p w:rsidR="002A4382" w:rsidRDefault="002A4382" w:rsidP="002A4382">
      <w:pPr>
        <w:pStyle w:val="4"/>
      </w:pPr>
      <w:r>
        <w:rPr>
          <w:rFonts w:hint="eastAsia"/>
        </w:rPr>
        <w:t>会员账户流水</w:t>
      </w:r>
    </w:p>
    <w:p w:rsidR="002A4382" w:rsidRDefault="002A4382" w:rsidP="002A4382">
      <w:pPr>
        <w:pStyle w:val="af1"/>
        <w:numPr>
          <w:ilvl w:val="0"/>
          <w:numId w:val="14"/>
        </w:numPr>
        <w:ind w:firstLineChars="0"/>
      </w:pPr>
      <w:r>
        <w:rPr>
          <w:rFonts w:hint="eastAsia"/>
        </w:rPr>
        <w:t>这里指的是资金流水，不含积分流水</w:t>
      </w:r>
    </w:p>
    <w:p w:rsidR="002A4382" w:rsidRPr="009C4AFA" w:rsidRDefault="002A4382" w:rsidP="002A4382">
      <w:r>
        <w:rPr>
          <w:rFonts w:hint="eastAsia"/>
        </w:rPr>
        <w:t>信息点：会员编号、时间、资金异动（支持正负数值）、来源单据类型、来源单号、备注</w:t>
      </w:r>
    </w:p>
    <w:p w:rsidR="002A4382" w:rsidRDefault="002A4382" w:rsidP="002A4382">
      <w:pPr>
        <w:pStyle w:val="3"/>
      </w:pPr>
      <w:r>
        <w:rPr>
          <w:rFonts w:hint="eastAsia"/>
        </w:rPr>
        <w:t>业务需求</w:t>
      </w:r>
    </w:p>
    <w:p w:rsidR="002A4382" w:rsidRDefault="002A4382" w:rsidP="002A4382">
      <w:r>
        <w:rPr>
          <w:rFonts w:hint="eastAsia"/>
        </w:rPr>
        <w:t>充值后产生充值记录（单据类型：充值，单据编号、充值账户、操作人、操作时间），并记录账户流水信息</w:t>
      </w:r>
    </w:p>
    <w:p w:rsidR="002A4382" w:rsidRDefault="002A4382" w:rsidP="002A4382">
      <w:r>
        <w:rPr>
          <w:rFonts w:hint="eastAsia"/>
        </w:rPr>
        <w:t>充值需要判断账户是否是激活状态</w:t>
      </w:r>
    </w:p>
    <w:p w:rsidR="002A4382" w:rsidRDefault="002A4382" w:rsidP="002A4382">
      <w:r>
        <w:rPr>
          <w:rFonts w:hint="eastAsia"/>
        </w:rPr>
        <w:t>如符合一次性充值奖励积分，需要产生积分获取记录及积分流水记录</w:t>
      </w:r>
    </w:p>
    <w:p w:rsidR="002A4382" w:rsidRPr="004C6591" w:rsidRDefault="002A4382" w:rsidP="002A4382">
      <w:r>
        <w:rPr>
          <w:rFonts w:hint="eastAsia"/>
        </w:rPr>
        <w:t>账户流水同会员详细信息页面账户流水</w:t>
      </w:r>
    </w:p>
    <w:p w:rsidR="002A4382" w:rsidRDefault="002A4382" w:rsidP="002A4382">
      <w:pPr>
        <w:pStyle w:val="2"/>
      </w:pPr>
      <w:bookmarkStart w:id="157" w:name="_Toc392169213"/>
      <w:r>
        <w:rPr>
          <w:rFonts w:hint="eastAsia"/>
        </w:rPr>
        <w:lastRenderedPageBreak/>
        <w:t>S009-03</w:t>
      </w:r>
      <w:r>
        <w:rPr>
          <w:rFonts w:hint="eastAsia"/>
        </w:rPr>
        <w:tab/>
      </w:r>
      <w:r>
        <w:rPr>
          <w:rFonts w:hint="eastAsia"/>
        </w:rPr>
        <w:t>取现</w:t>
      </w:r>
      <w:bookmarkEnd w:id="157"/>
    </w:p>
    <w:p w:rsidR="002A4382" w:rsidRPr="008469C8" w:rsidRDefault="002A4382" w:rsidP="002A4382">
      <w:pPr>
        <w:pStyle w:val="3"/>
      </w:pPr>
      <w:r>
        <w:rPr>
          <w:rFonts w:hint="eastAsia"/>
        </w:rPr>
        <w:t>SOP</w:t>
      </w:r>
    </w:p>
    <w:p w:rsidR="002A4382" w:rsidRDefault="002A4382" w:rsidP="002A4382">
      <w:r>
        <w:rPr>
          <w:noProof/>
        </w:rPr>
        <w:lastRenderedPageBreak/>
        <w:drawing>
          <wp:inline distT="0" distB="0" distL="0" distR="0">
            <wp:extent cx="5976620" cy="8473742"/>
            <wp:effectExtent l="0" t="0" r="0" b="0"/>
            <wp:docPr id="29" name="图片 29" descr="D:\LHT\Bequeen\02需求设计\SOP\SOP定稿文件\SOP-S009-03取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LHT\Bequeen\02需求设计\SOP\SOP定稿文件\SOP-S009-03取现.jp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76620" cy="8473742"/>
                    </a:xfrm>
                    <a:prstGeom prst="rect">
                      <a:avLst/>
                    </a:prstGeom>
                    <a:noFill/>
                    <a:ln>
                      <a:noFill/>
                    </a:ln>
                  </pic:spPr>
                </pic:pic>
              </a:graphicData>
            </a:graphic>
          </wp:inline>
        </w:drawing>
      </w:r>
    </w:p>
    <w:p w:rsidR="002A4382" w:rsidRDefault="002A4382" w:rsidP="002A4382">
      <w:pPr>
        <w:pStyle w:val="3"/>
      </w:pPr>
      <w:r>
        <w:rPr>
          <w:rFonts w:hint="eastAsia"/>
        </w:rPr>
        <w:lastRenderedPageBreak/>
        <w:t>表单</w:t>
      </w:r>
    </w:p>
    <w:p w:rsidR="002A4382" w:rsidRDefault="002A4382" w:rsidP="002A4382">
      <w:pPr>
        <w:pStyle w:val="4"/>
      </w:pPr>
      <w:r>
        <w:rPr>
          <w:rFonts w:hint="eastAsia"/>
        </w:rPr>
        <w:t>取现申请</w:t>
      </w:r>
    </w:p>
    <w:p w:rsidR="002A4382" w:rsidRPr="00C2219A" w:rsidRDefault="002A4382" w:rsidP="002A4382">
      <w:r>
        <w:rPr>
          <w:rFonts w:hint="eastAsia"/>
        </w:rPr>
        <w:t>单号、类型、状态、申请会员、申请时间、取现金额、备注、开户行、银行卡号、审核人、审核时间、审核金额、审核意见、预计到账日期</w:t>
      </w:r>
    </w:p>
    <w:p w:rsidR="002A4382" w:rsidRDefault="002A4382" w:rsidP="002A4382">
      <w:pPr>
        <w:pStyle w:val="3"/>
      </w:pPr>
      <w:r>
        <w:rPr>
          <w:rFonts w:hint="eastAsia"/>
        </w:rPr>
        <w:t>业务需求</w:t>
      </w:r>
    </w:p>
    <w:tbl>
      <w:tblPr>
        <w:tblStyle w:val="af"/>
        <w:tblW w:w="0" w:type="auto"/>
        <w:tblLook w:val="04A0"/>
      </w:tblPr>
      <w:tblGrid>
        <w:gridCol w:w="1668"/>
        <w:gridCol w:w="4750"/>
        <w:gridCol w:w="3210"/>
      </w:tblGrid>
      <w:tr w:rsidR="002A4382" w:rsidTr="000A5E04">
        <w:tc>
          <w:tcPr>
            <w:tcW w:w="1668" w:type="dxa"/>
          </w:tcPr>
          <w:p w:rsidR="002A4382" w:rsidRDefault="002A4382" w:rsidP="000A5E04">
            <w:r>
              <w:rPr>
                <w:rFonts w:hint="eastAsia"/>
              </w:rPr>
              <w:t>作业编号</w:t>
            </w:r>
          </w:p>
        </w:tc>
        <w:tc>
          <w:tcPr>
            <w:tcW w:w="4750" w:type="dxa"/>
          </w:tcPr>
          <w:p w:rsidR="002A4382" w:rsidRDefault="002A4382" w:rsidP="000A5E04">
            <w:r>
              <w:rPr>
                <w:rFonts w:hint="eastAsia"/>
              </w:rPr>
              <w:t>页面元素描述</w:t>
            </w:r>
          </w:p>
        </w:tc>
        <w:tc>
          <w:tcPr>
            <w:tcW w:w="3210" w:type="dxa"/>
          </w:tcPr>
          <w:p w:rsidR="002A4382" w:rsidRDefault="002A4382" w:rsidP="000A5E04">
            <w:r>
              <w:rPr>
                <w:rFonts w:hint="eastAsia"/>
              </w:rPr>
              <w:t>业务逻辑</w:t>
            </w:r>
          </w:p>
        </w:tc>
      </w:tr>
      <w:tr w:rsidR="002A4382" w:rsidTr="000A5E04">
        <w:tc>
          <w:tcPr>
            <w:tcW w:w="1668" w:type="dxa"/>
          </w:tcPr>
          <w:p w:rsidR="002A4382" w:rsidRDefault="002A4382" w:rsidP="000A5E04">
            <w:r>
              <w:rPr>
                <w:rFonts w:hint="eastAsia"/>
              </w:rPr>
              <w:t>取现申请列表页面</w:t>
            </w:r>
          </w:p>
        </w:tc>
        <w:tc>
          <w:tcPr>
            <w:tcW w:w="4750" w:type="dxa"/>
          </w:tcPr>
          <w:p w:rsidR="002A4382" w:rsidRDefault="002A4382" w:rsidP="002A4382">
            <w:pPr>
              <w:pStyle w:val="af1"/>
              <w:numPr>
                <w:ilvl w:val="0"/>
                <w:numId w:val="278"/>
              </w:numPr>
              <w:ind w:firstLineChars="0"/>
            </w:pPr>
            <w:r>
              <w:rPr>
                <w:rFonts w:hint="eastAsia"/>
              </w:rPr>
              <w:t>查询条件：</w:t>
            </w:r>
          </w:p>
          <w:p w:rsidR="002A4382" w:rsidRDefault="002A4382" w:rsidP="000A5E04">
            <w:pPr>
              <w:pStyle w:val="af1"/>
              <w:ind w:left="360" w:firstLineChars="0" w:firstLine="0"/>
            </w:pPr>
            <w:r>
              <w:rPr>
                <w:rFonts w:hint="eastAsia"/>
              </w:rPr>
              <w:t>申请单号（文本）、会员编号（文本）、申请日期、状态（下拉：全部、</w:t>
            </w:r>
            <w:r>
              <w:rPr>
                <w:rFonts w:hint="eastAsia"/>
              </w:rPr>
              <w:t>0-</w:t>
            </w:r>
            <w:r>
              <w:rPr>
                <w:rFonts w:hint="eastAsia"/>
              </w:rPr>
              <w:t>待审核、</w:t>
            </w:r>
            <w:r>
              <w:rPr>
                <w:rFonts w:hint="eastAsia"/>
              </w:rPr>
              <w:t>1-</w:t>
            </w:r>
            <w:r>
              <w:rPr>
                <w:rFonts w:hint="eastAsia"/>
              </w:rPr>
              <w:t>已审核、</w:t>
            </w:r>
            <w:r>
              <w:rPr>
                <w:rFonts w:hint="eastAsia"/>
              </w:rPr>
              <w:t>99-</w:t>
            </w:r>
            <w:r>
              <w:rPr>
                <w:rFonts w:hint="eastAsia"/>
              </w:rPr>
              <w:t>已作废）</w:t>
            </w:r>
          </w:p>
          <w:p w:rsidR="002A4382" w:rsidRDefault="002A4382" w:rsidP="002A4382">
            <w:pPr>
              <w:pStyle w:val="af1"/>
              <w:numPr>
                <w:ilvl w:val="0"/>
                <w:numId w:val="278"/>
              </w:numPr>
              <w:ind w:firstLineChars="0"/>
            </w:pPr>
            <w:r>
              <w:rPr>
                <w:rFonts w:hint="eastAsia"/>
              </w:rPr>
              <w:t>列表字段：</w:t>
            </w:r>
          </w:p>
          <w:p w:rsidR="002A4382" w:rsidRDefault="002A4382" w:rsidP="000A5E04">
            <w:pPr>
              <w:pStyle w:val="af1"/>
              <w:ind w:left="360" w:firstLineChars="0" w:firstLine="0"/>
            </w:pPr>
            <w:r>
              <w:rPr>
                <w:rFonts w:hint="eastAsia"/>
              </w:rPr>
              <w:t>操作（审核）、会员编号、手机号、会员姓名、身份证号、申请时间、取现金额、备注、开户行、银行卡号、审核人、审核时间、审核金额、审核意见、预计到账日期</w:t>
            </w:r>
          </w:p>
          <w:p w:rsidR="002A4382" w:rsidRDefault="002A4382" w:rsidP="002A4382">
            <w:pPr>
              <w:pStyle w:val="af1"/>
              <w:numPr>
                <w:ilvl w:val="0"/>
                <w:numId w:val="278"/>
              </w:numPr>
              <w:ind w:firstLineChars="0"/>
            </w:pPr>
            <w:r>
              <w:rPr>
                <w:rFonts w:hint="eastAsia"/>
              </w:rPr>
              <w:t>操作按钮：</w:t>
            </w:r>
          </w:p>
          <w:p w:rsidR="002A4382" w:rsidRPr="00687306" w:rsidRDefault="002A4382" w:rsidP="000A5E04">
            <w:pPr>
              <w:pStyle w:val="af1"/>
              <w:ind w:left="360" w:firstLineChars="0" w:firstLine="0"/>
            </w:pPr>
            <w:r>
              <w:rPr>
                <w:rFonts w:hint="eastAsia"/>
              </w:rPr>
              <w:t>工具栏：新建</w:t>
            </w:r>
          </w:p>
          <w:p w:rsidR="002A4382" w:rsidRPr="00687306" w:rsidRDefault="002A4382" w:rsidP="000A5E04">
            <w:pPr>
              <w:pStyle w:val="af1"/>
              <w:ind w:left="360" w:firstLineChars="0" w:firstLine="0"/>
            </w:pPr>
          </w:p>
        </w:tc>
        <w:tc>
          <w:tcPr>
            <w:tcW w:w="3210" w:type="dxa"/>
          </w:tcPr>
          <w:p w:rsidR="002A4382" w:rsidRDefault="002A4382" w:rsidP="002A4382">
            <w:pPr>
              <w:pStyle w:val="af1"/>
              <w:numPr>
                <w:ilvl w:val="0"/>
                <w:numId w:val="279"/>
              </w:numPr>
              <w:ind w:firstLineChars="0"/>
            </w:pPr>
            <w:r>
              <w:rPr>
                <w:rFonts w:hint="eastAsia"/>
              </w:rPr>
              <w:t>页面加载：</w:t>
            </w:r>
          </w:p>
          <w:p w:rsidR="002A4382" w:rsidRDefault="002A4382" w:rsidP="000A5E04">
            <w:pPr>
              <w:pStyle w:val="af1"/>
              <w:ind w:left="360" w:firstLineChars="0" w:firstLine="0"/>
            </w:pPr>
            <w:r>
              <w:rPr>
                <w:rFonts w:hint="eastAsia"/>
              </w:rPr>
              <w:t>默认不显示数据</w:t>
            </w:r>
          </w:p>
          <w:p w:rsidR="002A4382" w:rsidRDefault="002A4382" w:rsidP="000A5E04">
            <w:pPr>
              <w:pStyle w:val="af1"/>
              <w:ind w:left="360" w:firstLineChars="0" w:firstLine="0"/>
            </w:pPr>
            <w:r>
              <w:rPr>
                <w:rFonts w:hint="eastAsia"/>
              </w:rPr>
              <w:t>不可操作或无权限按钮禁用（灰色）</w:t>
            </w:r>
          </w:p>
          <w:p w:rsidR="002A4382" w:rsidRDefault="002A4382" w:rsidP="002A4382">
            <w:pPr>
              <w:pStyle w:val="af1"/>
              <w:numPr>
                <w:ilvl w:val="0"/>
                <w:numId w:val="279"/>
              </w:numPr>
              <w:ind w:firstLineChars="0"/>
            </w:pPr>
            <w:r>
              <w:rPr>
                <w:rFonts w:hint="eastAsia"/>
              </w:rPr>
              <w:t>按钮逻辑：</w:t>
            </w:r>
          </w:p>
          <w:p w:rsidR="002A4382" w:rsidRDefault="002A4382" w:rsidP="000A5E04">
            <w:pPr>
              <w:pStyle w:val="af1"/>
              <w:ind w:left="360" w:firstLineChars="0" w:firstLine="0"/>
            </w:pPr>
            <w:r>
              <w:rPr>
                <w:rFonts w:hint="eastAsia"/>
              </w:rPr>
              <w:t>查询：按照查询条件过滤数据、默认按照编号倒序排列</w:t>
            </w:r>
          </w:p>
          <w:p w:rsidR="002A4382" w:rsidRDefault="002A4382" w:rsidP="000A5E04">
            <w:pPr>
              <w:pStyle w:val="af1"/>
              <w:ind w:left="360" w:firstLineChars="0" w:firstLine="0"/>
            </w:pPr>
            <w:r>
              <w:rPr>
                <w:rFonts w:hint="eastAsia"/>
              </w:rPr>
              <w:t>重置：清空查询条件</w:t>
            </w:r>
          </w:p>
          <w:p w:rsidR="002A4382" w:rsidRDefault="002A4382" w:rsidP="000A5E04">
            <w:pPr>
              <w:pStyle w:val="af1"/>
              <w:ind w:left="360" w:firstLineChars="0" w:firstLine="0"/>
            </w:pPr>
          </w:p>
          <w:p w:rsidR="002A4382" w:rsidRDefault="002A4382" w:rsidP="000A5E04">
            <w:pPr>
              <w:pStyle w:val="af1"/>
              <w:ind w:left="360" w:firstLineChars="0" w:firstLine="0"/>
            </w:pPr>
            <w:r>
              <w:rPr>
                <w:rFonts w:hint="eastAsia"/>
              </w:rPr>
              <w:t>新建：进入新建页面</w:t>
            </w:r>
          </w:p>
          <w:p w:rsidR="002A4382" w:rsidRPr="002465FE" w:rsidRDefault="002A4382" w:rsidP="000A5E04">
            <w:pPr>
              <w:pStyle w:val="af1"/>
              <w:ind w:left="360" w:firstLineChars="0" w:firstLine="0"/>
            </w:pPr>
          </w:p>
          <w:p w:rsidR="002A4382" w:rsidRDefault="002A4382" w:rsidP="000A5E04">
            <w:pPr>
              <w:pStyle w:val="af1"/>
              <w:ind w:left="360" w:firstLineChars="0" w:firstLine="0"/>
            </w:pPr>
            <w:r>
              <w:rPr>
                <w:rFonts w:hint="eastAsia"/>
              </w:rPr>
              <w:t>审核：进入审核页面</w:t>
            </w:r>
          </w:p>
          <w:p w:rsidR="002A4382" w:rsidRPr="00687306" w:rsidRDefault="002A4382" w:rsidP="000A5E04">
            <w:pPr>
              <w:pStyle w:val="af1"/>
              <w:ind w:left="360" w:firstLineChars="0" w:firstLine="0"/>
            </w:pPr>
          </w:p>
        </w:tc>
      </w:tr>
      <w:tr w:rsidR="002A4382" w:rsidTr="000A5E04">
        <w:tc>
          <w:tcPr>
            <w:tcW w:w="1668" w:type="dxa"/>
          </w:tcPr>
          <w:p w:rsidR="002A4382" w:rsidRDefault="002A4382" w:rsidP="000A5E04">
            <w:r>
              <w:rPr>
                <w:rFonts w:hint="eastAsia"/>
              </w:rPr>
              <w:t>详情页面</w:t>
            </w:r>
            <w:r>
              <w:rPr>
                <w:rFonts w:hint="eastAsia"/>
              </w:rPr>
              <w:t>-</w:t>
            </w:r>
            <w:r>
              <w:rPr>
                <w:rFonts w:hint="eastAsia"/>
              </w:rPr>
              <w:t>创建取现申请（</w:t>
            </w:r>
            <w:r>
              <w:rPr>
                <w:rFonts w:hint="eastAsia"/>
              </w:rPr>
              <w:t>s009-01-4</w:t>
            </w:r>
            <w:r>
              <w:rPr>
                <w:rFonts w:hint="eastAsia"/>
              </w:rPr>
              <w:t>）</w:t>
            </w:r>
          </w:p>
        </w:tc>
        <w:tc>
          <w:tcPr>
            <w:tcW w:w="4750" w:type="dxa"/>
          </w:tcPr>
          <w:p w:rsidR="002A4382" w:rsidRDefault="002A4382" w:rsidP="002A4382">
            <w:pPr>
              <w:pStyle w:val="af1"/>
              <w:numPr>
                <w:ilvl w:val="0"/>
                <w:numId w:val="280"/>
              </w:numPr>
              <w:ind w:firstLineChars="0"/>
            </w:pPr>
            <w:r>
              <w:rPr>
                <w:rFonts w:hint="eastAsia"/>
              </w:rPr>
              <w:t>必填信息：</w:t>
            </w:r>
          </w:p>
          <w:p w:rsidR="002A4382" w:rsidRDefault="002A4382" w:rsidP="000A5E04">
            <w:pPr>
              <w:pStyle w:val="af1"/>
              <w:ind w:left="360" w:firstLineChars="0" w:firstLine="0"/>
            </w:pPr>
            <w:r>
              <w:rPr>
                <w:rFonts w:hint="eastAsia"/>
              </w:rPr>
              <w:t>会员（选择）、取现金额、开户行、银行卡号、备注</w:t>
            </w:r>
          </w:p>
          <w:p w:rsidR="002A4382" w:rsidRDefault="002A4382" w:rsidP="002A4382">
            <w:pPr>
              <w:pStyle w:val="af1"/>
              <w:numPr>
                <w:ilvl w:val="0"/>
                <w:numId w:val="280"/>
              </w:numPr>
              <w:ind w:firstLineChars="0"/>
            </w:pPr>
            <w:r>
              <w:rPr>
                <w:rFonts w:hint="eastAsia"/>
              </w:rPr>
              <w:t>自动信息：</w:t>
            </w:r>
          </w:p>
          <w:p w:rsidR="002A4382" w:rsidRDefault="002A4382" w:rsidP="000A5E04">
            <w:pPr>
              <w:pStyle w:val="af1"/>
              <w:ind w:left="360" w:firstLineChars="0" w:firstLine="0"/>
            </w:pPr>
            <w:r>
              <w:rPr>
                <w:rFonts w:hint="eastAsia"/>
              </w:rPr>
              <w:t>申请编号（自动生成）、手机号、会员姓名、身份证号、申请时间、可用取现余额（寄租收益账户余额）</w:t>
            </w:r>
          </w:p>
          <w:p w:rsidR="002A4382" w:rsidRDefault="002A4382" w:rsidP="002A4382">
            <w:pPr>
              <w:pStyle w:val="af1"/>
              <w:numPr>
                <w:ilvl w:val="0"/>
                <w:numId w:val="280"/>
              </w:numPr>
              <w:ind w:firstLineChars="0"/>
            </w:pPr>
            <w:r>
              <w:rPr>
                <w:rFonts w:hint="eastAsia"/>
              </w:rPr>
              <w:t>操作按钮：</w:t>
            </w:r>
          </w:p>
          <w:p w:rsidR="002A4382" w:rsidRDefault="002A4382" w:rsidP="000A5E04">
            <w:pPr>
              <w:pStyle w:val="af1"/>
              <w:ind w:left="360" w:firstLineChars="0" w:firstLine="0"/>
            </w:pPr>
            <w:r>
              <w:rPr>
                <w:rFonts w:hint="eastAsia"/>
              </w:rPr>
              <w:t>确认、返回</w:t>
            </w:r>
          </w:p>
        </w:tc>
        <w:tc>
          <w:tcPr>
            <w:tcW w:w="3210" w:type="dxa"/>
          </w:tcPr>
          <w:p w:rsidR="002A4382" w:rsidRDefault="002A4382" w:rsidP="002A4382">
            <w:pPr>
              <w:pStyle w:val="af1"/>
              <w:numPr>
                <w:ilvl w:val="0"/>
                <w:numId w:val="281"/>
              </w:numPr>
              <w:ind w:firstLineChars="0"/>
            </w:pPr>
            <w:r>
              <w:rPr>
                <w:rFonts w:hint="eastAsia"/>
              </w:rPr>
              <w:t>确认：</w:t>
            </w:r>
          </w:p>
          <w:p w:rsidR="002A4382" w:rsidRDefault="002A4382" w:rsidP="000A5E04">
            <w:pPr>
              <w:pStyle w:val="af1"/>
              <w:ind w:left="360" w:firstLineChars="0" w:firstLine="0"/>
            </w:pPr>
            <w:r>
              <w:rPr>
                <w:rFonts w:hint="eastAsia"/>
              </w:rPr>
              <w:t>保存取现申请信息</w:t>
            </w:r>
          </w:p>
          <w:p w:rsidR="002A4382" w:rsidRDefault="002A4382" w:rsidP="000A5E04">
            <w:pPr>
              <w:pStyle w:val="af1"/>
              <w:ind w:left="360" w:firstLineChars="0" w:firstLine="0"/>
            </w:pPr>
            <w:r>
              <w:rPr>
                <w:rFonts w:hint="eastAsia"/>
              </w:rPr>
              <w:t>不可大于寄租收益余额</w:t>
            </w:r>
          </w:p>
          <w:p w:rsidR="002A4382" w:rsidRPr="0097327C" w:rsidRDefault="002A4382" w:rsidP="000A5E04">
            <w:pPr>
              <w:pStyle w:val="af1"/>
              <w:ind w:left="360" w:firstLineChars="0" w:firstLine="0"/>
            </w:pPr>
          </w:p>
        </w:tc>
      </w:tr>
      <w:tr w:rsidR="002A4382" w:rsidTr="000A5E04">
        <w:tc>
          <w:tcPr>
            <w:tcW w:w="1668" w:type="dxa"/>
          </w:tcPr>
          <w:p w:rsidR="002A4382" w:rsidRDefault="002A4382" w:rsidP="000A5E04">
            <w:r>
              <w:rPr>
                <w:rFonts w:hint="eastAsia"/>
              </w:rPr>
              <w:t>详情页面</w:t>
            </w:r>
            <w:r>
              <w:rPr>
                <w:rFonts w:hint="eastAsia"/>
              </w:rPr>
              <w:t>-</w:t>
            </w:r>
            <w:r>
              <w:rPr>
                <w:rFonts w:hint="eastAsia"/>
              </w:rPr>
              <w:t>取现申请审核</w:t>
            </w:r>
          </w:p>
        </w:tc>
        <w:tc>
          <w:tcPr>
            <w:tcW w:w="4750" w:type="dxa"/>
          </w:tcPr>
          <w:p w:rsidR="002A4382" w:rsidRDefault="002A4382" w:rsidP="000A5E04">
            <w:pPr>
              <w:pStyle w:val="af1"/>
              <w:ind w:left="360" w:firstLineChars="0" w:firstLine="0"/>
            </w:pPr>
            <w:r>
              <w:rPr>
                <w:rFonts w:hint="eastAsia"/>
              </w:rPr>
              <w:t>填写审核意见，维护预计到账日期</w:t>
            </w:r>
          </w:p>
        </w:tc>
        <w:tc>
          <w:tcPr>
            <w:tcW w:w="3210" w:type="dxa"/>
          </w:tcPr>
          <w:p w:rsidR="002A4382" w:rsidRDefault="002A4382" w:rsidP="002A4382">
            <w:pPr>
              <w:pStyle w:val="af1"/>
              <w:numPr>
                <w:ilvl w:val="0"/>
                <w:numId w:val="282"/>
              </w:numPr>
              <w:ind w:firstLineChars="0"/>
            </w:pPr>
            <w:r>
              <w:rPr>
                <w:rFonts w:hint="eastAsia"/>
              </w:rPr>
              <w:t>审核通过时重新校验可用寄租收益，如不满足不可审核通过</w:t>
            </w:r>
          </w:p>
          <w:p w:rsidR="002A4382" w:rsidRDefault="002A4382" w:rsidP="002A4382">
            <w:pPr>
              <w:pStyle w:val="af1"/>
              <w:numPr>
                <w:ilvl w:val="0"/>
                <w:numId w:val="282"/>
              </w:numPr>
              <w:ind w:firstLineChars="0"/>
            </w:pPr>
            <w:r>
              <w:rPr>
                <w:rFonts w:hint="eastAsia"/>
              </w:rPr>
              <w:lastRenderedPageBreak/>
              <w:t>审核通过后扣减对应收益余额，并记录流水</w:t>
            </w:r>
          </w:p>
          <w:p w:rsidR="002A4382" w:rsidRDefault="002A4382" w:rsidP="002A4382">
            <w:pPr>
              <w:pStyle w:val="af1"/>
              <w:numPr>
                <w:ilvl w:val="0"/>
                <w:numId w:val="282"/>
              </w:numPr>
              <w:ind w:firstLineChars="0"/>
            </w:pPr>
            <w:r>
              <w:rPr>
                <w:rFonts w:hint="eastAsia"/>
              </w:rPr>
              <w:t>审核拒绝直接作废单据</w:t>
            </w:r>
          </w:p>
        </w:tc>
      </w:tr>
      <w:tr w:rsidR="002A4382" w:rsidTr="000A5E04">
        <w:tc>
          <w:tcPr>
            <w:tcW w:w="1668" w:type="dxa"/>
          </w:tcPr>
          <w:p w:rsidR="002A4382" w:rsidRDefault="002A4382" w:rsidP="000A5E04">
            <w:r>
              <w:rPr>
                <w:rFonts w:hint="eastAsia"/>
              </w:rPr>
              <w:lastRenderedPageBreak/>
              <w:t>详细页面</w:t>
            </w:r>
            <w:r>
              <w:rPr>
                <w:rFonts w:hint="eastAsia"/>
              </w:rPr>
              <w:t>-</w:t>
            </w:r>
            <w:r>
              <w:rPr>
                <w:rFonts w:hint="eastAsia"/>
              </w:rPr>
              <w:t>取现申请查看</w:t>
            </w:r>
          </w:p>
        </w:tc>
        <w:tc>
          <w:tcPr>
            <w:tcW w:w="4750" w:type="dxa"/>
          </w:tcPr>
          <w:p w:rsidR="002A4382" w:rsidRDefault="002A4382" w:rsidP="000A5E04">
            <w:pPr>
              <w:pStyle w:val="af1"/>
              <w:ind w:left="360" w:firstLineChars="0" w:firstLine="0"/>
            </w:pPr>
            <w:r>
              <w:rPr>
                <w:rFonts w:hint="eastAsia"/>
              </w:rPr>
              <w:t>同审核页面所有元素只读</w:t>
            </w:r>
          </w:p>
        </w:tc>
        <w:tc>
          <w:tcPr>
            <w:tcW w:w="3210" w:type="dxa"/>
          </w:tcPr>
          <w:p w:rsidR="002A4382" w:rsidRPr="00DF44F3" w:rsidRDefault="002A4382" w:rsidP="000A5E04">
            <w:r>
              <w:rPr>
                <w:rFonts w:hint="eastAsia"/>
              </w:rPr>
              <w:t>由列表编号链接进入</w:t>
            </w:r>
          </w:p>
        </w:tc>
      </w:tr>
    </w:tbl>
    <w:p w:rsidR="002A4382" w:rsidRPr="004C6591" w:rsidRDefault="002A4382" w:rsidP="002A4382"/>
    <w:p w:rsidR="002A4382" w:rsidRDefault="002A4382" w:rsidP="002A4382">
      <w:pPr>
        <w:pStyle w:val="2"/>
      </w:pPr>
      <w:bookmarkStart w:id="158" w:name="_Toc392169214"/>
      <w:r>
        <w:rPr>
          <w:rFonts w:hint="eastAsia"/>
        </w:rPr>
        <w:lastRenderedPageBreak/>
        <w:t>S009-04</w:t>
      </w:r>
      <w:r>
        <w:rPr>
          <w:rFonts w:hint="eastAsia"/>
        </w:rPr>
        <w:tab/>
      </w:r>
      <w:r>
        <w:rPr>
          <w:rFonts w:hint="eastAsia"/>
        </w:rPr>
        <w:t>索赔</w:t>
      </w:r>
      <w:bookmarkEnd w:id="158"/>
    </w:p>
    <w:p w:rsidR="002A4382" w:rsidRPr="00B31CA7" w:rsidRDefault="002A4382" w:rsidP="002A4382">
      <w:pPr>
        <w:pStyle w:val="3"/>
      </w:pPr>
      <w:r>
        <w:rPr>
          <w:rFonts w:hint="eastAsia"/>
        </w:rPr>
        <w:t>SOP</w:t>
      </w:r>
    </w:p>
    <w:p w:rsidR="002A4382" w:rsidRDefault="002A4382" w:rsidP="002A4382">
      <w:r>
        <w:rPr>
          <w:noProof/>
        </w:rPr>
        <w:lastRenderedPageBreak/>
        <w:drawing>
          <wp:inline distT="0" distB="0" distL="0" distR="0">
            <wp:extent cx="5976620" cy="8473742"/>
            <wp:effectExtent l="0" t="0" r="0" b="0"/>
            <wp:docPr id="30" name="图片 30" descr="D:\LHT\Bequeen\02需求设计\SOP\SOP定稿文件\SOP-S009-04索赔.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LHT\Bequeen\02需求设计\SOP\SOP定稿文件\SOP-S009-04索赔.jp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76620" cy="8473742"/>
                    </a:xfrm>
                    <a:prstGeom prst="rect">
                      <a:avLst/>
                    </a:prstGeom>
                    <a:noFill/>
                    <a:ln>
                      <a:noFill/>
                    </a:ln>
                  </pic:spPr>
                </pic:pic>
              </a:graphicData>
            </a:graphic>
          </wp:inline>
        </w:drawing>
      </w:r>
    </w:p>
    <w:p w:rsidR="002A4382" w:rsidRDefault="002A4382" w:rsidP="002A4382">
      <w:pPr>
        <w:pStyle w:val="3"/>
      </w:pPr>
      <w:r>
        <w:rPr>
          <w:rFonts w:hint="eastAsia"/>
        </w:rPr>
        <w:lastRenderedPageBreak/>
        <w:t>表单</w:t>
      </w:r>
    </w:p>
    <w:p w:rsidR="002A4382" w:rsidRDefault="002A4382" w:rsidP="002A4382">
      <w:pPr>
        <w:pStyle w:val="4"/>
      </w:pPr>
      <w:r>
        <w:rPr>
          <w:rFonts w:hint="eastAsia"/>
        </w:rPr>
        <w:t>索赔单</w:t>
      </w:r>
    </w:p>
    <w:p w:rsidR="002A4382" w:rsidRDefault="002A4382" w:rsidP="002A4382">
      <w:pPr>
        <w:pStyle w:val="af1"/>
        <w:numPr>
          <w:ilvl w:val="0"/>
          <w:numId w:val="17"/>
        </w:numPr>
        <w:ind w:firstLineChars="0"/>
      </w:pPr>
      <w:r>
        <w:rPr>
          <w:rFonts w:hint="eastAsia"/>
        </w:rPr>
        <w:t>每个商品建一张索赔单</w:t>
      </w:r>
    </w:p>
    <w:p w:rsidR="002A4382" w:rsidRPr="0078691B" w:rsidRDefault="002A4382" w:rsidP="002A4382">
      <w:pPr>
        <w:pStyle w:val="af1"/>
        <w:numPr>
          <w:ilvl w:val="0"/>
          <w:numId w:val="17"/>
        </w:numPr>
        <w:ind w:firstLineChars="0"/>
      </w:pPr>
      <w:r>
        <w:rPr>
          <w:rFonts w:hint="eastAsia"/>
        </w:rPr>
        <w:t>信息点：单据类型（索赔会员、索赔公司）、索赔单号、单据日期、索赔业务（租赁、保养、其他）、索赔类型（</w:t>
      </w:r>
      <w:r>
        <w:rPr>
          <w:rFonts w:hint="eastAsia"/>
        </w:rPr>
        <w:t>NCF</w:t>
      </w:r>
      <w:r>
        <w:rPr>
          <w:rFonts w:hint="eastAsia"/>
        </w:rPr>
        <w:t>卡损坏、商品损坏、商品遗失、其他）、索赔公司、索赔会员、来源单据类型、来源单据编号、索赔商品编号、索赔商品</w:t>
      </w:r>
      <w:r>
        <w:rPr>
          <w:rFonts w:hint="eastAsia"/>
        </w:rPr>
        <w:t>SN</w:t>
      </w:r>
      <w:r>
        <w:rPr>
          <w:rFonts w:hint="eastAsia"/>
        </w:rPr>
        <w:t>码、索赔金额、实际获赔金额、实际获赔说明、币种、备注、是否使用账户余额冲抵</w:t>
      </w:r>
    </w:p>
    <w:p w:rsidR="002A4382" w:rsidRPr="008A760C" w:rsidRDefault="002A4382" w:rsidP="002A4382"/>
    <w:p w:rsidR="002A4382" w:rsidRDefault="002A4382" w:rsidP="002A4382">
      <w:pPr>
        <w:pStyle w:val="3"/>
      </w:pPr>
      <w:r>
        <w:rPr>
          <w:rFonts w:hint="eastAsia"/>
        </w:rPr>
        <w:t>业务需求</w:t>
      </w:r>
    </w:p>
    <w:tbl>
      <w:tblPr>
        <w:tblStyle w:val="af"/>
        <w:tblW w:w="0" w:type="auto"/>
        <w:tblLook w:val="04A0"/>
      </w:tblPr>
      <w:tblGrid>
        <w:gridCol w:w="1668"/>
        <w:gridCol w:w="4750"/>
        <w:gridCol w:w="3210"/>
      </w:tblGrid>
      <w:tr w:rsidR="002A4382" w:rsidTr="000A5E04">
        <w:tc>
          <w:tcPr>
            <w:tcW w:w="1668" w:type="dxa"/>
          </w:tcPr>
          <w:p w:rsidR="002A4382" w:rsidRDefault="002A4382" w:rsidP="000A5E04">
            <w:r>
              <w:rPr>
                <w:rFonts w:hint="eastAsia"/>
              </w:rPr>
              <w:t>作业编号</w:t>
            </w:r>
          </w:p>
        </w:tc>
        <w:tc>
          <w:tcPr>
            <w:tcW w:w="4750" w:type="dxa"/>
          </w:tcPr>
          <w:p w:rsidR="002A4382" w:rsidRDefault="002A4382" w:rsidP="000A5E04">
            <w:r>
              <w:rPr>
                <w:rFonts w:hint="eastAsia"/>
              </w:rPr>
              <w:t>页面元素描述</w:t>
            </w:r>
          </w:p>
        </w:tc>
        <w:tc>
          <w:tcPr>
            <w:tcW w:w="3210" w:type="dxa"/>
          </w:tcPr>
          <w:p w:rsidR="002A4382" w:rsidRDefault="002A4382" w:rsidP="000A5E04">
            <w:r>
              <w:rPr>
                <w:rFonts w:hint="eastAsia"/>
              </w:rPr>
              <w:t>业务逻辑</w:t>
            </w:r>
          </w:p>
        </w:tc>
      </w:tr>
      <w:tr w:rsidR="002A4382" w:rsidTr="000A5E04">
        <w:tc>
          <w:tcPr>
            <w:tcW w:w="1668" w:type="dxa"/>
          </w:tcPr>
          <w:p w:rsidR="002A4382" w:rsidRDefault="002A4382" w:rsidP="000A5E04">
            <w:r>
              <w:rPr>
                <w:rFonts w:hint="eastAsia"/>
              </w:rPr>
              <w:t>索赔单列表页面</w:t>
            </w:r>
          </w:p>
        </w:tc>
        <w:tc>
          <w:tcPr>
            <w:tcW w:w="4750" w:type="dxa"/>
          </w:tcPr>
          <w:p w:rsidR="002A4382" w:rsidRDefault="002A4382" w:rsidP="002A4382">
            <w:pPr>
              <w:pStyle w:val="af1"/>
              <w:numPr>
                <w:ilvl w:val="0"/>
                <w:numId w:val="287"/>
              </w:numPr>
              <w:ind w:firstLineChars="0"/>
            </w:pPr>
            <w:r>
              <w:rPr>
                <w:rFonts w:hint="eastAsia"/>
              </w:rPr>
              <w:t>查询条件：</w:t>
            </w:r>
          </w:p>
          <w:p w:rsidR="002A4382" w:rsidRDefault="002A4382" w:rsidP="000A5E04">
            <w:pPr>
              <w:pStyle w:val="af1"/>
              <w:ind w:left="360" w:firstLineChars="0" w:firstLine="0"/>
            </w:pPr>
            <w:r>
              <w:rPr>
                <w:rFonts w:hint="eastAsia"/>
              </w:rPr>
              <w:t>单据类型（索赔会员、索赔公司）、索赔单号（文本）、索赔会员、索赔公司（文本）、单据日期、索赔类型（下拉：全部、</w:t>
            </w:r>
            <w:r>
              <w:rPr>
                <w:rFonts w:hint="eastAsia"/>
              </w:rPr>
              <w:t>NCF</w:t>
            </w:r>
            <w:r>
              <w:rPr>
                <w:rFonts w:hint="eastAsia"/>
              </w:rPr>
              <w:t>卡损坏、商品损坏、商品遗失、其他）、状态（下拉：全部、</w:t>
            </w:r>
            <w:r>
              <w:rPr>
                <w:rFonts w:hint="eastAsia"/>
              </w:rPr>
              <w:t>0-</w:t>
            </w:r>
            <w:r>
              <w:rPr>
                <w:rFonts w:hint="eastAsia"/>
              </w:rPr>
              <w:t>草稿、</w:t>
            </w:r>
            <w:r>
              <w:rPr>
                <w:rFonts w:hint="eastAsia"/>
              </w:rPr>
              <w:t>1-</w:t>
            </w:r>
            <w:r>
              <w:rPr>
                <w:rFonts w:hint="eastAsia"/>
              </w:rPr>
              <w:t>审核中、</w:t>
            </w:r>
            <w:r>
              <w:rPr>
                <w:rFonts w:hint="eastAsia"/>
              </w:rPr>
              <w:t>2-</w:t>
            </w:r>
            <w:r>
              <w:rPr>
                <w:rFonts w:hint="eastAsia"/>
              </w:rPr>
              <w:t>已审核、</w:t>
            </w:r>
            <w:r>
              <w:rPr>
                <w:rFonts w:hint="eastAsia"/>
              </w:rPr>
              <w:t>99-</w:t>
            </w:r>
            <w:r>
              <w:rPr>
                <w:rFonts w:hint="eastAsia"/>
              </w:rPr>
              <w:t>已作废）、结案状态（下拉：全部、</w:t>
            </w:r>
            <w:r>
              <w:rPr>
                <w:rFonts w:hint="eastAsia"/>
              </w:rPr>
              <w:t>1-</w:t>
            </w:r>
            <w:r>
              <w:rPr>
                <w:rFonts w:hint="eastAsia"/>
              </w:rPr>
              <w:t>草稿、</w:t>
            </w:r>
            <w:r>
              <w:rPr>
                <w:rFonts w:hint="eastAsia"/>
              </w:rPr>
              <w:t>2-</w:t>
            </w:r>
            <w:r>
              <w:rPr>
                <w:rFonts w:hint="eastAsia"/>
              </w:rPr>
              <w:t>未结案中、</w:t>
            </w:r>
            <w:r>
              <w:rPr>
                <w:rFonts w:hint="eastAsia"/>
              </w:rPr>
              <w:t>3-</w:t>
            </w:r>
            <w:r>
              <w:rPr>
                <w:rFonts w:hint="eastAsia"/>
              </w:rPr>
              <w:t>已结案）、流程状态（下拉：全部、相应设定流程）</w:t>
            </w:r>
          </w:p>
          <w:p w:rsidR="002A4382" w:rsidRDefault="002A4382" w:rsidP="002A4382">
            <w:pPr>
              <w:pStyle w:val="af1"/>
              <w:numPr>
                <w:ilvl w:val="0"/>
                <w:numId w:val="287"/>
              </w:numPr>
              <w:ind w:firstLineChars="0"/>
            </w:pPr>
            <w:r>
              <w:rPr>
                <w:rFonts w:hint="eastAsia"/>
              </w:rPr>
              <w:t>列表字段：</w:t>
            </w:r>
          </w:p>
          <w:p w:rsidR="002A4382" w:rsidRDefault="002A4382" w:rsidP="000A5E04">
            <w:pPr>
              <w:pStyle w:val="af1"/>
              <w:ind w:left="360" w:firstLineChars="0" w:firstLine="0"/>
            </w:pPr>
            <w:r>
              <w:rPr>
                <w:rFonts w:hint="eastAsia"/>
              </w:rPr>
              <w:t>操作（审核、结案）、单据类型（索赔会员、索赔公司）、索赔单号、单据日期、索赔业务（租赁、保养、其他）、索赔类型（</w:t>
            </w:r>
            <w:r>
              <w:rPr>
                <w:rFonts w:hint="eastAsia"/>
              </w:rPr>
              <w:t>NCF</w:t>
            </w:r>
            <w:r>
              <w:rPr>
                <w:rFonts w:hint="eastAsia"/>
              </w:rPr>
              <w:t>卡损坏、商品损坏、商品遗失、其他）、索赔公司、索赔会员、来源单据类型、来源单据编号、索赔商品编号、索赔商品</w:t>
            </w:r>
            <w:r>
              <w:rPr>
                <w:rFonts w:hint="eastAsia"/>
              </w:rPr>
              <w:t>SN</w:t>
            </w:r>
            <w:r>
              <w:rPr>
                <w:rFonts w:hint="eastAsia"/>
              </w:rPr>
              <w:t>码、索赔金额、实际获赔金额、实际获赔说明、币种、备注、是否使用账户余额冲抵（默认是）</w:t>
            </w:r>
          </w:p>
          <w:p w:rsidR="002A4382" w:rsidRDefault="002A4382" w:rsidP="002A4382">
            <w:pPr>
              <w:pStyle w:val="af1"/>
              <w:numPr>
                <w:ilvl w:val="0"/>
                <w:numId w:val="287"/>
              </w:numPr>
              <w:ind w:firstLineChars="0"/>
            </w:pPr>
            <w:r>
              <w:rPr>
                <w:rFonts w:hint="eastAsia"/>
              </w:rPr>
              <w:t>操作按钮：</w:t>
            </w:r>
          </w:p>
          <w:p w:rsidR="002A4382" w:rsidRPr="00687306" w:rsidRDefault="002A4382" w:rsidP="000A5E04">
            <w:pPr>
              <w:pStyle w:val="af1"/>
              <w:ind w:left="360" w:firstLineChars="0" w:firstLine="0"/>
            </w:pPr>
            <w:r>
              <w:rPr>
                <w:rFonts w:hint="eastAsia"/>
              </w:rPr>
              <w:t>工具栏：新建</w:t>
            </w:r>
          </w:p>
          <w:p w:rsidR="002A4382" w:rsidRPr="00687306" w:rsidRDefault="002A4382" w:rsidP="000A5E04">
            <w:pPr>
              <w:pStyle w:val="af1"/>
              <w:ind w:left="360" w:firstLineChars="0" w:firstLine="0"/>
            </w:pPr>
          </w:p>
        </w:tc>
        <w:tc>
          <w:tcPr>
            <w:tcW w:w="3210" w:type="dxa"/>
          </w:tcPr>
          <w:p w:rsidR="002A4382" w:rsidRDefault="002A4382" w:rsidP="002A4382">
            <w:pPr>
              <w:pStyle w:val="af1"/>
              <w:numPr>
                <w:ilvl w:val="0"/>
                <w:numId w:val="288"/>
              </w:numPr>
              <w:ind w:firstLineChars="0"/>
            </w:pPr>
            <w:r>
              <w:rPr>
                <w:rFonts w:hint="eastAsia"/>
              </w:rPr>
              <w:t>页面加载：</w:t>
            </w:r>
          </w:p>
          <w:p w:rsidR="002A4382" w:rsidRDefault="002A4382" w:rsidP="000A5E04">
            <w:pPr>
              <w:pStyle w:val="af1"/>
              <w:ind w:left="360" w:firstLineChars="0" w:firstLine="0"/>
            </w:pPr>
            <w:r>
              <w:rPr>
                <w:rFonts w:hint="eastAsia"/>
              </w:rPr>
              <w:t>默认不显示数据</w:t>
            </w:r>
          </w:p>
          <w:p w:rsidR="002A4382" w:rsidRDefault="002A4382" w:rsidP="000A5E04">
            <w:pPr>
              <w:pStyle w:val="af1"/>
              <w:ind w:left="360" w:firstLineChars="0" w:firstLine="0"/>
            </w:pPr>
            <w:r>
              <w:rPr>
                <w:rFonts w:hint="eastAsia"/>
              </w:rPr>
              <w:t>不可操作或无权限按钮禁用（灰色）</w:t>
            </w:r>
          </w:p>
          <w:p w:rsidR="002A4382" w:rsidRDefault="002A4382" w:rsidP="002A4382">
            <w:pPr>
              <w:pStyle w:val="af1"/>
              <w:numPr>
                <w:ilvl w:val="0"/>
                <w:numId w:val="288"/>
              </w:numPr>
              <w:ind w:firstLineChars="0"/>
            </w:pPr>
            <w:r>
              <w:rPr>
                <w:rFonts w:hint="eastAsia"/>
              </w:rPr>
              <w:t>按钮逻辑：</w:t>
            </w:r>
          </w:p>
          <w:p w:rsidR="002A4382" w:rsidRDefault="002A4382" w:rsidP="000A5E04">
            <w:pPr>
              <w:pStyle w:val="af1"/>
              <w:ind w:left="360" w:firstLineChars="0" w:firstLine="0"/>
            </w:pPr>
            <w:r>
              <w:rPr>
                <w:rFonts w:hint="eastAsia"/>
              </w:rPr>
              <w:t>查询：按照查询条件过滤数据、默认按照编号倒序排列</w:t>
            </w:r>
          </w:p>
          <w:p w:rsidR="002A4382" w:rsidRDefault="002A4382" w:rsidP="000A5E04">
            <w:pPr>
              <w:pStyle w:val="af1"/>
              <w:ind w:left="360" w:firstLineChars="0" w:firstLine="0"/>
            </w:pPr>
            <w:r>
              <w:rPr>
                <w:rFonts w:hint="eastAsia"/>
              </w:rPr>
              <w:t>重置：清空查询条件</w:t>
            </w:r>
          </w:p>
          <w:p w:rsidR="002A4382" w:rsidRDefault="002A4382" w:rsidP="000A5E04">
            <w:pPr>
              <w:pStyle w:val="af1"/>
              <w:ind w:left="360" w:firstLineChars="0" w:firstLine="0"/>
            </w:pPr>
          </w:p>
          <w:p w:rsidR="002A4382" w:rsidRDefault="002A4382" w:rsidP="000A5E04">
            <w:pPr>
              <w:pStyle w:val="af1"/>
              <w:ind w:left="360" w:firstLineChars="0" w:firstLine="0"/>
            </w:pPr>
            <w:r>
              <w:rPr>
                <w:rFonts w:hint="eastAsia"/>
              </w:rPr>
              <w:t>新建：进入新建页面</w:t>
            </w:r>
          </w:p>
          <w:p w:rsidR="002A4382" w:rsidRPr="002465FE" w:rsidRDefault="002A4382" w:rsidP="000A5E04">
            <w:pPr>
              <w:pStyle w:val="af1"/>
              <w:ind w:left="360" w:firstLineChars="0" w:firstLine="0"/>
            </w:pPr>
          </w:p>
          <w:p w:rsidR="002A4382" w:rsidRDefault="002A4382" w:rsidP="000A5E04">
            <w:pPr>
              <w:pStyle w:val="af1"/>
              <w:ind w:left="360" w:firstLineChars="0" w:firstLine="0"/>
            </w:pPr>
            <w:r>
              <w:rPr>
                <w:rFonts w:hint="eastAsia"/>
              </w:rPr>
              <w:t>审核：进入审核页面</w:t>
            </w:r>
          </w:p>
          <w:p w:rsidR="002A4382" w:rsidRDefault="002A4382" w:rsidP="000A5E04">
            <w:pPr>
              <w:pStyle w:val="af1"/>
              <w:ind w:left="360" w:firstLineChars="0" w:firstLine="0"/>
            </w:pPr>
          </w:p>
          <w:p w:rsidR="002A4382" w:rsidRPr="00687306" w:rsidRDefault="002A4382" w:rsidP="000A5E04">
            <w:pPr>
              <w:pStyle w:val="af1"/>
              <w:ind w:left="360" w:firstLineChars="0" w:firstLine="0"/>
            </w:pPr>
            <w:r>
              <w:rPr>
                <w:rFonts w:hint="eastAsia"/>
              </w:rPr>
              <w:t>结案：进入结案页面</w:t>
            </w:r>
          </w:p>
        </w:tc>
      </w:tr>
      <w:tr w:rsidR="002A4382" w:rsidTr="000A5E04">
        <w:tc>
          <w:tcPr>
            <w:tcW w:w="1668" w:type="dxa"/>
          </w:tcPr>
          <w:p w:rsidR="002A4382" w:rsidRDefault="002A4382" w:rsidP="000A5E04">
            <w:r>
              <w:rPr>
                <w:rFonts w:hint="eastAsia"/>
              </w:rPr>
              <w:lastRenderedPageBreak/>
              <w:t>详情页面</w:t>
            </w:r>
            <w:r>
              <w:rPr>
                <w:rFonts w:hint="eastAsia"/>
              </w:rPr>
              <w:t>-</w:t>
            </w:r>
            <w:r>
              <w:rPr>
                <w:rFonts w:hint="eastAsia"/>
              </w:rPr>
              <w:t>创建索赔（</w:t>
            </w:r>
            <w:r>
              <w:rPr>
                <w:rFonts w:hint="eastAsia"/>
              </w:rPr>
              <w:t>s009-04-6</w:t>
            </w:r>
            <w:r>
              <w:rPr>
                <w:rFonts w:hint="eastAsia"/>
              </w:rPr>
              <w:t>）</w:t>
            </w:r>
          </w:p>
        </w:tc>
        <w:tc>
          <w:tcPr>
            <w:tcW w:w="4750" w:type="dxa"/>
          </w:tcPr>
          <w:p w:rsidR="002A4382" w:rsidRDefault="002A4382" w:rsidP="002A4382">
            <w:pPr>
              <w:pStyle w:val="af1"/>
              <w:numPr>
                <w:ilvl w:val="0"/>
                <w:numId w:val="289"/>
              </w:numPr>
              <w:ind w:firstLineChars="0"/>
            </w:pPr>
            <w:r>
              <w:rPr>
                <w:rFonts w:hint="eastAsia"/>
              </w:rPr>
              <w:t>必填信息：</w:t>
            </w:r>
          </w:p>
          <w:p w:rsidR="002A4382" w:rsidRDefault="002A4382" w:rsidP="000A5E04">
            <w:pPr>
              <w:pStyle w:val="af1"/>
              <w:ind w:left="360" w:firstLineChars="0" w:firstLine="0"/>
            </w:pPr>
            <w:r>
              <w:rPr>
                <w:rFonts w:hint="eastAsia"/>
              </w:rPr>
              <w:t>单据类型（索赔会员、索赔公司）、取现金额、索赔类型（</w:t>
            </w:r>
            <w:r>
              <w:rPr>
                <w:rFonts w:hint="eastAsia"/>
              </w:rPr>
              <w:t>NCF</w:t>
            </w:r>
            <w:r>
              <w:rPr>
                <w:rFonts w:hint="eastAsia"/>
              </w:rPr>
              <w:t>卡损坏、商品损坏、商品遗失、其他）、索赔公司、索赔会员、索赔商品</w:t>
            </w:r>
            <w:r>
              <w:rPr>
                <w:rFonts w:hint="eastAsia"/>
              </w:rPr>
              <w:t>SN</w:t>
            </w:r>
            <w:r>
              <w:rPr>
                <w:rFonts w:hint="eastAsia"/>
              </w:rPr>
              <w:t>码、索赔金额、币种、备注</w:t>
            </w:r>
          </w:p>
          <w:p w:rsidR="002A4382" w:rsidRDefault="002A4382" w:rsidP="002A4382">
            <w:pPr>
              <w:pStyle w:val="af1"/>
              <w:numPr>
                <w:ilvl w:val="0"/>
                <w:numId w:val="289"/>
              </w:numPr>
              <w:ind w:firstLineChars="0"/>
            </w:pPr>
            <w:r>
              <w:rPr>
                <w:rFonts w:hint="eastAsia"/>
              </w:rPr>
              <w:t>选填信息：</w:t>
            </w:r>
          </w:p>
          <w:p w:rsidR="002A4382" w:rsidRDefault="002A4382" w:rsidP="000A5E04">
            <w:pPr>
              <w:pStyle w:val="af1"/>
              <w:ind w:left="360" w:firstLineChars="0" w:firstLine="0"/>
            </w:pPr>
            <w:r>
              <w:rPr>
                <w:rFonts w:hint="eastAsia"/>
              </w:rPr>
              <w:t>来源单据类型（下拉选择）、来源单号（文本）</w:t>
            </w:r>
          </w:p>
          <w:p w:rsidR="002A4382" w:rsidRDefault="002A4382" w:rsidP="002A4382">
            <w:pPr>
              <w:pStyle w:val="af1"/>
              <w:numPr>
                <w:ilvl w:val="0"/>
                <w:numId w:val="289"/>
              </w:numPr>
              <w:ind w:firstLineChars="0"/>
            </w:pPr>
            <w:r>
              <w:rPr>
                <w:rFonts w:hint="eastAsia"/>
              </w:rPr>
              <w:t>自动信息：</w:t>
            </w:r>
          </w:p>
          <w:p w:rsidR="002A4382" w:rsidRDefault="002A4382" w:rsidP="000A5E04">
            <w:pPr>
              <w:pStyle w:val="af1"/>
              <w:ind w:left="360" w:firstLineChars="0" w:firstLine="0"/>
            </w:pPr>
            <w:r>
              <w:rPr>
                <w:rFonts w:hint="eastAsia"/>
              </w:rPr>
              <w:t>申请编号（自动生成）、索赔商品编号、申请时间</w:t>
            </w:r>
          </w:p>
          <w:p w:rsidR="002A4382" w:rsidRDefault="002A4382" w:rsidP="002A4382">
            <w:pPr>
              <w:pStyle w:val="af1"/>
              <w:numPr>
                <w:ilvl w:val="0"/>
                <w:numId w:val="289"/>
              </w:numPr>
              <w:ind w:firstLineChars="0"/>
            </w:pPr>
            <w:r>
              <w:rPr>
                <w:rFonts w:hint="eastAsia"/>
              </w:rPr>
              <w:t>操作按钮：</w:t>
            </w:r>
          </w:p>
          <w:p w:rsidR="002A4382" w:rsidRDefault="002A4382" w:rsidP="000A5E04">
            <w:pPr>
              <w:pStyle w:val="af1"/>
              <w:ind w:left="360" w:firstLineChars="0" w:firstLine="0"/>
            </w:pPr>
            <w:r>
              <w:rPr>
                <w:rFonts w:hint="eastAsia"/>
              </w:rPr>
              <w:t>保存、提交、返回</w:t>
            </w:r>
          </w:p>
        </w:tc>
        <w:tc>
          <w:tcPr>
            <w:tcW w:w="3210" w:type="dxa"/>
          </w:tcPr>
          <w:p w:rsidR="002A4382" w:rsidRDefault="002A4382" w:rsidP="002A4382">
            <w:pPr>
              <w:pStyle w:val="af1"/>
              <w:numPr>
                <w:ilvl w:val="0"/>
                <w:numId w:val="290"/>
              </w:numPr>
              <w:ind w:firstLineChars="0"/>
            </w:pPr>
            <w:r>
              <w:rPr>
                <w:rFonts w:hint="eastAsia"/>
              </w:rPr>
              <w:t>保存：</w:t>
            </w:r>
          </w:p>
          <w:p w:rsidR="002A4382" w:rsidRDefault="002A4382" w:rsidP="000A5E04">
            <w:pPr>
              <w:pStyle w:val="af1"/>
              <w:ind w:left="360" w:firstLineChars="0" w:firstLine="0"/>
            </w:pPr>
            <w:r>
              <w:rPr>
                <w:rFonts w:hint="eastAsia"/>
              </w:rPr>
              <w:t>保存索赔信息</w:t>
            </w:r>
          </w:p>
          <w:p w:rsidR="002A4382" w:rsidRDefault="002A4382" w:rsidP="002A4382">
            <w:pPr>
              <w:pStyle w:val="af1"/>
              <w:numPr>
                <w:ilvl w:val="0"/>
                <w:numId w:val="290"/>
              </w:numPr>
              <w:ind w:firstLineChars="0"/>
            </w:pPr>
            <w:r>
              <w:rPr>
                <w:rFonts w:hint="eastAsia"/>
              </w:rPr>
              <w:t>提交</w:t>
            </w:r>
          </w:p>
          <w:p w:rsidR="002A4382" w:rsidRDefault="002A4382" w:rsidP="000A5E04">
            <w:pPr>
              <w:pStyle w:val="af1"/>
              <w:ind w:left="360" w:firstLineChars="0" w:firstLine="0"/>
            </w:pPr>
            <w:r>
              <w:rPr>
                <w:rFonts w:hint="eastAsia"/>
              </w:rPr>
              <w:t>允许直接提交索赔信息，提交审核中</w:t>
            </w:r>
          </w:p>
          <w:p w:rsidR="002A4382" w:rsidRPr="0097327C" w:rsidRDefault="002A4382" w:rsidP="000A5E04">
            <w:pPr>
              <w:pStyle w:val="af1"/>
              <w:ind w:left="360" w:firstLineChars="0" w:firstLine="0"/>
            </w:pPr>
          </w:p>
        </w:tc>
      </w:tr>
      <w:tr w:rsidR="002A4382" w:rsidTr="000A5E04">
        <w:tc>
          <w:tcPr>
            <w:tcW w:w="1668" w:type="dxa"/>
          </w:tcPr>
          <w:p w:rsidR="002A4382" w:rsidRDefault="002A4382" w:rsidP="000A5E04">
            <w:r>
              <w:rPr>
                <w:rFonts w:hint="eastAsia"/>
              </w:rPr>
              <w:t>详情页面</w:t>
            </w:r>
            <w:r>
              <w:rPr>
                <w:rFonts w:hint="eastAsia"/>
              </w:rPr>
              <w:t>-</w:t>
            </w:r>
            <w:r>
              <w:rPr>
                <w:rFonts w:hint="eastAsia"/>
              </w:rPr>
              <w:t>索赔审核</w:t>
            </w:r>
          </w:p>
        </w:tc>
        <w:tc>
          <w:tcPr>
            <w:tcW w:w="4750" w:type="dxa"/>
          </w:tcPr>
          <w:p w:rsidR="002A4382" w:rsidRDefault="002A4382" w:rsidP="000A5E04">
            <w:pPr>
              <w:pStyle w:val="af1"/>
              <w:ind w:left="360" w:firstLineChars="0" w:firstLine="0"/>
            </w:pPr>
            <w:r>
              <w:rPr>
                <w:rFonts w:hint="eastAsia"/>
              </w:rPr>
              <w:t>填写审核意见，可调整索赔金额</w:t>
            </w:r>
          </w:p>
        </w:tc>
        <w:tc>
          <w:tcPr>
            <w:tcW w:w="3210" w:type="dxa"/>
          </w:tcPr>
          <w:p w:rsidR="002A4382" w:rsidRDefault="002A4382" w:rsidP="002A4382">
            <w:pPr>
              <w:pStyle w:val="af1"/>
              <w:numPr>
                <w:ilvl w:val="0"/>
                <w:numId w:val="291"/>
              </w:numPr>
              <w:ind w:firstLineChars="0"/>
            </w:pPr>
            <w:r>
              <w:rPr>
                <w:rFonts w:hint="eastAsia"/>
              </w:rPr>
              <w:t>当是否使用账户余额冲抵为是时：审核通过后扣减对账户余额（优先扣减寄租收益，其次是账户余额），将扣减总额回写入实际获赔金额中。并记录流水</w:t>
            </w:r>
          </w:p>
          <w:p w:rsidR="002A4382" w:rsidRDefault="002A4382" w:rsidP="002A4382">
            <w:pPr>
              <w:pStyle w:val="af1"/>
              <w:numPr>
                <w:ilvl w:val="0"/>
                <w:numId w:val="291"/>
              </w:numPr>
              <w:ind w:firstLineChars="0"/>
            </w:pPr>
            <w:r>
              <w:rPr>
                <w:rFonts w:hint="eastAsia"/>
              </w:rPr>
              <w:t>如不适用账户余额冲抵，只更改状态</w:t>
            </w:r>
          </w:p>
          <w:p w:rsidR="002A4382" w:rsidRDefault="002A4382" w:rsidP="002A4382">
            <w:pPr>
              <w:pStyle w:val="af1"/>
              <w:numPr>
                <w:ilvl w:val="0"/>
                <w:numId w:val="291"/>
              </w:numPr>
              <w:ind w:firstLineChars="0"/>
            </w:pPr>
            <w:r>
              <w:rPr>
                <w:rFonts w:hint="eastAsia"/>
              </w:rPr>
              <w:t>审核拒绝直接作废单据</w:t>
            </w:r>
          </w:p>
        </w:tc>
      </w:tr>
      <w:tr w:rsidR="002A4382" w:rsidTr="000A5E04">
        <w:tc>
          <w:tcPr>
            <w:tcW w:w="1668" w:type="dxa"/>
          </w:tcPr>
          <w:p w:rsidR="002A4382" w:rsidRDefault="002A4382" w:rsidP="000A5E04">
            <w:r>
              <w:rPr>
                <w:rFonts w:hint="eastAsia"/>
              </w:rPr>
              <w:t>详细页面</w:t>
            </w:r>
            <w:r>
              <w:rPr>
                <w:rFonts w:hint="eastAsia"/>
              </w:rPr>
              <w:t>-</w:t>
            </w:r>
            <w:r>
              <w:rPr>
                <w:rFonts w:hint="eastAsia"/>
              </w:rPr>
              <w:t>索赔结案</w:t>
            </w:r>
          </w:p>
        </w:tc>
        <w:tc>
          <w:tcPr>
            <w:tcW w:w="4750" w:type="dxa"/>
          </w:tcPr>
          <w:p w:rsidR="002A4382" w:rsidRDefault="002A4382" w:rsidP="000A5E04">
            <w:pPr>
              <w:pStyle w:val="af1"/>
              <w:ind w:left="360" w:firstLineChars="0" w:firstLine="0"/>
            </w:pPr>
            <w:r>
              <w:rPr>
                <w:rFonts w:hint="eastAsia"/>
              </w:rPr>
              <w:t>填写实际获赔金额及说明</w:t>
            </w:r>
          </w:p>
        </w:tc>
        <w:tc>
          <w:tcPr>
            <w:tcW w:w="3210" w:type="dxa"/>
          </w:tcPr>
          <w:p w:rsidR="002A4382" w:rsidRDefault="002A4382" w:rsidP="000A5E04">
            <w:pPr>
              <w:pStyle w:val="af1"/>
              <w:ind w:left="360" w:firstLineChars="0" w:firstLine="0"/>
            </w:pPr>
            <w:r>
              <w:rPr>
                <w:rFonts w:hint="eastAsia"/>
              </w:rPr>
              <w:t>结案后更改结案状态</w:t>
            </w:r>
          </w:p>
        </w:tc>
      </w:tr>
      <w:tr w:rsidR="002A4382" w:rsidTr="000A5E04">
        <w:tc>
          <w:tcPr>
            <w:tcW w:w="1668" w:type="dxa"/>
          </w:tcPr>
          <w:p w:rsidR="002A4382" w:rsidRDefault="002A4382" w:rsidP="000A5E04">
            <w:r>
              <w:rPr>
                <w:rFonts w:hint="eastAsia"/>
              </w:rPr>
              <w:t>详细页面</w:t>
            </w:r>
            <w:r>
              <w:rPr>
                <w:rFonts w:hint="eastAsia"/>
              </w:rPr>
              <w:t>-</w:t>
            </w:r>
            <w:r>
              <w:rPr>
                <w:rFonts w:hint="eastAsia"/>
              </w:rPr>
              <w:t>索赔查看</w:t>
            </w:r>
          </w:p>
        </w:tc>
        <w:tc>
          <w:tcPr>
            <w:tcW w:w="4750" w:type="dxa"/>
          </w:tcPr>
          <w:p w:rsidR="002A4382" w:rsidRDefault="002A4382" w:rsidP="000A5E04">
            <w:pPr>
              <w:pStyle w:val="af1"/>
              <w:ind w:left="360" w:firstLineChars="0" w:firstLine="0"/>
            </w:pPr>
            <w:r>
              <w:rPr>
                <w:rFonts w:hint="eastAsia"/>
              </w:rPr>
              <w:t>同审核页面所有元素只读</w:t>
            </w:r>
          </w:p>
        </w:tc>
        <w:tc>
          <w:tcPr>
            <w:tcW w:w="3210" w:type="dxa"/>
          </w:tcPr>
          <w:p w:rsidR="002A4382" w:rsidRPr="00DF44F3" w:rsidRDefault="002A4382" w:rsidP="000A5E04">
            <w:r>
              <w:rPr>
                <w:rFonts w:hint="eastAsia"/>
              </w:rPr>
              <w:t>由列表编号链接进入</w:t>
            </w:r>
          </w:p>
        </w:tc>
      </w:tr>
    </w:tbl>
    <w:p w:rsidR="002A4382" w:rsidRPr="004C6591" w:rsidRDefault="002A4382" w:rsidP="002A4382"/>
    <w:p w:rsidR="002A4382" w:rsidRDefault="002A4382" w:rsidP="002A4382">
      <w:pPr>
        <w:pStyle w:val="2"/>
      </w:pPr>
      <w:bookmarkStart w:id="159" w:name="_Toc392169215"/>
      <w:r>
        <w:rPr>
          <w:rFonts w:hint="eastAsia"/>
        </w:rPr>
        <w:lastRenderedPageBreak/>
        <w:t>S009-05</w:t>
      </w:r>
      <w:r>
        <w:rPr>
          <w:rFonts w:hint="eastAsia"/>
        </w:rPr>
        <w:tab/>
      </w:r>
      <w:r>
        <w:rPr>
          <w:rFonts w:hint="eastAsia"/>
        </w:rPr>
        <w:t>会员卡</w:t>
      </w:r>
      <w:bookmarkEnd w:id="159"/>
    </w:p>
    <w:p w:rsidR="002A4382" w:rsidRPr="00E8145B" w:rsidRDefault="002A4382" w:rsidP="002A4382">
      <w:pPr>
        <w:pStyle w:val="3"/>
      </w:pPr>
      <w:r>
        <w:rPr>
          <w:rFonts w:hint="eastAsia"/>
        </w:rPr>
        <w:t>SOP</w:t>
      </w:r>
    </w:p>
    <w:p w:rsidR="002A4382" w:rsidRDefault="002A4382" w:rsidP="002A4382">
      <w:r>
        <w:rPr>
          <w:noProof/>
        </w:rPr>
        <w:lastRenderedPageBreak/>
        <w:drawing>
          <wp:inline distT="0" distB="0" distL="0" distR="0">
            <wp:extent cx="5976620" cy="8457481"/>
            <wp:effectExtent l="0" t="0" r="0" b="0"/>
            <wp:docPr id="31" name="图片 31" descr="D:\LHT\Bequeen\02需求设计\SOP\SOP定稿文件\SOP-S009-05会员卡制卡及使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LHT\Bequeen\02需求设计\SOP\SOP定稿文件\SOP-S009-05会员卡制卡及使用.jp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76620" cy="8457481"/>
                    </a:xfrm>
                    <a:prstGeom prst="rect">
                      <a:avLst/>
                    </a:prstGeom>
                    <a:noFill/>
                    <a:ln>
                      <a:noFill/>
                    </a:ln>
                  </pic:spPr>
                </pic:pic>
              </a:graphicData>
            </a:graphic>
          </wp:inline>
        </w:drawing>
      </w:r>
    </w:p>
    <w:p w:rsidR="002A4382" w:rsidRDefault="002A4382" w:rsidP="002A4382">
      <w:pPr>
        <w:pStyle w:val="3"/>
      </w:pPr>
      <w:r>
        <w:rPr>
          <w:rFonts w:hint="eastAsia"/>
        </w:rPr>
        <w:lastRenderedPageBreak/>
        <w:t>表单</w:t>
      </w:r>
    </w:p>
    <w:p w:rsidR="002A4382" w:rsidRDefault="002A4382" w:rsidP="002A4382">
      <w:pPr>
        <w:pStyle w:val="4"/>
      </w:pPr>
      <w:r>
        <w:rPr>
          <w:rFonts w:hint="eastAsia"/>
        </w:rPr>
        <w:t>会员卡</w:t>
      </w:r>
    </w:p>
    <w:p w:rsidR="002A4382" w:rsidRDefault="002A4382" w:rsidP="00F54DB2">
      <w:pPr>
        <w:spacing w:before="240"/>
        <w:pPrChange w:id="160" w:author="aibozeng" w:date="2014-07-25T23:02:00Z">
          <w:pPr/>
        </w:pPrChange>
      </w:pPr>
      <w:r>
        <w:rPr>
          <w:rFonts w:hint="eastAsia"/>
        </w:rPr>
        <w:t>（</w:t>
      </w:r>
      <w:r>
        <w:rPr>
          <w:rFonts w:hint="eastAsia"/>
        </w:rPr>
        <w:t>1</w:t>
      </w:r>
      <w:r>
        <w:rPr>
          <w:rFonts w:hint="eastAsia"/>
        </w:rPr>
        <w:t>）信息点：会员卡编号、</w:t>
      </w:r>
      <w:ins w:id="161" w:author="aibozeng" w:date="2014-07-25T23:04:00Z">
        <w:r w:rsidR="00F54DB2">
          <w:rPr>
            <w:rFonts w:hint="eastAsia"/>
          </w:rPr>
          <w:t>卡品级别、</w:t>
        </w:r>
      </w:ins>
      <w:r>
        <w:rPr>
          <w:rFonts w:hint="eastAsia"/>
        </w:rPr>
        <w:t>会员卡面值、会员卡价格、会员卡密码、</w:t>
      </w:r>
      <w:ins w:id="162" w:author="aibozeng" w:date="2014-07-25T23:02:00Z">
        <w:r w:rsidR="00F54DB2">
          <w:rPr>
            <w:rFonts w:hint="eastAsia"/>
          </w:rPr>
          <w:t>制卡状态（</w:t>
        </w:r>
      </w:ins>
      <w:ins w:id="163" w:author="aibozeng" w:date="2014-07-25T23:03:00Z">
        <w:r w:rsidR="00F54DB2">
          <w:rPr>
            <w:rFonts w:hint="eastAsia"/>
          </w:rPr>
          <w:t>未制卡、</w:t>
        </w:r>
      </w:ins>
      <w:ins w:id="164" w:author="aibozeng" w:date="2014-07-25T23:02:00Z">
        <w:r w:rsidR="00F54DB2">
          <w:rPr>
            <w:rFonts w:hint="eastAsia"/>
          </w:rPr>
          <w:t>已制卡）、</w:t>
        </w:r>
      </w:ins>
      <w:r>
        <w:rPr>
          <w:rFonts w:hint="eastAsia"/>
        </w:rPr>
        <w:t>状态（</w:t>
      </w:r>
      <w:del w:id="165" w:author="aibozeng" w:date="2014-07-25T23:02:00Z">
        <w:r w:rsidDel="00F54DB2">
          <w:rPr>
            <w:rFonts w:hint="eastAsia"/>
          </w:rPr>
          <w:delText>已制卡</w:delText>
        </w:r>
      </w:del>
      <w:ins w:id="166" w:author="aibozeng" w:date="2014-07-25T23:03:00Z">
        <w:r w:rsidR="00F54DB2">
          <w:rPr>
            <w:rFonts w:hint="eastAsia"/>
          </w:rPr>
          <w:t>未激活</w:t>
        </w:r>
      </w:ins>
      <w:del w:id="167" w:author="aibozeng" w:date="2014-07-25T23:02:00Z">
        <w:r w:rsidDel="00F54DB2">
          <w:rPr>
            <w:rFonts w:hint="eastAsia"/>
          </w:rPr>
          <w:delText>、</w:delText>
        </w:r>
      </w:del>
      <w:r>
        <w:rPr>
          <w:rFonts w:hint="eastAsia"/>
        </w:rPr>
        <w:t>已激活、已绑定、已作废）、会员编号、生效日期、失效日期、是否有实体卡（是、否）、绑定时间</w:t>
      </w:r>
    </w:p>
    <w:p w:rsidR="002A4382" w:rsidRDefault="002E193A" w:rsidP="002A4382">
      <w:pPr>
        <w:pStyle w:val="4"/>
      </w:pPr>
      <w:r>
        <w:rPr>
          <w:rFonts w:hint="eastAsia"/>
        </w:rPr>
        <w:t>卡券</w:t>
      </w:r>
      <w:r w:rsidR="002A4382">
        <w:rPr>
          <w:rFonts w:hint="eastAsia"/>
        </w:rPr>
        <w:t>管理</w:t>
      </w:r>
    </w:p>
    <w:p w:rsidR="002A4382" w:rsidRPr="004F3B9E" w:rsidRDefault="002A4382" w:rsidP="002A4382">
      <w:r w:rsidRPr="004F3B9E">
        <w:rPr>
          <w:rFonts w:hint="eastAsia"/>
        </w:rPr>
        <w:t>信息点：</w:t>
      </w:r>
      <w:r w:rsidR="002E193A">
        <w:rPr>
          <w:rFonts w:hint="eastAsia"/>
        </w:rPr>
        <w:t>卡类型（</w:t>
      </w:r>
      <w:r w:rsidR="002E193A">
        <w:rPr>
          <w:rFonts w:hint="eastAsia"/>
        </w:rPr>
        <w:t>1-</w:t>
      </w:r>
      <w:r w:rsidR="002E193A">
        <w:rPr>
          <w:rFonts w:hint="eastAsia"/>
        </w:rPr>
        <w:t>储值卡、</w:t>
      </w:r>
      <w:r w:rsidR="002E193A">
        <w:rPr>
          <w:rFonts w:hint="eastAsia"/>
        </w:rPr>
        <w:t>2-</w:t>
      </w:r>
      <w:r w:rsidR="007407D7">
        <w:rPr>
          <w:rFonts w:hint="eastAsia"/>
        </w:rPr>
        <w:t>优惠券</w:t>
      </w:r>
      <w:r w:rsidR="0042726B">
        <w:rPr>
          <w:rFonts w:hint="eastAsia"/>
        </w:rPr>
        <w:t>（</w:t>
      </w:r>
      <w:r w:rsidR="0042726B" w:rsidRPr="007A4E9F">
        <w:rPr>
          <w:rFonts w:hint="eastAsia"/>
          <w:highlight w:val="yellow"/>
        </w:rPr>
        <w:t>优惠券预留，本期不实现</w:t>
      </w:r>
      <w:r w:rsidR="0042726B">
        <w:rPr>
          <w:rFonts w:hint="eastAsia"/>
        </w:rPr>
        <w:t>）</w:t>
      </w:r>
      <w:r w:rsidR="002E193A">
        <w:rPr>
          <w:rFonts w:hint="eastAsia"/>
        </w:rPr>
        <w:t>）、</w:t>
      </w:r>
      <w:r>
        <w:rPr>
          <w:rFonts w:hint="eastAsia"/>
        </w:rPr>
        <w:t>卡</w:t>
      </w:r>
      <w:r w:rsidRPr="004F3B9E">
        <w:rPr>
          <w:rFonts w:hint="eastAsia"/>
        </w:rPr>
        <w:t>号、卡面值、</w:t>
      </w:r>
      <w:r>
        <w:rPr>
          <w:rFonts w:hint="eastAsia"/>
        </w:rPr>
        <w:t>卡余额、</w:t>
      </w:r>
      <w:r w:rsidRPr="004F3B9E">
        <w:rPr>
          <w:rFonts w:hint="eastAsia"/>
        </w:rPr>
        <w:t>卡价格、卡密码、</w:t>
      </w:r>
      <w:ins w:id="168" w:author="aibozeng" w:date="2014-07-25T23:06:00Z">
        <w:r w:rsidR="00143163">
          <w:rPr>
            <w:rFonts w:hint="eastAsia"/>
          </w:rPr>
          <w:t>制卡状态（未制卡、已制卡）、状态（未激活</w:t>
        </w:r>
      </w:ins>
      <w:del w:id="169" w:author="aibozeng" w:date="2014-07-25T23:06:00Z">
        <w:r w:rsidRPr="004F3B9E" w:rsidDel="00143163">
          <w:rPr>
            <w:rFonts w:hint="eastAsia"/>
          </w:rPr>
          <w:delText>状态（已制卡、</w:delText>
        </w:r>
      </w:del>
      <w:r w:rsidRPr="004F3B9E">
        <w:rPr>
          <w:rFonts w:hint="eastAsia"/>
        </w:rPr>
        <w:t>已</w:t>
      </w:r>
      <w:r>
        <w:rPr>
          <w:rFonts w:hint="eastAsia"/>
        </w:rPr>
        <w:t>激活</w:t>
      </w:r>
      <w:r w:rsidRPr="004F3B9E">
        <w:rPr>
          <w:rFonts w:hint="eastAsia"/>
        </w:rPr>
        <w:t>、已</w:t>
      </w:r>
      <w:r>
        <w:rPr>
          <w:rFonts w:hint="eastAsia"/>
        </w:rPr>
        <w:t>冻结</w:t>
      </w:r>
      <w:r w:rsidRPr="004F3B9E">
        <w:rPr>
          <w:rFonts w:hint="eastAsia"/>
        </w:rPr>
        <w:t>、已作废）生效日期、失效日期、是否有实体卡（是、否）</w:t>
      </w:r>
    </w:p>
    <w:p w:rsidR="002A4382" w:rsidRPr="004941D3" w:rsidRDefault="002A4382" w:rsidP="002A4382"/>
    <w:p w:rsidR="002A4382" w:rsidRDefault="002A4382" w:rsidP="002A4382">
      <w:pPr>
        <w:pStyle w:val="3"/>
      </w:pPr>
      <w:r>
        <w:rPr>
          <w:rFonts w:hint="eastAsia"/>
        </w:rPr>
        <w:t>业务需求</w:t>
      </w:r>
    </w:p>
    <w:tbl>
      <w:tblPr>
        <w:tblStyle w:val="af"/>
        <w:tblW w:w="0" w:type="auto"/>
        <w:tblLook w:val="04A0"/>
      </w:tblPr>
      <w:tblGrid>
        <w:gridCol w:w="1668"/>
        <w:gridCol w:w="4750"/>
        <w:gridCol w:w="3210"/>
      </w:tblGrid>
      <w:tr w:rsidR="002A4382" w:rsidTr="000A5E04">
        <w:tc>
          <w:tcPr>
            <w:tcW w:w="1668" w:type="dxa"/>
          </w:tcPr>
          <w:p w:rsidR="002A4382" w:rsidRDefault="002A4382" w:rsidP="000A5E04">
            <w:r>
              <w:rPr>
                <w:rFonts w:hint="eastAsia"/>
              </w:rPr>
              <w:t>作业编号</w:t>
            </w:r>
          </w:p>
        </w:tc>
        <w:tc>
          <w:tcPr>
            <w:tcW w:w="4750" w:type="dxa"/>
          </w:tcPr>
          <w:p w:rsidR="002A4382" w:rsidRDefault="002A4382" w:rsidP="000A5E04">
            <w:r>
              <w:rPr>
                <w:rFonts w:hint="eastAsia"/>
              </w:rPr>
              <w:t>页面元素描述</w:t>
            </w:r>
          </w:p>
        </w:tc>
        <w:tc>
          <w:tcPr>
            <w:tcW w:w="3210" w:type="dxa"/>
          </w:tcPr>
          <w:p w:rsidR="002A4382" w:rsidRDefault="002A4382" w:rsidP="000A5E04">
            <w:r>
              <w:rPr>
                <w:rFonts w:hint="eastAsia"/>
              </w:rPr>
              <w:t>业务逻辑</w:t>
            </w:r>
          </w:p>
        </w:tc>
      </w:tr>
      <w:tr w:rsidR="002A4382" w:rsidTr="000A5E04">
        <w:tc>
          <w:tcPr>
            <w:tcW w:w="1668" w:type="dxa"/>
          </w:tcPr>
          <w:p w:rsidR="002A4382" w:rsidRDefault="002A4382" w:rsidP="000A5E04">
            <w:r>
              <w:rPr>
                <w:rFonts w:hint="eastAsia"/>
              </w:rPr>
              <w:t>会员卡列表页面</w:t>
            </w:r>
          </w:p>
        </w:tc>
        <w:tc>
          <w:tcPr>
            <w:tcW w:w="4750" w:type="dxa"/>
          </w:tcPr>
          <w:p w:rsidR="002A4382" w:rsidRDefault="002A4382" w:rsidP="002A4382">
            <w:pPr>
              <w:pStyle w:val="af1"/>
              <w:numPr>
                <w:ilvl w:val="0"/>
                <w:numId w:val="292"/>
              </w:numPr>
              <w:ind w:firstLineChars="0"/>
            </w:pPr>
            <w:r>
              <w:rPr>
                <w:rFonts w:hint="eastAsia"/>
              </w:rPr>
              <w:t>查询条件：</w:t>
            </w:r>
          </w:p>
          <w:p w:rsidR="002A4382" w:rsidRDefault="002A4382" w:rsidP="000A5E04">
            <w:pPr>
              <w:pStyle w:val="af1"/>
              <w:ind w:left="360" w:firstLineChars="0" w:firstLine="0"/>
            </w:pPr>
            <w:r>
              <w:rPr>
                <w:rFonts w:hint="eastAsia"/>
              </w:rPr>
              <w:t>会员卡号（与会员编号一致）（文本）、会员面值（下拉：全部、面值等级）、状态（下拉：全部、已制卡、已激活、已绑定、已作废）、是否有实体卡（是、否）</w:t>
            </w:r>
          </w:p>
          <w:p w:rsidR="002A4382" w:rsidRDefault="002A4382" w:rsidP="002A4382">
            <w:pPr>
              <w:pStyle w:val="af1"/>
              <w:numPr>
                <w:ilvl w:val="0"/>
                <w:numId w:val="292"/>
              </w:numPr>
              <w:ind w:firstLineChars="0"/>
            </w:pPr>
            <w:r>
              <w:rPr>
                <w:rFonts w:hint="eastAsia"/>
              </w:rPr>
              <w:t>列表字段：</w:t>
            </w:r>
          </w:p>
          <w:p w:rsidR="002A4382" w:rsidRDefault="002A4382" w:rsidP="000A5E04">
            <w:pPr>
              <w:pStyle w:val="af1"/>
              <w:ind w:left="360" w:firstLineChars="0" w:firstLine="0"/>
            </w:pPr>
            <w:r>
              <w:t>C</w:t>
            </w:r>
            <w:r>
              <w:rPr>
                <w:rFonts w:hint="eastAsia"/>
              </w:rPr>
              <w:t>heckbox</w:t>
            </w:r>
            <w:r>
              <w:rPr>
                <w:rFonts w:hint="eastAsia"/>
              </w:rPr>
              <w:t>、操作（编辑）会员卡编号、会员卡面值、会员卡价格、会员卡密码、状态、生效日期、失效日期、是否有实体卡（是、否）、</w:t>
            </w:r>
          </w:p>
          <w:p w:rsidR="002A4382" w:rsidRDefault="002A4382" w:rsidP="002A4382">
            <w:pPr>
              <w:pStyle w:val="af1"/>
              <w:numPr>
                <w:ilvl w:val="0"/>
                <w:numId w:val="292"/>
              </w:numPr>
              <w:ind w:firstLineChars="0"/>
            </w:pPr>
            <w:r>
              <w:rPr>
                <w:rFonts w:hint="eastAsia"/>
              </w:rPr>
              <w:t>操作按钮：</w:t>
            </w:r>
          </w:p>
          <w:p w:rsidR="002A4382" w:rsidRDefault="002A4382" w:rsidP="000A5E04">
            <w:pPr>
              <w:pStyle w:val="af1"/>
              <w:ind w:left="360" w:firstLineChars="0" w:firstLine="0"/>
            </w:pPr>
            <w:r>
              <w:rPr>
                <w:rFonts w:hint="eastAsia"/>
              </w:rPr>
              <w:t>工具栏：制卡、作废、激活</w:t>
            </w:r>
          </w:p>
          <w:p w:rsidR="002A4382" w:rsidRPr="00687306" w:rsidRDefault="002A4382" w:rsidP="000A5E04">
            <w:pPr>
              <w:pStyle w:val="af1"/>
              <w:ind w:left="360" w:firstLineChars="0" w:firstLine="0"/>
            </w:pPr>
            <w:r>
              <w:rPr>
                <w:rFonts w:hint="eastAsia"/>
              </w:rPr>
              <w:t>查询面板：查询、重置</w:t>
            </w:r>
          </w:p>
        </w:tc>
        <w:tc>
          <w:tcPr>
            <w:tcW w:w="3210" w:type="dxa"/>
          </w:tcPr>
          <w:p w:rsidR="002A4382" w:rsidRDefault="002A4382" w:rsidP="002A4382">
            <w:pPr>
              <w:pStyle w:val="af1"/>
              <w:numPr>
                <w:ilvl w:val="0"/>
                <w:numId w:val="273"/>
              </w:numPr>
              <w:ind w:firstLineChars="0"/>
            </w:pPr>
            <w:r>
              <w:rPr>
                <w:rFonts w:hint="eastAsia"/>
              </w:rPr>
              <w:t>页面加载：</w:t>
            </w:r>
          </w:p>
          <w:p w:rsidR="002A4382" w:rsidRDefault="002A4382" w:rsidP="000A5E04">
            <w:pPr>
              <w:pStyle w:val="af1"/>
              <w:ind w:left="360" w:firstLineChars="0" w:firstLine="0"/>
            </w:pPr>
            <w:r>
              <w:rPr>
                <w:rFonts w:hint="eastAsia"/>
              </w:rPr>
              <w:t>默认不显示数据</w:t>
            </w:r>
          </w:p>
          <w:p w:rsidR="002A4382" w:rsidRDefault="002A4382" w:rsidP="000A5E04">
            <w:pPr>
              <w:pStyle w:val="af1"/>
              <w:ind w:left="360" w:firstLineChars="0" w:firstLine="0"/>
            </w:pPr>
            <w:r>
              <w:rPr>
                <w:rFonts w:hint="eastAsia"/>
              </w:rPr>
              <w:t>不可操作或无权限按钮禁用（灰色）</w:t>
            </w:r>
          </w:p>
          <w:p w:rsidR="002A4382" w:rsidRDefault="002A4382" w:rsidP="002A4382">
            <w:pPr>
              <w:pStyle w:val="af1"/>
              <w:numPr>
                <w:ilvl w:val="0"/>
                <w:numId w:val="273"/>
              </w:numPr>
              <w:ind w:firstLineChars="0"/>
            </w:pPr>
            <w:r>
              <w:rPr>
                <w:rFonts w:hint="eastAsia"/>
              </w:rPr>
              <w:t>按钮逻辑：</w:t>
            </w:r>
          </w:p>
          <w:p w:rsidR="002A4382" w:rsidRDefault="002A4382" w:rsidP="000A5E04">
            <w:pPr>
              <w:pStyle w:val="af1"/>
              <w:ind w:left="360" w:firstLineChars="0" w:firstLine="0"/>
            </w:pPr>
            <w:r>
              <w:rPr>
                <w:rFonts w:hint="eastAsia"/>
              </w:rPr>
              <w:t>查询：按照查询条件过滤数据、默认按照编号倒序排列</w:t>
            </w:r>
          </w:p>
          <w:p w:rsidR="002A4382" w:rsidRDefault="002A4382" w:rsidP="000A5E04">
            <w:pPr>
              <w:pStyle w:val="af1"/>
              <w:ind w:left="360" w:firstLineChars="0" w:firstLine="0"/>
            </w:pPr>
            <w:r>
              <w:rPr>
                <w:rFonts w:hint="eastAsia"/>
              </w:rPr>
              <w:t>重置：清空查询条件</w:t>
            </w:r>
          </w:p>
          <w:p w:rsidR="002A4382" w:rsidRDefault="002A4382" w:rsidP="000A5E04">
            <w:pPr>
              <w:pStyle w:val="af1"/>
              <w:ind w:left="360" w:firstLineChars="0" w:firstLine="0"/>
            </w:pPr>
          </w:p>
          <w:p w:rsidR="002A4382" w:rsidRDefault="002A4382" w:rsidP="000A5E04">
            <w:pPr>
              <w:pStyle w:val="af1"/>
              <w:ind w:left="360" w:firstLineChars="0" w:firstLine="0"/>
            </w:pPr>
            <w:r>
              <w:rPr>
                <w:rFonts w:hint="eastAsia"/>
              </w:rPr>
              <w:t>制卡：进入制卡页面</w:t>
            </w:r>
          </w:p>
          <w:p w:rsidR="002A4382" w:rsidRDefault="002A4382" w:rsidP="000A5E04">
            <w:pPr>
              <w:pStyle w:val="af1"/>
              <w:ind w:left="360" w:firstLineChars="0" w:firstLine="0"/>
            </w:pPr>
            <w:r>
              <w:rPr>
                <w:rFonts w:hint="eastAsia"/>
              </w:rPr>
              <w:t>作废：针对已制卡状态，作废勾选数据，需给予确认选择提示</w:t>
            </w:r>
          </w:p>
          <w:p w:rsidR="002A4382" w:rsidRDefault="002A4382" w:rsidP="000A5E04">
            <w:pPr>
              <w:pStyle w:val="af1"/>
              <w:ind w:left="360" w:firstLineChars="0" w:firstLine="0"/>
            </w:pPr>
            <w:r>
              <w:rPr>
                <w:rFonts w:hint="eastAsia"/>
              </w:rPr>
              <w:t>激活：针对已制卡状态支持批量操作，需给予确认选择提示</w:t>
            </w:r>
          </w:p>
          <w:p w:rsidR="002A4382" w:rsidRDefault="002A4382" w:rsidP="000A5E04">
            <w:pPr>
              <w:pStyle w:val="af1"/>
              <w:ind w:left="360" w:firstLineChars="0" w:firstLine="0"/>
            </w:pPr>
          </w:p>
          <w:p w:rsidR="002A4382" w:rsidRPr="00687306" w:rsidRDefault="002A4382" w:rsidP="000A5E04">
            <w:pPr>
              <w:pStyle w:val="af1"/>
              <w:ind w:left="360" w:firstLineChars="0" w:firstLine="0"/>
            </w:pPr>
            <w:r>
              <w:rPr>
                <w:rFonts w:hint="eastAsia"/>
              </w:rPr>
              <w:t>针对已制卡状态卡片可编辑</w:t>
            </w:r>
          </w:p>
        </w:tc>
      </w:tr>
      <w:tr w:rsidR="002A4382" w:rsidTr="000A5E04">
        <w:tc>
          <w:tcPr>
            <w:tcW w:w="1668" w:type="dxa"/>
          </w:tcPr>
          <w:p w:rsidR="002A4382" w:rsidRDefault="002A4382" w:rsidP="000A5E04">
            <w:r>
              <w:rPr>
                <w:rFonts w:hint="eastAsia"/>
              </w:rPr>
              <w:lastRenderedPageBreak/>
              <w:t>详情页面</w:t>
            </w:r>
            <w:r>
              <w:rPr>
                <w:rFonts w:hint="eastAsia"/>
              </w:rPr>
              <w:t>-</w:t>
            </w:r>
            <w:r>
              <w:rPr>
                <w:rFonts w:hint="eastAsia"/>
              </w:rPr>
              <w:t>会员卡制卡（</w:t>
            </w:r>
            <w:r>
              <w:rPr>
                <w:rFonts w:hint="eastAsia"/>
              </w:rPr>
              <w:t>s009-05-1</w:t>
            </w:r>
            <w:r>
              <w:rPr>
                <w:rFonts w:hint="eastAsia"/>
              </w:rPr>
              <w:t>）</w:t>
            </w:r>
          </w:p>
        </w:tc>
        <w:tc>
          <w:tcPr>
            <w:tcW w:w="4750" w:type="dxa"/>
          </w:tcPr>
          <w:p w:rsidR="002A4382" w:rsidRDefault="002A4382" w:rsidP="002A4382">
            <w:pPr>
              <w:pStyle w:val="af1"/>
              <w:numPr>
                <w:ilvl w:val="0"/>
                <w:numId w:val="293"/>
              </w:numPr>
              <w:ind w:firstLineChars="0"/>
            </w:pPr>
            <w:r>
              <w:rPr>
                <w:rFonts w:hint="eastAsia"/>
              </w:rPr>
              <w:t>必填信息：</w:t>
            </w:r>
          </w:p>
          <w:p w:rsidR="002A4382" w:rsidRDefault="002A4382" w:rsidP="000A5E04">
            <w:pPr>
              <w:pStyle w:val="af1"/>
              <w:ind w:left="360" w:firstLineChars="0" w:firstLine="0"/>
            </w:pPr>
            <w:r>
              <w:rPr>
                <w:rFonts w:hint="eastAsia"/>
              </w:rPr>
              <w:t>卡号区间、卡面值、价格、生效日期、失效日期、是否有实体卡（是、否）</w:t>
            </w:r>
          </w:p>
          <w:p w:rsidR="002A4382" w:rsidRDefault="002A4382" w:rsidP="000A5E04">
            <w:pPr>
              <w:pStyle w:val="af1"/>
              <w:ind w:left="360" w:firstLineChars="0" w:firstLine="0"/>
            </w:pPr>
            <w:r>
              <w:rPr>
                <w:rFonts w:hint="eastAsia"/>
              </w:rPr>
              <w:t>密码自动随机数生成</w:t>
            </w:r>
          </w:p>
          <w:p w:rsidR="002A4382" w:rsidRDefault="002A4382" w:rsidP="002A4382">
            <w:pPr>
              <w:pStyle w:val="af1"/>
              <w:numPr>
                <w:ilvl w:val="0"/>
                <w:numId w:val="293"/>
              </w:numPr>
              <w:ind w:firstLineChars="0"/>
            </w:pPr>
            <w:r>
              <w:rPr>
                <w:rFonts w:hint="eastAsia"/>
              </w:rPr>
              <w:t>操作按钮：</w:t>
            </w:r>
          </w:p>
          <w:p w:rsidR="002A4382" w:rsidRDefault="002A4382" w:rsidP="000A5E04">
            <w:pPr>
              <w:pStyle w:val="af1"/>
              <w:ind w:left="360" w:firstLineChars="0" w:firstLine="0"/>
            </w:pPr>
            <w:r>
              <w:rPr>
                <w:rFonts w:hint="eastAsia"/>
              </w:rPr>
              <w:t>确认、返回</w:t>
            </w:r>
          </w:p>
        </w:tc>
        <w:tc>
          <w:tcPr>
            <w:tcW w:w="3210" w:type="dxa"/>
          </w:tcPr>
          <w:p w:rsidR="002A4382" w:rsidRDefault="002A4382" w:rsidP="002A4382">
            <w:pPr>
              <w:pStyle w:val="af1"/>
              <w:numPr>
                <w:ilvl w:val="0"/>
                <w:numId w:val="294"/>
              </w:numPr>
              <w:ind w:firstLineChars="0"/>
            </w:pPr>
            <w:r>
              <w:rPr>
                <w:rFonts w:hint="eastAsia"/>
              </w:rPr>
              <w:t>确认：</w:t>
            </w:r>
          </w:p>
          <w:p w:rsidR="002A4382" w:rsidRDefault="002A4382" w:rsidP="000A5E04">
            <w:pPr>
              <w:pStyle w:val="af1"/>
              <w:ind w:left="360" w:firstLineChars="0" w:firstLine="0"/>
            </w:pPr>
            <w:r>
              <w:rPr>
                <w:rFonts w:hint="eastAsia"/>
              </w:rPr>
              <w:t>生成已制卡的卡片信息</w:t>
            </w:r>
          </w:p>
          <w:p w:rsidR="002A4382" w:rsidRDefault="002A4382" w:rsidP="000A5E04">
            <w:pPr>
              <w:pStyle w:val="af1"/>
              <w:ind w:left="360" w:firstLineChars="0" w:firstLine="0"/>
            </w:pPr>
            <w:r>
              <w:rPr>
                <w:rFonts w:hint="eastAsia"/>
              </w:rPr>
              <w:t>生成激活的会员账号并自动记录账户余额为面值</w:t>
            </w:r>
          </w:p>
          <w:p w:rsidR="002A4382" w:rsidRDefault="002A4382" w:rsidP="002A4382">
            <w:pPr>
              <w:pStyle w:val="af1"/>
              <w:numPr>
                <w:ilvl w:val="0"/>
                <w:numId w:val="294"/>
              </w:numPr>
              <w:ind w:firstLineChars="0"/>
            </w:pPr>
            <w:r>
              <w:rPr>
                <w:rFonts w:hint="eastAsia"/>
              </w:rPr>
              <w:t>对于激活装的会员卡可以使用会员卡（卡号密码）登录：</w:t>
            </w:r>
          </w:p>
          <w:p w:rsidR="002A4382" w:rsidRPr="0097327C" w:rsidRDefault="002A4382" w:rsidP="000A5E04">
            <w:pPr>
              <w:pStyle w:val="af1"/>
              <w:ind w:left="360" w:firstLineChars="0" w:firstLine="0"/>
            </w:pPr>
            <w:r>
              <w:rPr>
                <w:rFonts w:hint="eastAsia"/>
              </w:rPr>
              <w:t>首次登录改变卡状态为已绑定</w:t>
            </w:r>
          </w:p>
        </w:tc>
      </w:tr>
      <w:tr w:rsidR="002A4382" w:rsidTr="000A5E04">
        <w:tc>
          <w:tcPr>
            <w:tcW w:w="1668" w:type="dxa"/>
          </w:tcPr>
          <w:p w:rsidR="002A4382" w:rsidRDefault="002A4382" w:rsidP="000A5E04">
            <w:r>
              <w:rPr>
                <w:rFonts w:hint="eastAsia"/>
              </w:rPr>
              <w:t>详情页面</w:t>
            </w:r>
            <w:r>
              <w:rPr>
                <w:rFonts w:hint="eastAsia"/>
              </w:rPr>
              <w:t>-</w:t>
            </w:r>
            <w:r>
              <w:rPr>
                <w:rFonts w:hint="eastAsia"/>
              </w:rPr>
              <w:t>会员卡修改</w:t>
            </w:r>
          </w:p>
        </w:tc>
        <w:tc>
          <w:tcPr>
            <w:tcW w:w="4750" w:type="dxa"/>
          </w:tcPr>
          <w:p w:rsidR="002A4382" w:rsidRDefault="002A4382" w:rsidP="002A4382">
            <w:pPr>
              <w:pStyle w:val="af1"/>
              <w:numPr>
                <w:ilvl w:val="0"/>
                <w:numId w:val="295"/>
              </w:numPr>
              <w:ind w:firstLineChars="0"/>
            </w:pPr>
            <w:r>
              <w:rPr>
                <w:rFonts w:hint="eastAsia"/>
              </w:rPr>
              <w:t>可修改信息：</w:t>
            </w:r>
          </w:p>
          <w:p w:rsidR="002A4382" w:rsidRDefault="002A4382" w:rsidP="000A5E04">
            <w:pPr>
              <w:pStyle w:val="af1"/>
              <w:ind w:left="360" w:firstLineChars="0" w:firstLine="0"/>
            </w:pPr>
            <w:r>
              <w:rPr>
                <w:rFonts w:hint="eastAsia"/>
              </w:rPr>
              <w:t>卡面值、价格、生效日期、失效日期、是否有实体卡（是、否）</w:t>
            </w:r>
          </w:p>
          <w:p w:rsidR="002A4382" w:rsidRDefault="002A4382" w:rsidP="002A4382">
            <w:pPr>
              <w:pStyle w:val="af1"/>
              <w:numPr>
                <w:ilvl w:val="0"/>
                <w:numId w:val="295"/>
              </w:numPr>
              <w:ind w:firstLineChars="0"/>
            </w:pPr>
            <w:r>
              <w:rPr>
                <w:rFonts w:hint="eastAsia"/>
              </w:rPr>
              <w:t>操作按钮：</w:t>
            </w:r>
          </w:p>
          <w:p w:rsidR="002A4382" w:rsidRDefault="002A4382" w:rsidP="000A5E04">
            <w:pPr>
              <w:pStyle w:val="af1"/>
              <w:ind w:left="360" w:firstLineChars="0" w:firstLine="0"/>
            </w:pPr>
            <w:r>
              <w:rPr>
                <w:rFonts w:hint="eastAsia"/>
              </w:rPr>
              <w:t>保存</w:t>
            </w:r>
          </w:p>
        </w:tc>
        <w:tc>
          <w:tcPr>
            <w:tcW w:w="3210" w:type="dxa"/>
          </w:tcPr>
          <w:p w:rsidR="002A4382" w:rsidRDefault="002A4382" w:rsidP="000A5E04">
            <w:r>
              <w:rPr>
                <w:rFonts w:hint="eastAsia"/>
              </w:rPr>
              <w:t>无</w:t>
            </w:r>
          </w:p>
        </w:tc>
      </w:tr>
      <w:tr w:rsidR="002A4382" w:rsidTr="000A5E04">
        <w:tc>
          <w:tcPr>
            <w:tcW w:w="1668" w:type="dxa"/>
          </w:tcPr>
          <w:p w:rsidR="002A4382" w:rsidRDefault="002A4382" w:rsidP="000A5E04">
            <w:r>
              <w:rPr>
                <w:rFonts w:hint="eastAsia"/>
              </w:rPr>
              <w:t>详细页面</w:t>
            </w:r>
            <w:r>
              <w:rPr>
                <w:rFonts w:hint="eastAsia"/>
              </w:rPr>
              <w:t>-</w:t>
            </w:r>
            <w:r>
              <w:rPr>
                <w:rFonts w:hint="eastAsia"/>
              </w:rPr>
              <w:t>会员卡查看</w:t>
            </w:r>
          </w:p>
        </w:tc>
        <w:tc>
          <w:tcPr>
            <w:tcW w:w="4750" w:type="dxa"/>
          </w:tcPr>
          <w:p w:rsidR="002A4382" w:rsidRDefault="002A4382" w:rsidP="000A5E04">
            <w:pPr>
              <w:pStyle w:val="af1"/>
              <w:ind w:left="360" w:firstLineChars="0" w:firstLine="0"/>
            </w:pPr>
            <w:r>
              <w:rPr>
                <w:rFonts w:hint="eastAsia"/>
              </w:rPr>
              <w:t>所有元素只读</w:t>
            </w:r>
          </w:p>
        </w:tc>
        <w:tc>
          <w:tcPr>
            <w:tcW w:w="3210" w:type="dxa"/>
          </w:tcPr>
          <w:p w:rsidR="002A4382" w:rsidRPr="00DF44F3" w:rsidRDefault="002A4382" w:rsidP="000A5E04">
            <w:r>
              <w:rPr>
                <w:rFonts w:hint="eastAsia"/>
              </w:rPr>
              <w:t>由列表编号链接进入</w:t>
            </w:r>
          </w:p>
        </w:tc>
      </w:tr>
      <w:tr w:rsidR="002A4382" w:rsidTr="000A5E04">
        <w:tc>
          <w:tcPr>
            <w:tcW w:w="1668" w:type="dxa"/>
          </w:tcPr>
          <w:p w:rsidR="002A4382" w:rsidRDefault="002A4382" w:rsidP="000A5E04">
            <w:r>
              <w:rPr>
                <w:rFonts w:hint="eastAsia"/>
              </w:rPr>
              <w:t>储值卡列表页面</w:t>
            </w:r>
          </w:p>
        </w:tc>
        <w:tc>
          <w:tcPr>
            <w:tcW w:w="4750" w:type="dxa"/>
          </w:tcPr>
          <w:p w:rsidR="002A4382" w:rsidRDefault="002A4382" w:rsidP="002A4382">
            <w:pPr>
              <w:pStyle w:val="af1"/>
              <w:numPr>
                <w:ilvl w:val="0"/>
                <w:numId w:val="296"/>
              </w:numPr>
              <w:ind w:firstLineChars="0"/>
            </w:pPr>
            <w:r>
              <w:rPr>
                <w:rFonts w:hint="eastAsia"/>
              </w:rPr>
              <w:t>查询条件：</w:t>
            </w:r>
          </w:p>
          <w:p w:rsidR="002A4382" w:rsidRDefault="002A4382" w:rsidP="000A5E04">
            <w:pPr>
              <w:pStyle w:val="af1"/>
              <w:ind w:left="360" w:firstLineChars="0" w:firstLine="0"/>
            </w:pPr>
            <w:r>
              <w:rPr>
                <w:rFonts w:hint="eastAsia"/>
              </w:rPr>
              <w:t>卡号（文本）、面值（下拉：全部、面值等级）、状态（下拉：全部、</w:t>
            </w:r>
            <w:r w:rsidRPr="004F3B9E">
              <w:rPr>
                <w:rFonts w:hint="eastAsia"/>
              </w:rPr>
              <w:t>已制卡、已</w:t>
            </w:r>
            <w:r>
              <w:rPr>
                <w:rFonts w:hint="eastAsia"/>
              </w:rPr>
              <w:t>激活</w:t>
            </w:r>
            <w:r w:rsidRPr="004F3B9E">
              <w:rPr>
                <w:rFonts w:hint="eastAsia"/>
              </w:rPr>
              <w:t>、已</w:t>
            </w:r>
            <w:r>
              <w:rPr>
                <w:rFonts w:hint="eastAsia"/>
              </w:rPr>
              <w:t>冻结</w:t>
            </w:r>
            <w:r w:rsidRPr="004F3B9E">
              <w:rPr>
                <w:rFonts w:hint="eastAsia"/>
              </w:rPr>
              <w:t>、已作废</w:t>
            </w:r>
            <w:r>
              <w:rPr>
                <w:rFonts w:hint="eastAsia"/>
              </w:rPr>
              <w:t>）、是否有实体卡（是、否）</w:t>
            </w:r>
          </w:p>
          <w:p w:rsidR="002A4382" w:rsidRDefault="002A4382" w:rsidP="002A4382">
            <w:pPr>
              <w:pStyle w:val="af1"/>
              <w:numPr>
                <w:ilvl w:val="0"/>
                <w:numId w:val="296"/>
              </w:numPr>
              <w:ind w:firstLineChars="0"/>
            </w:pPr>
            <w:r>
              <w:rPr>
                <w:rFonts w:hint="eastAsia"/>
              </w:rPr>
              <w:t>列表字段：</w:t>
            </w:r>
          </w:p>
          <w:p w:rsidR="002A4382" w:rsidRDefault="002A4382" w:rsidP="000A5E04">
            <w:pPr>
              <w:pStyle w:val="af1"/>
              <w:ind w:left="360" w:firstLineChars="0" w:firstLine="0"/>
            </w:pPr>
            <w:r>
              <w:t>C</w:t>
            </w:r>
            <w:r>
              <w:rPr>
                <w:rFonts w:hint="eastAsia"/>
              </w:rPr>
              <w:t>heckbox</w:t>
            </w:r>
            <w:r>
              <w:rPr>
                <w:rFonts w:hint="eastAsia"/>
              </w:rPr>
              <w:t>、操作（编辑）编号、面值、卡价格、密码、状态、生效日期、失效日期、是否有实体卡（是、否）、余额</w:t>
            </w:r>
          </w:p>
          <w:p w:rsidR="002A4382" w:rsidRDefault="002A4382" w:rsidP="002A4382">
            <w:pPr>
              <w:pStyle w:val="af1"/>
              <w:numPr>
                <w:ilvl w:val="0"/>
                <w:numId w:val="296"/>
              </w:numPr>
              <w:ind w:firstLineChars="0"/>
            </w:pPr>
            <w:r>
              <w:rPr>
                <w:rFonts w:hint="eastAsia"/>
              </w:rPr>
              <w:t>操作按钮：</w:t>
            </w:r>
          </w:p>
          <w:p w:rsidR="002A4382" w:rsidRDefault="002A4382" w:rsidP="000A5E04">
            <w:pPr>
              <w:pStyle w:val="af1"/>
              <w:ind w:left="360" w:firstLineChars="0" w:firstLine="0"/>
            </w:pPr>
            <w:r>
              <w:rPr>
                <w:rFonts w:hint="eastAsia"/>
              </w:rPr>
              <w:t>工具栏：制卡、作废、激活、冻结</w:t>
            </w:r>
          </w:p>
          <w:p w:rsidR="002A4382" w:rsidRPr="00687306" w:rsidRDefault="002A4382" w:rsidP="000A5E04">
            <w:pPr>
              <w:pStyle w:val="af1"/>
              <w:ind w:left="360" w:firstLineChars="0" w:firstLine="0"/>
            </w:pPr>
            <w:r>
              <w:rPr>
                <w:rFonts w:hint="eastAsia"/>
              </w:rPr>
              <w:t>查询面板：查询、重置</w:t>
            </w:r>
          </w:p>
        </w:tc>
        <w:tc>
          <w:tcPr>
            <w:tcW w:w="3210" w:type="dxa"/>
          </w:tcPr>
          <w:p w:rsidR="002A4382" w:rsidRDefault="002A4382" w:rsidP="002A4382">
            <w:pPr>
              <w:pStyle w:val="af1"/>
              <w:numPr>
                <w:ilvl w:val="0"/>
                <w:numId w:val="273"/>
              </w:numPr>
              <w:ind w:firstLineChars="0"/>
            </w:pPr>
            <w:r>
              <w:rPr>
                <w:rFonts w:hint="eastAsia"/>
              </w:rPr>
              <w:t>页面加载：</w:t>
            </w:r>
          </w:p>
          <w:p w:rsidR="002A4382" w:rsidRDefault="002A4382" w:rsidP="000A5E04">
            <w:pPr>
              <w:pStyle w:val="af1"/>
              <w:ind w:left="360" w:firstLineChars="0" w:firstLine="0"/>
            </w:pPr>
            <w:r>
              <w:rPr>
                <w:rFonts w:hint="eastAsia"/>
              </w:rPr>
              <w:t>默认不显示数据</w:t>
            </w:r>
          </w:p>
          <w:p w:rsidR="002A4382" w:rsidRDefault="002A4382" w:rsidP="000A5E04">
            <w:pPr>
              <w:pStyle w:val="af1"/>
              <w:ind w:left="360" w:firstLineChars="0" w:firstLine="0"/>
            </w:pPr>
            <w:r>
              <w:rPr>
                <w:rFonts w:hint="eastAsia"/>
              </w:rPr>
              <w:t>不可操作或无权限按钮禁用（灰色）</w:t>
            </w:r>
          </w:p>
          <w:p w:rsidR="002A4382" w:rsidRDefault="002A4382" w:rsidP="002A4382">
            <w:pPr>
              <w:pStyle w:val="af1"/>
              <w:numPr>
                <w:ilvl w:val="0"/>
                <w:numId w:val="273"/>
              </w:numPr>
              <w:ind w:firstLineChars="0"/>
            </w:pPr>
            <w:r>
              <w:rPr>
                <w:rFonts w:hint="eastAsia"/>
              </w:rPr>
              <w:t>按钮逻辑：</w:t>
            </w:r>
          </w:p>
          <w:p w:rsidR="002A4382" w:rsidRDefault="002A4382" w:rsidP="000A5E04">
            <w:pPr>
              <w:pStyle w:val="af1"/>
              <w:ind w:left="360" w:firstLineChars="0" w:firstLine="0"/>
            </w:pPr>
            <w:r>
              <w:rPr>
                <w:rFonts w:hint="eastAsia"/>
              </w:rPr>
              <w:t>查询：按照查询条件过滤数据、默认按照编号倒序排列</w:t>
            </w:r>
          </w:p>
          <w:p w:rsidR="002A4382" w:rsidRDefault="002A4382" w:rsidP="000A5E04">
            <w:pPr>
              <w:pStyle w:val="af1"/>
              <w:ind w:left="360" w:firstLineChars="0" w:firstLine="0"/>
            </w:pPr>
            <w:r>
              <w:rPr>
                <w:rFonts w:hint="eastAsia"/>
              </w:rPr>
              <w:t>重置：清空查询条件</w:t>
            </w:r>
          </w:p>
          <w:p w:rsidR="002A4382" w:rsidRDefault="002A4382" w:rsidP="000A5E04">
            <w:pPr>
              <w:pStyle w:val="af1"/>
              <w:ind w:left="360" w:firstLineChars="0" w:firstLine="0"/>
            </w:pPr>
          </w:p>
          <w:p w:rsidR="002A4382" w:rsidRDefault="002A4382" w:rsidP="000A5E04">
            <w:pPr>
              <w:pStyle w:val="af1"/>
              <w:ind w:left="360" w:firstLineChars="0" w:firstLine="0"/>
            </w:pPr>
            <w:r>
              <w:rPr>
                <w:rFonts w:hint="eastAsia"/>
              </w:rPr>
              <w:t>制卡：进入制卡页面</w:t>
            </w:r>
          </w:p>
          <w:p w:rsidR="002A4382" w:rsidRDefault="002A4382" w:rsidP="000A5E04">
            <w:pPr>
              <w:pStyle w:val="af1"/>
              <w:ind w:left="360" w:firstLineChars="0" w:firstLine="0"/>
            </w:pPr>
            <w:r>
              <w:rPr>
                <w:rFonts w:hint="eastAsia"/>
              </w:rPr>
              <w:t>作废：针对已制卡状态，作废勾选数据，需给予确认选择提示</w:t>
            </w:r>
          </w:p>
          <w:p w:rsidR="002A4382" w:rsidRDefault="002A4382" w:rsidP="000A5E04">
            <w:pPr>
              <w:pStyle w:val="af1"/>
              <w:ind w:left="360" w:firstLineChars="0" w:firstLine="0"/>
            </w:pPr>
            <w:r>
              <w:rPr>
                <w:rFonts w:hint="eastAsia"/>
              </w:rPr>
              <w:t>激活：针对已制卡和冻结状态支持批量操作，需给予确认选择提示</w:t>
            </w:r>
          </w:p>
          <w:p w:rsidR="002A4382" w:rsidRDefault="002A4382" w:rsidP="000A5E04">
            <w:pPr>
              <w:pStyle w:val="af1"/>
              <w:ind w:left="360" w:firstLineChars="0" w:firstLine="0"/>
            </w:pPr>
            <w:r>
              <w:rPr>
                <w:rFonts w:hint="eastAsia"/>
              </w:rPr>
              <w:t>冻结：针对已激活状态支持批量操作，需给予确认选择提示</w:t>
            </w:r>
          </w:p>
          <w:p w:rsidR="002A4382" w:rsidRDefault="002A4382" w:rsidP="000A5E04">
            <w:pPr>
              <w:pStyle w:val="af1"/>
              <w:ind w:left="360" w:firstLineChars="0" w:firstLine="0"/>
            </w:pPr>
          </w:p>
          <w:p w:rsidR="002A4382" w:rsidRPr="00687306" w:rsidRDefault="002A4382" w:rsidP="000A5E04">
            <w:pPr>
              <w:pStyle w:val="af1"/>
              <w:ind w:left="360" w:firstLineChars="0" w:firstLine="0"/>
            </w:pPr>
            <w:r>
              <w:rPr>
                <w:rFonts w:hint="eastAsia"/>
              </w:rPr>
              <w:t>针对已制卡状态卡片可编辑</w:t>
            </w:r>
          </w:p>
        </w:tc>
      </w:tr>
      <w:tr w:rsidR="002A4382" w:rsidTr="000A5E04">
        <w:tc>
          <w:tcPr>
            <w:tcW w:w="1668" w:type="dxa"/>
          </w:tcPr>
          <w:p w:rsidR="002A4382" w:rsidRDefault="002A4382" w:rsidP="000A5E04">
            <w:r>
              <w:rPr>
                <w:rFonts w:hint="eastAsia"/>
              </w:rPr>
              <w:t>详情页面</w:t>
            </w:r>
            <w:r>
              <w:rPr>
                <w:rFonts w:hint="eastAsia"/>
              </w:rPr>
              <w:t>-</w:t>
            </w:r>
            <w:r>
              <w:rPr>
                <w:rFonts w:hint="eastAsia"/>
              </w:rPr>
              <w:t>会员</w:t>
            </w:r>
            <w:r>
              <w:rPr>
                <w:rFonts w:hint="eastAsia"/>
              </w:rPr>
              <w:lastRenderedPageBreak/>
              <w:t>卡制卡（</w:t>
            </w:r>
            <w:r>
              <w:rPr>
                <w:rFonts w:hint="eastAsia"/>
              </w:rPr>
              <w:t>s009-05-1</w:t>
            </w:r>
            <w:r>
              <w:rPr>
                <w:rFonts w:hint="eastAsia"/>
              </w:rPr>
              <w:t>）</w:t>
            </w:r>
          </w:p>
        </w:tc>
        <w:tc>
          <w:tcPr>
            <w:tcW w:w="4750" w:type="dxa"/>
          </w:tcPr>
          <w:p w:rsidR="002A4382" w:rsidRDefault="002A4382" w:rsidP="002A4382">
            <w:pPr>
              <w:pStyle w:val="af1"/>
              <w:numPr>
                <w:ilvl w:val="0"/>
                <w:numId w:val="297"/>
              </w:numPr>
              <w:ind w:firstLineChars="0"/>
            </w:pPr>
            <w:r>
              <w:rPr>
                <w:rFonts w:hint="eastAsia"/>
              </w:rPr>
              <w:lastRenderedPageBreak/>
              <w:t>必填信息：</w:t>
            </w:r>
          </w:p>
          <w:p w:rsidR="002A4382" w:rsidRDefault="002A4382" w:rsidP="000A5E04">
            <w:pPr>
              <w:pStyle w:val="af1"/>
              <w:ind w:left="360" w:firstLineChars="0" w:firstLine="0"/>
            </w:pPr>
            <w:r>
              <w:rPr>
                <w:rFonts w:hint="eastAsia"/>
              </w:rPr>
              <w:lastRenderedPageBreak/>
              <w:t>卡号区间、卡面值、价格、生效日期、失效日期、是否有实体卡（是、否）</w:t>
            </w:r>
          </w:p>
          <w:p w:rsidR="002A4382" w:rsidRDefault="002A4382" w:rsidP="000A5E04">
            <w:pPr>
              <w:pStyle w:val="af1"/>
              <w:ind w:left="360" w:firstLineChars="0" w:firstLine="0"/>
            </w:pPr>
            <w:r>
              <w:rPr>
                <w:rFonts w:hint="eastAsia"/>
              </w:rPr>
              <w:t>密码自动随机数生成</w:t>
            </w:r>
          </w:p>
          <w:p w:rsidR="002A4382" w:rsidRDefault="002A4382" w:rsidP="002A4382">
            <w:pPr>
              <w:pStyle w:val="af1"/>
              <w:numPr>
                <w:ilvl w:val="0"/>
                <w:numId w:val="297"/>
              </w:numPr>
              <w:ind w:firstLineChars="0"/>
            </w:pPr>
            <w:r>
              <w:rPr>
                <w:rFonts w:hint="eastAsia"/>
              </w:rPr>
              <w:t>操作按钮：</w:t>
            </w:r>
          </w:p>
          <w:p w:rsidR="002A4382" w:rsidRDefault="002A4382" w:rsidP="000A5E04">
            <w:pPr>
              <w:pStyle w:val="af1"/>
              <w:ind w:left="360" w:firstLineChars="0" w:firstLine="0"/>
            </w:pPr>
            <w:r>
              <w:rPr>
                <w:rFonts w:hint="eastAsia"/>
              </w:rPr>
              <w:t>确认、返回</w:t>
            </w:r>
          </w:p>
        </w:tc>
        <w:tc>
          <w:tcPr>
            <w:tcW w:w="3210" w:type="dxa"/>
          </w:tcPr>
          <w:p w:rsidR="002A4382" w:rsidRDefault="002A4382" w:rsidP="002A4382">
            <w:pPr>
              <w:pStyle w:val="af1"/>
              <w:numPr>
                <w:ilvl w:val="0"/>
                <w:numId w:val="298"/>
              </w:numPr>
              <w:ind w:firstLineChars="0"/>
            </w:pPr>
            <w:r>
              <w:rPr>
                <w:rFonts w:hint="eastAsia"/>
              </w:rPr>
              <w:lastRenderedPageBreak/>
              <w:t>确认：</w:t>
            </w:r>
          </w:p>
          <w:p w:rsidR="002A4382" w:rsidRDefault="002A4382" w:rsidP="000A5E04">
            <w:pPr>
              <w:pStyle w:val="af1"/>
              <w:ind w:left="360" w:firstLineChars="0" w:firstLine="0"/>
            </w:pPr>
            <w:r>
              <w:rPr>
                <w:rFonts w:hint="eastAsia"/>
              </w:rPr>
              <w:lastRenderedPageBreak/>
              <w:t>生成已制卡的卡片信息</w:t>
            </w:r>
          </w:p>
          <w:p w:rsidR="002A4382" w:rsidRDefault="002A4382" w:rsidP="000A5E04">
            <w:pPr>
              <w:pStyle w:val="af1"/>
              <w:ind w:left="360" w:firstLineChars="0" w:firstLine="0"/>
            </w:pPr>
            <w:r>
              <w:rPr>
                <w:rFonts w:hint="eastAsia"/>
              </w:rPr>
              <w:t>生成激活的会员账号并自动记录账户余额为面值</w:t>
            </w:r>
          </w:p>
          <w:p w:rsidR="002A4382" w:rsidRDefault="002A4382" w:rsidP="002A4382">
            <w:pPr>
              <w:pStyle w:val="af1"/>
              <w:numPr>
                <w:ilvl w:val="0"/>
                <w:numId w:val="298"/>
              </w:numPr>
              <w:ind w:firstLineChars="0"/>
            </w:pPr>
            <w:r>
              <w:rPr>
                <w:rFonts w:hint="eastAsia"/>
              </w:rPr>
              <w:t>对于激活装的储值卡可以支付使用：</w:t>
            </w:r>
          </w:p>
          <w:p w:rsidR="002A4382" w:rsidRPr="0097327C" w:rsidRDefault="002A4382" w:rsidP="000A5E04">
            <w:pPr>
              <w:pStyle w:val="af1"/>
              <w:ind w:left="360" w:firstLineChars="0" w:firstLine="0"/>
            </w:pPr>
            <w:r>
              <w:rPr>
                <w:rFonts w:hint="eastAsia"/>
              </w:rPr>
              <w:t>使用时记录储值卡消费流水</w:t>
            </w:r>
          </w:p>
        </w:tc>
      </w:tr>
      <w:tr w:rsidR="002A4382" w:rsidTr="000A5E04">
        <w:tc>
          <w:tcPr>
            <w:tcW w:w="1668" w:type="dxa"/>
          </w:tcPr>
          <w:p w:rsidR="002A4382" w:rsidRDefault="002A4382" w:rsidP="000A5E04">
            <w:r>
              <w:rPr>
                <w:rFonts w:hint="eastAsia"/>
              </w:rPr>
              <w:lastRenderedPageBreak/>
              <w:t>详情页面</w:t>
            </w:r>
            <w:r>
              <w:rPr>
                <w:rFonts w:hint="eastAsia"/>
              </w:rPr>
              <w:t>-</w:t>
            </w:r>
            <w:r>
              <w:rPr>
                <w:rFonts w:hint="eastAsia"/>
              </w:rPr>
              <w:t>会员卡修改</w:t>
            </w:r>
          </w:p>
        </w:tc>
        <w:tc>
          <w:tcPr>
            <w:tcW w:w="4750" w:type="dxa"/>
          </w:tcPr>
          <w:p w:rsidR="002A4382" w:rsidRDefault="002A4382" w:rsidP="002A4382">
            <w:pPr>
              <w:pStyle w:val="af1"/>
              <w:numPr>
                <w:ilvl w:val="0"/>
                <w:numId w:val="299"/>
              </w:numPr>
              <w:ind w:firstLineChars="0"/>
            </w:pPr>
            <w:r>
              <w:rPr>
                <w:rFonts w:hint="eastAsia"/>
              </w:rPr>
              <w:t>可修改信息：</w:t>
            </w:r>
          </w:p>
          <w:p w:rsidR="002A4382" w:rsidRDefault="002A4382" w:rsidP="000A5E04">
            <w:pPr>
              <w:pStyle w:val="af1"/>
              <w:ind w:left="360" w:firstLineChars="0" w:firstLine="0"/>
            </w:pPr>
            <w:r>
              <w:rPr>
                <w:rFonts w:hint="eastAsia"/>
              </w:rPr>
              <w:t>卡面值、价格、生效日期、失效日期、是否有实体卡（是、否）</w:t>
            </w:r>
          </w:p>
          <w:p w:rsidR="002A4382" w:rsidRDefault="002A4382" w:rsidP="002A4382">
            <w:pPr>
              <w:pStyle w:val="af1"/>
              <w:numPr>
                <w:ilvl w:val="0"/>
                <w:numId w:val="299"/>
              </w:numPr>
              <w:ind w:firstLineChars="0"/>
            </w:pPr>
            <w:r>
              <w:rPr>
                <w:rFonts w:hint="eastAsia"/>
              </w:rPr>
              <w:t>操作按钮：</w:t>
            </w:r>
          </w:p>
          <w:p w:rsidR="002A4382" w:rsidRDefault="002A4382" w:rsidP="000A5E04">
            <w:pPr>
              <w:pStyle w:val="af1"/>
              <w:ind w:left="360" w:firstLineChars="0" w:firstLine="0"/>
            </w:pPr>
            <w:r>
              <w:rPr>
                <w:rFonts w:hint="eastAsia"/>
              </w:rPr>
              <w:t>保存</w:t>
            </w:r>
          </w:p>
        </w:tc>
        <w:tc>
          <w:tcPr>
            <w:tcW w:w="3210" w:type="dxa"/>
          </w:tcPr>
          <w:p w:rsidR="002A4382" w:rsidRDefault="002A4382" w:rsidP="000A5E04">
            <w:r>
              <w:rPr>
                <w:rFonts w:hint="eastAsia"/>
              </w:rPr>
              <w:t>无</w:t>
            </w:r>
          </w:p>
        </w:tc>
      </w:tr>
      <w:tr w:rsidR="002A4382" w:rsidTr="000A5E04">
        <w:tc>
          <w:tcPr>
            <w:tcW w:w="1668" w:type="dxa"/>
          </w:tcPr>
          <w:p w:rsidR="002A4382" w:rsidRDefault="002A4382" w:rsidP="000A5E04">
            <w:r>
              <w:rPr>
                <w:rFonts w:hint="eastAsia"/>
              </w:rPr>
              <w:t>详细页面</w:t>
            </w:r>
            <w:r>
              <w:rPr>
                <w:rFonts w:hint="eastAsia"/>
              </w:rPr>
              <w:t>-</w:t>
            </w:r>
            <w:r>
              <w:rPr>
                <w:rFonts w:hint="eastAsia"/>
              </w:rPr>
              <w:t>会员卡查看</w:t>
            </w:r>
          </w:p>
        </w:tc>
        <w:tc>
          <w:tcPr>
            <w:tcW w:w="4750" w:type="dxa"/>
          </w:tcPr>
          <w:p w:rsidR="002A4382" w:rsidRDefault="002A4382" w:rsidP="000A5E04">
            <w:pPr>
              <w:pStyle w:val="af1"/>
              <w:ind w:left="360" w:firstLineChars="0" w:firstLine="0"/>
            </w:pPr>
            <w:r>
              <w:rPr>
                <w:rFonts w:hint="eastAsia"/>
              </w:rPr>
              <w:t>所有元素只读</w:t>
            </w:r>
          </w:p>
          <w:p w:rsidR="002A4382" w:rsidRDefault="002A4382" w:rsidP="000A5E04">
            <w:pPr>
              <w:pStyle w:val="af1"/>
              <w:ind w:left="360" w:firstLineChars="0" w:firstLine="0"/>
            </w:pPr>
            <w:r>
              <w:rPr>
                <w:rFonts w:hint="eastAsia"/>
              </w:rPr>
              <w:t>增加卡片流水页签：</w:t>
            </w:r>
          </w:p>
          <w:p w:rsidR="002A4382" w:rsidRDefault="002A4382" w:rsidP="000A5E04">
            <w:pPr>
              <w:pStyle w:val="af1"/>
              <w:ind w:left="360" w:firstLineChars="0" w:firstLine="0"/>
            </w:pPr>
            <w:r>
              <w:rPr>
                <w:rFonts w:hint="eastAsia"/>
              </w:rPr>
              <w:t>流水号、时间、会员编号、会员姓名、原余额、消费金额、剩余金额、相关单据类型、相关单据编号</w:t>
            </w:r>
          </w:p>
        </w:tc>
        <w:tc>
          <w:tcPr>
            <w:tcW w:w="3210" w:type="dxa"/>
          </w:tcPr>
          <w:p w:rsidR="002A4382" w:rsidRPr="00DF44F3" w:rsidRDefault="002A4382" w:rsidP="000A5E04">
            <w:r>
              <w:rPr>
                <w:rFonts w:hint="eastAsia"/>
              </w:rPr>
              <w:t>由列表编号链接进入</w:t>
            </w:r>
          </w:p>
        </w:tc>
      </w:tr>
    </w:tbl>
    <w:p w:rsidR="002A4382" w:rsidRPr="004C6591" w:rsidRDefault="002A4382" w:rsidP="002A4382"/>
    <w:p w:rsidR="002A4382" w:rsidRDefault="002A4382" w:rsidP="002A4382">
      <w:pPr>
        <w:pStyle w:val="2"/>
      </w:pPr>
      <w:bookmarkStart w:id="170" w:name="_Toc392169216"/>
      <w:r>
        <w:rPr>
          <w:rFonts w:hint="eastAsia"/>
        </w:rPr>
        <w:t>S009-06</w:t>
      </w:r>
      <w:r>
        <w:rPr>
          <w:rFonts w:hint="eastAsia"/>
        </w:rPr>
        <w:tab/>
      </w:r>
      <w:r>
        <w:rPr>
          <w:rFonts w:hint="eastAsia"/>
        </w:rPr>
        <w:t>积分</w:t>
      </w:r>
      <w:bookmarkEnd w:id="170"/>
    </w:p>
    <w:p w:rsidR="002A4382" w:rsidRDefault="002A4382" w:rsidP="002A4382">
      <w:pPr>
        <w:pStyle w:val="3"/>
      </w:pPr>
      <w:r>
        <w:rPr>
          <w:rFonts w:hint="eastAsia"/>
        </w:rPr>
        <w:t>SOP</w:t>
      </w:r>
    </w:p>
    <w:p w:rsidR="002A4382" w:rsidRDefault="002A4382" w:rsidP="002A4382">
      <w:pPr>
        <w:pStyle w:val="3"/>
      </w:pPr>
      <w:r>
        <w:rPr>
          <w:rFonts w:hint="eastAsia"/>
        </w:rPr>
        <w:t>表单</w:t>
      </w:r>
    </w:p>
    <w:p w:rsidR="002A4382" w:rsidRDefault="002A4382" w:rsidP="002A4382"/>
    <w:p w:rsidR="002A4382" w:rsidRDefault="002A4382" w:rsidP="002A4382">
      <w:pPr>
        <w:pStyle w:val="4"/>
      </w:pPr>
      <w:r>
        <w:rPr>
          <w:rFonts w:hint="eastAsia"/>
        </w:rPr>
        <w:t>积分</w:t>
      </w:r>
      <w:ins w:id="171" w:author="aibozeng" w:date="2014-07-25T23:08:00Z">
        <w:r w:rsidR="00143163">
          <w:rPr>
            <w:rFonts w:hint="eastAsia"/>
          </w:rPr>
          <w:t>调整</w:t>
        </w:r>
      </w:ins>
      <w:r>
        <w:rPr>
          <w:rFonts w:hint="eastAsia"/>
        </w:rPr>
        <w:t>单</w:t>
      </w:r>
    </w:p>
    <w:p w:rsidR="002A4382" w:rsidRPr="0049536B" w:rsidRDefault="002A4382" w:rsidP="002A4382">
      <w:r>
        <w:rPr>
          <w:rFonts w:hint="eastAsia"/>
        </w:rPr>
        <w:t>（</w:t>
      </w:r>
      <w:r>
        <w:rPr>
          <w:rFonts w:hint="eastAsia"/>
        </w:rPr>
        <w:t>1</w:t>
      </w:r>
      <w:r>
        <w:rPr>
          <w:rFonts w:hint="eastAsia"/>
        </w:rPr>
        <w:t>）信息点：会员编号、积分调整类型（消费、晒单评论、晒单加精、晒单点赞、推荐会员、其他调整）、来源单据类型、来源单号、调整积分（支持正负数值）、备注、时间、状态（草稿、审核中、已生效、已作废）</w:t>
      </w:r>
    </w:p>
    <w:p w:rsidR="002A4382" w:rsidRDefault="002A4382" w:rsidP="002A4382">
      <w:pPr>
        <w:pStyle w:val="4"/>
      </w:pPr>
      <w:r>
        <w:rPr>
          <w:rFonts w:hint="eastAsia"/>
        </w:rPr>
        <w:t>会员积分流水</w:t>
      </w:r>
    </w:p>
    <w:p w:rsidR="002A4382" w:rsidRPr="00744267" w:rsidRDefault="002A4382" w:rsidP="002A4382">
      <w:r>
        <w:rPr>
          <w:rFonts w:hint="eastAsia"/>
        </w:rPr>
        <w:t>（</w:t>
      </w:r>
      <w:r>
        <w:rPr>
          <w:rFonts w:hint="eastAsia"/>
        </w:rPr>
        <w:t>1</w:t>
      </w:r>
      <w:r>
        <w:rPr>
          <w:rFonts w:hint="eastAsia"/>
        </w:rPr>
        <w:t>）信息点：会员编号、时间、积分异动（支持正负数值）、积分异动类型（消费、晒单评论、晒单加</w:t>
      </w:r>
      <w:r>
        <w:rPr>
          <w:rFonts w:hint="eastAsia"/>
        </w:rPr>
        <w:lastRenderedPageBreak/>
        <w:t>精、晒单点赞、推荐会员、其他调整）、来源单据类型、来源单号、备注</w:t>
      </w:r>
    </w:p>
    <w:p w:rsidR="002A4382" w:rsidRPr="009C4AFA" w:rsidRDefault="002A4382" w:rsidP="002A4382"/>
    <w:p w:rsidR="002A4382" w:rsidRDefault="002A4382" w:rsidP="002A4382">
      <w:pPr>
        <w:pStyle w:val="3"/>
      </w:pPr>
      <w:r>
        <w:rPr>
          <w:rFonts w:hint="eastAsia"/>
        </w:rPr>
        <w:t>业务需求</w:t>
      </w:r>
    </w:p>
    <w:p w:rsidR="002A4382" w:rsidRPr="001F3068" w:rsidRDefault="002A4382" w:rsidP="002A4382"/>
    <w:p w:rsidR="002A4382" w:rsidRDefault="002A4382" w:rsidP="002A4382">
      <w:r>
        <w:rPr>
          <w:rFonts w:hint="eastAsia"/>
        </w:rPr>
        <w:t>初步积分规则如下：</w:t>
      </w:r>
    </w:p>
    <w:tbl>
      <w:tblPr>
        <w:tblW w:w="0" w:type="auto"/>
        <w:tblInd w:w="93" w:type="dxa"/>
        <w:tblLook w:val="04A0"/>
      </w:tblPr>
      <w:tblGrid>
        <w:gridCol w:w="1976"/>
        <w:gridCol w:w="5276"/>
      </w:tblGrid>
      <w:tr w:rsidR="002A4382" w:rsidRPr="00333DFC" w:rsidTr="000A5E04">
        <w:trPr>
          <w:trHeight w:val="27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4382" w:rsidRPr="00333DFC" w:rsidRDefault="002A4382" w:rsidP="000A5E04">
            <w:pPr>
              <w:widowControl/>
              <w:jc w:val="left"/>
              <w:rPr>
                <w:rFonts w:ascii="宋体" w:hAnsi="宋体" w:cs="宋体"/>
                <w:b/>
                <w:bCs/>
                <w:color w:val="000000"/>
                <w:kern w:val="0"/>
                <w:sz w:val="22"/>
              </w:rPr>
            </w:pPr>
            <w:r w:rsidRPr="00333DFC">
              <w:rPr>
                <w:rFonts w:ascii="宋体" w:hAnsi="宋体" w:cs="宋体" w:hint="eastAsia"/>
                <w:b/>
                <w:bCs/>
                <w:color w:val="000000"/>
                <w:kern w:val="0"/>
                <w:sz w:val="22"/>
              </w:rPr>
              <w:t>积分的获得</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A4382" w:rsidRPr="00333DFC" w:rsidRDefault="002A4382" w:rsidP="000A5E04">
            <w:pPr>
              <w:widowControl/>
              <w:jc w:val="left"/>
              <w:rPr>
                <w:rFonts w:ascii="宋体" w:hAnsi="宋体" w:cs="宋体"/>
                <w:color w:val="000000"/>
                <w:kern w:val="0"/>
                <w:sz w:val="22"/>
              </w:rPr>
            </w:pPr>
            <w:r w:rsidRPr="00333DFC">
              <w:rPr>
                <w:rFonts w:ascii="宋体" w:hAnsi="宋体" w:cs="宋体" w:hint="eastAsia"/>
                <w:color w:val="000000"/>
                <w:kern w:val="0"/>
                <w:sz w:val="22"/>
              </w:rPr>
              <w:t xml:space="preserve">　</w:t>
            </w:r>
          </w:p>
        </w:tc>
      </w:tr>
      <w:tr w:rsidR="002A4382" w:rsidRPr="00333DFC" w:rsidTr="000A5E04">
        <w:trPr>
          <w:trHeight w:val="27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382" w:rsidRPr="00333DFC" w:rsidRDefault="002A4382" w:rsidP="000A5E04">
            <w:pPr>
              <w:widowControl/>
              <w:jc w:val="left"/>
              <w:rPr>
                <w:rFonts w:ascii="宋体" w:hAnsi="宋体" w:cs="宋体"/>
                <w:color w:val="000000"/>
                <w:kern w:val="0"/>
                <w:sz w:val="22"/>
              </w:rPr>
            </w:pPr>
            <w:r w:rsidRPr="00333DFC">
              <w:rPr>
                <w:rFonts w:ascii="宋体" w:hAnsi="宋体" w:cs="宋体" w:hint="eastAsia"/>
                <w:color w:val="000000"/>
                <w:kern w:val="0"/>
                <w:sz w:val="22"/>
              </w:rPr>
              <w:t>消费结算完毕之后</w:t>
            </w:r>
          </w:p>
        </w:tc>
        <w:tc>
          <w:tcPr>
            <w:tcW w:w="0" w:type="auto"/>
            <w:tcBorders>
              <w:top w:val="nil"/>
              <w:left w:val="nil"/>
              <w:bottom w:val="single" w:sz="4" w:space="0" w:color="auto"/>
              <w:right w:val="single" w:sz="4" w:space="0" w:color="auto"/>
            </w:tcBorders>
            <w:shd w:val="clear" w:color="auto" w:fill="auto"/>
            <w:noWrap/>
            <w:vAlign w:val="bottom"/>
            <w:hideMark/>
          </w:tcPr>
          <w:p w:rsidR="002A4382" w:rsidRPr="00333DFC" w:rsidRDefault="002A4382" w:rsidP="000A5E04">
            <w:pPr>
              <w:widowControl/>
              <w:jc w:val="left"/>
              <w:rPr>
                <w:rFonts w:ascii="宋体" w:hAnsi="宋体" w:cs="宋体"/>
                <w:color w:val="000000"/>
                <w:kern w:val="0"/>
                <w:sz w:val="22"/>
              </w:rPr>
            </w:pPr>
            <w:r w:rsidRPr="00333DFC">
              <w:rPr>
                <w:rFonts w:ascii="宋体" w:hAnsi="宋体" w:cs="宋体" w:hint="eastAsia"/>
                <w:color w:val="000000"/>
                <w:kern w:val="0"/>
                <w:sz w:val="22"/>
              </w:rPr>
              <w:t>100:1</w:t>
            </w:r>
          </w:p>
        </w:tc>
      </w:tr>
      <w:tr w:rsidR="002A4382" w:rsidRPr="00333DFC" w:rsidTr="000A5E04">
        <w:trPr>
          <w:trHeight w:val="27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382" w:rsidRPr="00333DFC" w:rsidRDefault="002A4382" w:rsidP="000A5E04">
            <w:pPr>
              <w:widowControl/>
              <w:jc w:val="left"/>
              <w:rPr>
                <w:rFonts w:ascii="宋体" w:hAnsi="宋体" w:cs="宋体"/>
                <w:color w:val="000000"/>
                <w:kern w:val="0"/>
                <w:sz w:val="22"/>
              </w:rPr>
            </w:pPr>
            <w:r w:rsidRPr="00333DFC">
              <w:rPr>
                <w:rFonts w:ascii="宋体" w:hAnsi="宋体" w:cs="宋体" w:hint="eastAsia"/>
                <w:color w:val="000000"/>
                <w:kern w:val="0"/>
                <w:sz w:val="22"/>
              </w:rPr>
              <w:t>晒单送积分</w:t>
            </w:r>
          </w:p>
        </w:tc>
        <w:tc>
          <w:tcPr>
            <w:tcW w:w="0" w:type="auto"/>
            <w:tcBorders>
              <w:top w:val="nil"/>
              <w:left w:val="nil"/>
              <w:bottom w:val="single" w:sz="4" w:space="0" w:color="auto"/>
              <w:right w:val="single" w:sz="4" w:space="0" w:color="auto"/>
            </w:tcBorders>
            <w:shd w:val="clear" w:color="auto" w:fill="auto"/>
            <w:noWrap/>
            <w:vAlign w:val="bottom"/>
            <w:hideMark/>
          </w:tcPr>
          <w:p w:rsidR="002A4382" w:rsidRPr="00333DFC" w:rsidRDefault="002A4382" w:rsidP="000A5E04">
            <w:pPr>
              <w:widowControl/>
              <w:jc w:val="left"/>
              <w:rPr>
                <w:rFonts w:ascii="宋体" w:hAnsi="宋体" w:cs="宋体"/>
                <w:color w:val="000000"/>
                <w:kern w:val="0"/>
                <w:sz w:val="22"/>
              </w:rPr>
            </w:pPr>
            <w:r w:rsidRPr="00333DFC">
              <w:rPr>
                <w:rFonts w:ascii="宋体" w:hAnsi="宋体" w:cs="宋体" w:hint="eastAsia"/>
                <w:color w:val="000000"/>
                <w:kern w:val="0"/>
                <w:sz w:val="22"/>
              </w:rPr>
              <w:t>评论总数超过50次，赠送1分</w:t>
            </w:r>
          </w:p>
        </w:tc>
      </w:tr>
      <w:tr w:rsidR="002A4382" w:rsidRPr="00333DFC" w:rsidTr="000A5E04">
        <w:trPr>
          <w:trHeight w:val="27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382" w:rsidRPr="00333DFC" w:rsidRDefault="002A4382" w:rsidP="000A5E04">
            <w:pPr>
              <w:widowControl/>
              <w:jc w:val="left"/>
              <w:rPr>
                <w:rFonts w:ascii="宋体" w:hAnsi="宋体" w:cs="宋体"/>
                <w:color w:val="000000"/>
                <w:kern w:val="0"/>
                <w:sz w:val="22"/>
              </w:rPr>
            </w:pPr>
            <w:r w:rsidRPr="00333DFC">
              <w:rPr>
                <w:rFonts w:ascii="宋体" w:hAnsi="宋体" w:cs="宋体" w:hint="eastAsia"/>
                <w:color w:val="000000"/>
                <w:kern w:val="0"/>
                <w:sz w:val="22"/>
              </w:rPr>
              <w:t>晒单送积分</w:t>
            </w:r>
          </w:p>
        </w:tc>
        <w:tc>
          <w:tcPr>
            <w:tcW w:w="0" w:type="auto"/>
            <w:tcBorders>
              <w:top w:val="nil"/>
              <w:left w:val="nil"/>
              <w:bottom w:val="single" w:sz="4" w:space="0" w:color="auto"/>
              <w:right w:val="single" w:sz="4" w:space="0" w:color="auto"/>
            </w:tcBorders>
            <w:shd w:val="clear" w:color="auto" w:fill="auto"/>
            <w:noWrap/>
            <w:vAlign w:val="bottom"/>
            <w:hideMark/>
          </w:tcPr>
          <w:p w:rsidR="002A4382" w:rsidRPr="00333DFC" w:rsidRDefault="002A4382" w:rsidP="000A5E04">
            <w:pPr>
              <w:widowControl/>
              <w:jc w:val="left"/>
              <w:rPr>
                <w:rFonts w:ascii="宋体" w:hAnsi="宋体" w:cs="宋体"/>
                <w:color w:val="000000"/>
                <w:kern w:val="0"/>
                <w:sz w:val="22"/>
              </w:rPr>
            </w:pPr>
            <w:r w:rsidRPr="00333DFC">
              <w:rPr>
                <w:rFonts w:ascii="宋体" w:hAnsi="宋体" w:cs="宋体" w:hint="eastAsia"/>
                <w:color w:val="000000"/>
                <w:kern w:val="0"/>
                <w:sz w:val="22"/>
              </w:rPr>
              <w:t>点赞总数超过100个，赠送1分</w:t>
            </w:r>
          </w:p>
        </w:tc>
      </w:tr>
      <w:tr w:rsidR="002A4382" w:rsidRPr="00333DFC" w:rsidTr="000A5E04">
        <w:trPr>
          <w:trHeight w:val="27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382" w:rsidRPr="00333DFC" w:rsidRDefault="002A4382" w:rsidP="000A5E04">
            <w:pPr>
              <w:widowControl/>
              <w:jc w:val="left"/>
              <w:rPr>
                <w:rFonts w:ascii="宋体" w:hAnsi="宋体" w:cs="宋体"/>
                <w:color w:val="000000"/>
                <w:kern w:val="0"/>
                <w:sz w:val="22"/>
              </w:rPr>
            </w:pPr>
            <w:r w:rsidRPr="00333DFC">
              <w:rPr>
                <w:rFonts w:ascii="宋体" w:hAnsi="宋体" w:cs="宋体" w:hint="eastAsia"/>
                <w:color w:val="000000"/>
                <w:kern w:val="0"/>
                <w:sz w:val="22"/>
              </w:rPr>
              <w:t>晒单送积分</w:t>
            </w:r>
          </w:p>
        </w:tc>
        <w:tc>
          <w:tcPr>
            <w:tcW w:w="0" w:type="auto"/>
            <w:tcBorders>
              <w:top w:val="nil"/>
              <w:left w:val="nil"/>
              <w:bottom w:val="single" w:sz="4" w:space="0" w:color="auto"/>
              <w:right w:val="single" w:sz="4" w:space="0" w:color="auto"/>
            </w:tcBorders>
            <w:shd w:val="clear" w:color="auto" w:fill="auto"/>
            <w:noWrap/>
            <w:vAlign w:val="bottom"/>
            <w:hideMark/>
          </w:tcPr>
          <w:p w:rsidR="002A4382" w:rsidRPr="00333DFC" w:rsidRDefault="002A4382" w:rsidP="000A5E04">
            <w:pPr>
              <w:widowControl/>
              <w:jc w:val="left"/>
              <w:rPr>
                <w:rFonts w:ascii="宋体" w:hAnsi="宋体" w:cs="宋体"/>
                <w:color w:val="000000"/>
                <w:kern w:val="0"/>
                <w:sz w:val="22"/>
              </w:rPr>
            </w:pPr>
            <w:r w:rsidRPr="00333DFC">
              <w:rPr>
                <w:rFonts w:ascii="宋体" w:hAnsi="宋体" w:cs="宋体" w:hint="eastAsia"/>
                <w:color w:val="000000"/>
                <w:kern w:val="0"/>
                <w:sz w:val="22"/>
              </w:rPr>
              <w:t>加精，赠送1分</w:t>
            </w:r>
          </w:p>
        </w:tc>
      </w:tr>
      <w:tr w:rsidR="002A4382" w:rsidRPr="00333DFC" w:rsidTr="000A5E04">
        <w:trPr>
          <w:trHeight w:val="27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382" w:rsidRPr="00333DFC" w:rsidRDefault="002A4382" w:rsidP="000A5E04">
            <w:pPr>
              <w:widowControl/>
              <w:jc w:val="left"/>
              <w:rPr>
                <w:rFonts w:ascii="宋体" w:hAnsi="宋体" w:cs="宋体"/>
                <w:color w:val="000000"/>
                <w:kern w:val="0"/>
                <w:sz w:val="22"/>
              </w:rPr>
            </w:pPr>
            <w:r w:rsidRPr="00333DFC">
              <w:rPr>
                <w:rFonts w:ascii="宋体" w:hAnsi="宋体" w:cs="宋体" w:hint="eastAsia"/>
                <w:color w:val="000000"/>
                <w:kern w:val="0"/>
                <w:sz w:val="22"/>
              </w:rPr>
              <w:t>推荐会员</w:t>
            </w:r>
          </w:p>
        </w:tc>
        <w:tc>
          <w:tcPr>
            <w:tcW w:w="0" w:type="auto"/>
            <w:tcBorders>
              <w:top w:val="nil"/>
              <w:left w:val="nil"/>
              <w:bottom w:val="single" w:sz="4" w:space="0" w:color="auto"/>
              <w:right w:val="single" w:sz="4" w:space="0" w:color="auto"/>
            </w:tcBorders>
            <w:shd w:val="clear" w:color="auto" w:fill="auto"/>
            <w:noWrap/>
            <w:vAlign w:val="bottom"/>
            <w:hideMark/>
          </w:tcPr>
          <w:p w:rsidR="002A4382" w:rsidRPr="00333DFC" w:rsidRDefault="002A4382" w:rsidP="000A5E04">
            <w:pPr>
              <w:widowControl/>
              <w:jc w:val="left"/>
              <w:rPr>
                <w:rFonts w:ascii="宋体" w:hAnsi="宋体" w:cs="宋体"/>
                <w:color w:val="000000"/>
                <w:kern w:val="0"/>
                <w:sz w:val="22"/>
              </w:rPr>
            </w:pPr>
            <w:r w:rsidRPr="00333DFC">
              <w:rPr>
                <w:rFonts w:ascii="宋体" w:hAnsi="宋体" w:cs="宋体" w:hint="eastAsia"/>
                <w:color w:val="000000"/>
                <w:kern w:val="0"/>
                <w:sz w:val="22"/>
              </w:rPr>
              <w:t>推荐的会员首次消费结算完毕后赠送5分？按比例？</w:t>
            </w:r>
          </w:p>
        </w:tc>
      </w:tr>
      <w:tr w:rsidR="00DE2B40" w:rsidRPr="00333DFC" w:rsidTr="000A5E04">
        <w:trPr>
          <w:trHeight w:val="270"/>
        </w:trPr>
        <w:tc>
          <w:tcPr>
            <w:tcW w:w="0" w:type="auto"/>
            <w:tcBorders>
              <w:top w:val="nil"/>
              <w:left w:val="single" w:sz="4" w:space="0" w:color="auto"/>
              <w:bottom w:val="single" w:sz="4" w:space="0" w:color="auto"/>
              <w:right w:val="single" w:sz="4" w:space="0" w:color="auto"/>
            </w:tcBorders>
            <w:shd w:val="clear" w:color="auto" w:fill="auto"/>
            <w:noWrap/>
            <w:vAlign w:val="bottom"/>
          </w:tcPr>
          <w:p w:rsidR="00DE2B40" w:rsidRPr="00DE2B40" w:rsidRDefault="00DE2B40" w:rsidP="000A5E04">
            <w:pPr>
              <w:widowControl/>
              <w:jc w:val="left"/>
              <w:rPr>
                <w:rFonts w:ascii="宋体" w:hAnsi="宋体" w:cs="宋体"/>
                <w:color w:val="000000"/>
                <w:kern w:val="0"/>
                <w:sz w:val="22"/>
                <w:highlight w:val="yellow"/>
              </w:rPr>
            </w:pPr>
            <w:r w:rsidRPr="00DE2B40">
              <w:rPr>
                <w:rFonts w:ascii="宋体" w:hAnsi="宋体" w:cs="宋体" w:hint="eastAsia"/>
                <w:color w:val="000000"/>
                <w:kern w:val="0"/>
                <w:sz w:val="22"/>
                <w:highlight w:val="yellow"/>
              </w:rPr>
              <w:t>每日签到</w:t>
            </w:r>
          </w:p>
        </w:tc>
        <w:tc>
          <w:tcPr>
            <w:tcW w:w="0" w:type="auto"/>
            <w:tcBorders>
              <w:top w:val="nil"/>
              <w:left w:val="nil"/>
              <w:bottom w:val="single" w:sz="4" w:space="0" w:color="auto"/>
              <w:right w:val="single" w:sz="4" w:space="0" w:color="auto"/>
            </w:tcBorders>
            <w:shd w:val="clear" w:color="auto" w:fill="auto"/>
            <w:noWrap/>
            <w:vAlign w:val="bottom"/>
          </w:tcPr>
          <w:p w:rsidR="00DE2B40" w:rsidRPr="00DE2B40" w:rsidRDefault="00DE2B40" w:rsidP="000A5E04">
            <w:pPr>
              <w:widowControl/>
              <w:jc w:val="left"/>
              <w:rPr>
                <w:rFonts w:ascii="宋体" w:hAnsi="宋体" w:cs="宋体"/>
                <w:color w:val="000000"/>
                <w:kern w:val="0"/>
                <w:sz w:val="22"/>
                <w:highlight w:val="yellow"/>
              </w:rPr>
            </w:pPr>
            <w:r w:rsidRPr="00DE2B40">
              <w:rPr>
                <w:rFonts w:ascii="宋体" w:hAnsi="宋体" w:cs="宋体" w:hint="eastAsia"/>
                <w:color w:val="000000"/>
                <w:kern w:val="0"/>
                <w:sz w:val="22"/>
                <w:highlight w:val="yellow"/>
              </w:rPr>
              <w:t>Web签到、APP签到，每次？？几分？</w:t>
            </w:r>
          </w:p>
        </w:tc>
      </w:tr>
      <w:tr w:rsidR="002A4382" w:rsidRPr="00333DFC" w:rsidTr="000A5E04">
        <w:trPr>
          <w:trHeight w:val="27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382" w:rsidRPr="00333DFC" w:rsidRDefault="002A4382" w:rsidP="000A5E04">
            <w:pPr>
              <w:widowControl/>
              <w:jc w:val="left"/>
              <w:rPr>
                <w:rFonts w:ascii="宋体" w:hAnsi="宋体" w:cs="宋体"/>
                <w:color w:val="000000"/>
                <w:kern w:val="0"/>
                <w:sz w:val="22"/>
              </w:rPr>
            </w:pPr>
            <w:r w:rsidRPr="00333DFC">
              <w:rPr>
                <w:rFonts w:ascii="宋体" w:hAnsi="宋体" w:cs="宋体" w:hint="eastAsia"/>
                <w:color w:val="000000"/>
                <w:kern w:val="0"/>
                <w:sz w:val="22"/>
              </w:rPr>
              <w:t>其他调整</w:t>
            </w:r>
          </w:p>
        </w:tc>
        <w:tc>
          <w:tcPr>
            <w:tcW w:w="0" w:type="auto"/>
            <w:tcBorders>
              <w:top w:val="nil"/>
              <w:left w:val="nil"/>
              <w:bottom w:val="single" w:sz="4" w:space="0" w:color="auto"/>
              <w:right w:val="single" w:sz="4" w:space="0" w:color="auto"/>
            </w:tcBorders>
            <w:shd w:val="clear" w:color="auto" w:fill="auto"/>
            <w:noWrap/>
            <w:vAlign w:val="bottom"/>
            <w:hideMark/>
          </w:tcPr>
          <w:p w:rsidR="002A4382" w:rsidRPr="00333DFC" w:rsidRDefault="002A4382" w:rsidP="000A5E04">
            <w:pPr>
              <w:widowControl/>
              <w:jc w:val="left"/>
              <w:rPr>
                <w:rFonts w:ascii="宋体" w:hAnsi="宋体" w:cs="宋体"/>
                <w:color w:val="000000"/>
                <w:kern w:val="0"/>
                <w:sz w:val="22"/>
              </w:rPr>
            </w:pPr>
            <w:r w:rsidRPr="00333DFC">
              <w:rPr>
                <w:rFonts w:ascii="宋体" w:hAnsi="宋体" w:cs="宋体" w:hint="eastAsia"/>
                <w:color w:val="000000"/>
                <w:kern w:val="0"/>
                <w:sz w:val="22"/>
              </w:rPr>
              <w:t>后台客服维护，并审核后生效（可增减）</w:t>
            </w:r>
          </w:p>
        </w:tc>
      </w:tr>
      <w:tr w:rsidR="002A4382" w:rsidRPr="00333DFC" w:rsidTr="000A5E04">
        <w:trPr>
          <w:trHeight w:val="27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382" w:rsidRPr="00333DFC" w:rsidRDefault="002A4382" w:rsidP="000A5E04">
            <w:pPr>
              <w:widowControl/>
              <w:jc w:val="left"/>
              <w:rPr>
                <w:rFonts w:ascii="宋体" w:hAnsi="宋体" w:cs="宋体"/>
                <w:color w:val="000000"/>
                <w:kern w:val="0"/>
                <w:sz w:val="22"/>
              </w:rPr>
            </w:pPr>
            <w:r w:rsidRPr="00333DFC">
              <w:rPr>
                <w:rFonts w:ascii="宋体" w:hAnsi="宋体" w:cs="宋体" w:hint="eastAsia"/>
                <w:color w:val="000000"/>
                <w:kern w:val="0"/>
                <w:sz w:val="22"/>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2A4382" w:rsidRPr="00333DFC" w:rsidRDefault="002A4382" w:rsidP="000A5E04">
            <w:pPr>
              <w:widowControl/>
              <w:jc w:val="left"/>
              <w:rPr>
                <w:rFonts w:ascii="宋体" w:hAnsi="宋体" w:cs="宋体"/>
                <w:color w:val="000000"/>
                <w:kern w:val="0"/>
                <w:sz w:val="22"/>
              </w:rPr>
            </w:pPr>
            <w:r w:rsidRPr="00333DFC">
              <w:rPr>
                <w:rFonts w:ascii="宋体" w:hAnsi="宋体" w:cs="宋体" w:hint="eastAsia"/>
                <w:color w:val="000000"/>
                <w:kern w:val="0"/>
                <w:sz w:val="22"/>
              </w:rPr>
              <w:t xml:space="preserve">　</w:t>
            </w:r>
          </w:p>
        </w:tc>
      </w:tr>
      <w:tr w:rsidR="002A4382" w:rsidRPr="00333DFC" w:rsidTr="000A5E04">
        <w:trPr>
          <w:trHeight w:val="27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382" w:rsidRPr="00333DFC" w:rsidRDefault="002A4382" w:rsidP="000A5E04">
            <w:pPr>
              <w:widowControl/>
              <w:jc w:val="left"/>
              <w:rPr>
                <w:rFonts w:ascii="宋体" w:hAnsi="宋体" w:cs="宋体"/>
                <w:b/>
                <w:bCs/>
                <w:color w:val="000000"/>
                <w:kern w:val="0"/>
                <w:sz w:val="22"/>
              </w:rPr>
            </w:pPr>
            <w:r w:rsidRPr="00333DFC">
              <w:rPr>
                <w:rFonts w:ascii="宋体" w:hAnsi="宋体" w:cs="宋体" w:hint="eastAsia"/>
                <w:b/>
                <w:bCs/>
                <w:color w:val="000000"/>
                <w:kern w:val="0"/>
                <w:sz w:val="22"/>
              </w:rPr>
              <w:t>积分的使用</w:t>
            </w:r>
          </w:p>
        </w:tc>
        <w:tc>
          <w:tcPr>
            <w:tcW w:w="0" w:type="auto"/>
            <w:tcBorders>
              <w:top w:val="nil"/>
              <w:left w:val="nil"/>
              <w:bottom w:val="single" w:sz="4" w:space="0" w:color="auto"/>
              <w:right w:val="single" w:sz="4" w:space="0" w:color="auto"/>
            </w:tcBorders>
            <w:shd w:val="clear" w:color="auto" w:fill="auto"/>
            <w:noWrap/>
            <w:vAlign w:val="bottom"/>
            <w:hideMark/>
          </w:tcPr>
          <w:p w:rsidR="002A4382" w:rsidRPr="00333DFC" w:rsidRDefault="002A4382" w:rsidP="000A5E04">
            <w:pPr>
              <w:widowControl/>
              <w:jc w:val="left"/>
              <w:rPr>
                <w:rFonts w:ascii="宋体" w:hAnsi="宋体" w:cs="宋体"/>
                <w:color w:val="000000"/>
                <w:kern w:val="0"/>
                <w:sz w:val="22"/>
              </w:rPr>
            </w:pPr>
            <w:r w:rsidRPr="00333DFC">
              <w:rPr>
                <w:rFonts w:ascii="宋体" w:hAnsi="宋体" w:cs="宋体" w:hint="eastAsia"/>
                <w:color w:val="000000"/>
                <w:kern w:val="0"/>
                <w:sz w:val="22"/>
              </w:rPr>
              <w:t xml:space="preserve">　</w:t>
            </w:r>
          </w:p>
        </w:tc>
      </w:tr>
      <w:tr w:rsidR="002A4382" w:rsidRPr="00333DFC" w:rsidTr="000A5E04">
        <w:trPr>
          <w:trHeight w:val="27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382" w:rsidRPr="00333DFC" w:rsidRDefault="002A4382" w:rsidP="000A5E04">
            <w:pPr>
              <w:widowControl/>
              <w:jc w:val="left"/>
              <w:rPr>
                <w:rFonts w:ascii="宋体" w:hAnsi="宋体" w:cs="宋体"/>
                <w:color w:val="000000"/>
                <w:kern w:val="0"/>
                <w:sz w:val="22"/>
              </w:rPr>
            </w:pPr>
            <w:r w:rsidRPr="00333DFC">
              <w:rPr>
                <w:rFonts w:ascii="宋体" w:hAnsi="宋体" w:cs="宋体" w:hint="eastAsia"/>
                <w:color w:val="000000"/>
                <w:kern w:val="0"/>
                <w:sz w:val="22"/>
              </w:rPr>
              <w:t>消费</w:t>
            </w:r>
          </w:p>
        </w:tc>
        <w:tc>
          <w:tcPr>
            <w:tcW w:w="0" w:type="auto"/>
            <w:tcBorders>
              <w:top w:val="nil"/>
              <w:left w:val="nil"/>
              <w:bottom w:val="single" w:sz="4" w:space="0" w:color="auto"/>
              <w:right w:val="single" w:sz="4" w:space="0" w:color="auto"/>
            </w:tcBorders>
            <w:shd w:val="clear" w:color="auto" w:fill="auto"/>
            <w:noWrap/>
            <w:vAlign w:val="bottom"/>
            <w:hideMark/>
          </w:tcPr>
          <w:p w:rsidR="002A4382" w:rsidRPr="00333DFC" w:rsidRDefault="002A4382" w:rsidP="000A5E04">
            <w:pPr>
              <w:widowControl/>
              <w:jc w:val="left"/>
              <w:rPr>
                <w:rFonts w:ascii="宋体" w:hAnsi="宋体" w:cs="宋体"/>
                <w:color w:val="000000"/>
                <w:kern w:val="0"/>
                <w:sz w:val="22"/>
              </w:rPr>
            </w:pPr>
            <w:r w:rsidRPr="00333DFC">
              <w:rPr>
                <w:rFonts w:ascii="宋体" w:hAnsi="宋体" w:cs="宋体" w:hint="eastAsia"/>
                <w:color w:val="000000"/>
                <w:kern w:val="0"/>
                <w:sz w:val="22"/>
              </w:rPr>
              <w:t>1分抵1块钱</w:t>
            </w:r>
          </w:p>
        </w:tc>
      </w:tr>
      <w:tr w:rsidR="002A4382" w:rsidRPr="00333DFC" w:rsidTr="000A5E04">
        <w:trPr>
          <w:trHeight w:val="27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382" w:rsidRPr="00333DFC" w:rsidRDefault="002A4382" w:rsidP="000A5E04">
            <w:pPr>
              <w:widowControl/>
              <w:jc w:val="left"/>
              <w:rPr>
                <w:rFonts w:ascii="宋体" w:hAnsi="宋体" w:cs="宋体"/>
                <w:color w:val="000000"/>
                <w:kern w:val="0"/>
                <w:sz w:val="22"/>
              </w:rPr>
            </w:pPr>
            <w:r w:rsidRPr="00333DFC">
              <w:rPr>
                <w:rFonts w:ascii="宋体" w:hAnsi="宋体" w:cs="宋体" w:hint="eastAsia"/>
                <w:color w:val="000000"/>
                <w:kern w:val="0"/>
                <w:sz w:val="22"/>
              </w:rPr>
              <w:t>活动优先权</w:t>
            </w:r>
          </w:p>
        </w:tc>
        <w:tc>
          <w:tcPr>
            <w:tcW w:w="0" w:type="auto"/>
            <w:tcBorders>
              <w:top w:val="nil"/>
              <w:left w:val="nil"/>
              <w:bottom w:val="single" w:sz="4" w:space="0" w:color="auto"/>
              <w:right w:val="single" w:sz="4" w:space="0" w:color="auto"/>
            </w:tcBorders>
            <w:shd w:val="clear" w:color="auto" w:fill="auto"/>
            <w:noWrap/>
            <w:vAlign w:val="bottom"/>
            <w:hideMark/>
          </w:tcPr>
          <w:p w:rsidR="002A4382" w:rsidRPr="00333DFC" w:rsidRDefault="002A4382" w:rsidP="000A5E04">
            <w:pPr>
              <w:widowControl/>
              <w:jc w:val="left"/>
              <w:rPr>
                <w:rFonts w:ascii="宋体" w:hAnsi="宋体" w:cs="宋体"/>
                <w:color w:val="000000"/>
                <w:kern w:val="0"/>
                <w:sz w:val="22"/>
              </w:rPr>
            </w:pPr>
            <w:r w:rsidRPr="00333DFC">
              <w:rPr>
                <w:rFonts w:ascii="宋体" w:hAnsi="宋体" w:cs="宋体" w:hint="eastAsia"/>
                <w:color w:val="000000"/>
                <w:kern w:val="0"/>
                <w:sz w:val="22"/>
              </w:rPr>
              <w:t>客服人工判断</w:t>
            </w:r>
          </w:p>
        </w:tc>
      </w:tr>
    </w:tbl>
    <w:p w:rsidR="002A4382" w:rsidRDefault="002A4382" w:rsidP="002A4382"/>
    <w:p w:rsidR="002A4382" w:rsidRDefault="002A4382" w:rsidP="002A4382">
      <w:bookmarkStart w:id="172" w:name="_GoBack"/>
      <w:bookmarkEnd w:id="172"/>
    </w:p>
    <w:p w:rsidR="002A4382" w:rsidRDefault="002A4382" w:rsidP="002A4382"/>
    <w:p w:rsidR="002A4382" w:rsidRDefault="002A4382" w:rsidP="002A4382">
      <w:pPr>
        <w:pStyle w:val="2"/>
      </w:pPr>
      <w:bookmarkStart w:id="173" w:name="_Toc392169217"/>
      <w:r>
        <w:rPr>
          <w:rFonts w:hint="eastAsia"/>
        </w:rPr>
        <w:t>收款付款</w:t>
      </w:r>
      <w:bookmarkEnd w:id="173"/>
    </w:p>
    <w:p w:rsidR="002A4382" w:rsidRDefault="002A4382" w:rsidP="002A4382"/>
    <w:p w:rsidR="002A4382" w:rsidRDefault="002A4382" w:rsidP="002A4382">
      <w:pPr>
        <w:pStyle w:val="4"/>
      </w:pPr>
      <w:r>
        <w:rPr>
          <w:rFonts w:hint="eastAsia"/>
        </w:rPr>
        <w:t>预付款单</w:t>
      </w:r>
    </w:p>
    <w:p w:rsidR="002A4382" w:rsidRDefault="002A4382" w:rsidP="002A4382">
      <w:pPr>
        <w:pStyle w:val="af1"/>
        <w:numPr>
          <w:ilvl w:val="0"/>
          <w:numId w:val="36"/>
        </w:numPr>
        <w:ind w:firstLineChars="0"/>
      </w:pPr>
      <w:r>
        <w:rPr>
          <w:rFonts w:hint="eastAsia"/>
        </w:rPr>
        <w:t>信息点：单据类别、单据编号、单据日期、所属公司、结算方式（</w:t>
      </w:r>
      <w:r>
        <w:rPr>
          <w:rFonts w:hint="eastAsia"/>
        </w:rPr>
        <w:t>1-</w:t>
      </w:r>
      <w:r>
        <w:rPr>
          <w:rFonts w:hint="eastAsia"/>
        </w:rPr>
        <w:t>电汇</w:t>
      </w:r>
      <w:r>
        <w:rPr>
          <w:rFonts w:hint="eastAsia"/>
        </w:rPr>
        <w:t xml:space="preserve"> 2-</w:t>
      </w:r>
      <w:r>
        <w:rPr>
          <w:rFonts w:hint="eastAsia"/>
        </w:rPr>
        <w:t>支票</w:t>
      </w:r>
      <w:r>
        <w:rPr>
          <w:rFonts w:hint="eastAsia"/>
        </w:rPr>
        <w:t xml:space="preserve"> 3-</w:t>
      </w:r>
      <w:r>
        <w:rPr>
          <w:rFonts w:hint="eastAsia"/>
        </w:rPr>
        <w:t>银行汇票</w:t>
      </w:r>
      <w:r>
        <w:rPr>
          <w:rFonts w:hint="eastAsia"/>
        </w:rPr>
        <w:t xml:space="preserve"> 4-</w:t>
      </w:r>
      <w:r>
        <w:rPr>
          <w:rFonts w:hint="eastAsia"/>
        </w:rPr>
        <w:t>商业承兑汇票</w:t>
      </w:r>
      <w:r>
        <w:rPr>
          <w:rFonts w:hint="eastAsia"/>
        </w:rPr>
        <w:t xml:space="preserve"> 5-</w:t>
      </w:r>
      <w:r>
        <w:rPr>
          <w:rFonts w:hint="eastAsia"/>
        </w:rPr>
        <w:t>银行承兑汇票）、收款公司、收款会员（如果是向个人付款则有值）、来源（</w:t>
      </w:r>
      <w:r>
        <w:rPr>
          <w:rFonts w:hint="eastAsia"/>
        </w:rPr>
        <w:t>2</w:t>
      </w:r>
      <w:r>
        <w:rPr>
          <w:rFonts w:hint="eastAsia"/>
        </w:rPr>
        <w:t>种选择：</w:t>
      </w:r>
      <w:r>
        <w:rPr>
          <w:rFonts w:hint="eastAsia"/>
        </w:rPr>
        <w:t>1-</w:t>
      </w:r>
      <w:r>
        <w:rPr>
          <w:rFonts w:hint="eastAsia"/>
        </w:rPr>
        <w:t>采购单</w:t>
      </w:r>
      <w:r>
        <w:rPr>
          <w:rFonts w:hint="eastAsia"/>
        </w:rPr>
        <w:t>2-</w:t>
      </w:r>
      <w:r>
        <w:rPr>
          <w:rFonts w:hint="eastAsia"/>
        </w:rPr>
        <w:t>其他）、经手人、结案状态、单据状态、流程状态、冻结状态、备注、币种</w:t>
      </w:r>
      <w:r>
        <w:rPr>
          <w:rFonts w:hint="eastAsia"/>
        </w:rPr>
        <w:t>/</w:t>
      </w:r>
      <w:r>
        <w:rPr>
          <w:rFonts w:hint="eastAsia"/>
        </w:rPr>
        <w:t>汇率、付款银行、付款账号、票据</w:t>
      </w:r>
      <w:r>
        <w:rPr>
          <w:rFonts w:hint="eastAsia"/>
        </w:rPr>
        <w:t>/</w:t>
      </w:r>
      <w:r>
        <w:rPr>
          <w:rFonts w:hint="eastAsia"/>
        </w:rPr>
        <w:t>电汇单号、票据到期日</w:t>
      </w:r>
    </w:p>
    <w:p w:rsidR="002A4382" w:rsidRDefault="002A4382" w:rsidP="002A4382">
      <w:pPr>
        <w:pStyle w:val="af1"/>
        <w:ind w:left="720" w:firstLineChars="0" w:firstLine="0"/>
      </w:pPr>
      <w:r>
        <w:rPr>
          <w:rFonts w:hint="eastAsia"/>
        </w:rPr>
        <w:t>前置单据（可为空）、金额、本币金额、备注、已实际付款金额、已实际付款本币金额</w:t>
      </w:r>
    </w:p>
    <w:p w:rsidR="002A4382" w:rsidRDefault="002A4382" w:rsidP="002A4382">
      <w:pPr>
        <w:pStyle w:val="4"/>
      </w:pPr>
      <w:r>
        <w:rPr>
          <w:rFonts w:hint="eastAsia"/>
        </w:rPr>
        <w:lastRenderedPageBreak/>
        <w:t>付款单</w:t>
      </w:r>
    </w:p>
    <w:p w:rsidR="002A4382" w:rsidRDefault="002A4382" w:rsidP="002A4382">
      <w:pPr>
        <w:pStyle w:val="af1"/>
        <w:numPr>
          <w:ilvl w:val="0"/>
          <w:numId w:val="37"/>
        </w:numPr>
        <w:ind w:firstLineChars="0"/>
      </w:pPr>
      <w:r>
        <w:rPr>
          <w:rFonts w:hint="eastAsia"/>
        </w:rPr>
        <w:t>信息点：单据类别、单据编号、单据日期、所属公司、结算方式（</w:t>
      </w:r>
      <w:r>
        <w:rPr>
          <w:rFonts w:hint="eastAsia"/>
        </w:rPr>
        <w:t>1-</w:t>
      </w:r>
      <w:r>
        <w:rPr>
          <w:rFonts w:hint="eastAsia"/>
        </w:rPr>
        <w:t>电汇</w:t>
      </w:r>
      <w:r>
        <w:rPr>
          <w:rFonts w:hint="eastAsia"/>
        </w:rPr>
        <w:t xml:space="preserve"> 2-</w:t>
      </w:r>
      <w:r>
        <w:rPr>
          <w:rFonts w:hint="eastAsia"/>
        </w:rPr>
        <w:t>支票</w:t>
      </w:r>
      <w:r>
        <w:rPr>
          <w:rFonts w:hint="eastAsia"/>
        </w:rPr>
        <w:t xml:space="preserve"> 3-</w:t>
      </w:r>
      <w:r>
        <w:rPr>
          <w:rFonts w:hint="eastAsia"/>
        </w:rPr>
        <w:t>银行汇票</w:t>
      </w:r>
      <w:r>
        <w:rPr>
          <w:rFonts w:hint="eastAsia"/>
        </w:rPr>
        <w:t xml:space="preserve"> 4-</w:t>
      </w:r>
      <w:r>
        <w:rPr>
          <w:rFonts w:hint="eastAsia"/>
        </w:rPr>
        <w:t>商业承兑汇票</w:t>
      </w:r>
      <w:r>
        <w:rPr>
          <w:rFonts w:hint="eastAsia"/>
        </w:rPr>
        <w:t xml:space="preserve"> 5-</w:t>
      </w:r>
      <w:r>
        <w:rPr>
          <w:rFonts w:hint="eastAsia"/>
        </w:rPr>
        <w:t>银行承兑汇票）、收款公司、收款会员（如果是向个人付款则有值）、来源（</w:t>
      </w:r>
      <w:r>
        <w:rPr>
          <w:rFonts w:hint="eastAsia"/>
        </w:rPr>
        <w:t>4</w:t>
      </w:r>
      <w:r>
        <w:rPr>
          <w:rFonts w:hint="eastAsia"/>
        </w:rPr>
        <w:t>种选择：</w:t>
      </w:r>
      <w:r>
        <w:rPr>
          <w:rFonts w:hint="eastAsia"/>
        </w:rPr>
        <w:t>1-</w:t>
      </w:r>
      <w:r>
        <w:rPr>
          <w:rFonts w:hint="eastAsia"/>
        </w:rPr>
        <w:t>采购收货单</w:t>
      </w:r>
      <w:r>
        <w:rPr>
          <w:rFonts w:hint="eastAsia"/>
        </w:rPr>
        <w:t xml:space="preserve"> 2-</w:t>
      </w:r>
      <w:r>
        <w:rPr>
          <w:rFonts w:hint="eastAsia"/>
        </w:rPr>
        <w:t>销售退货单</w:t>
      </w:r>
      <w:r>
        <w:rPr>
          <w:rFonts w:hint="eastAsia"/>
        </w:rPr>
        <w:t>3-</w:t>
      </w:r>
      <w:r>
        <w:rPr>
          <w:rFonts w:hint="eastAsia"/>
        </w:rPr>
        <w:t>会员寄租分成</w:t>
      </w:r>
      <w:r>
        <w:rPr>
          <w:rFonts w:hint="eastAsia"/>
        </w:rPr>
        <w:t xml:space="preserve"> 4-</w:t>
      </w:r>
      <w:r>
        <w:rPr>
          <w:rFonts w:hint="eastAsia"/>
        </w:rPr>
        <w:t>其他）、经手人、结案状态、单据状态、流程状态、冻结状态、备注、币种</w:t>
      </w:r>
      <w:r>
        <w:rPr>
          <w:rFonts w:hint="eastAsia"/>
        </w:rPr>
        <w:t>/</w:t>
      </w:r>
      <w:r>
        <w:rPr>
          <w:rFonts w:hint="eastAsia"/>
        </w:rPr>
        <w:t>汇率、付款银行、付款账号、票据</w:t>
      </w:r>
      <w:r>
        <w:rPr>
          <w:rFonts w:hint="eastAsia"/>
        </w:rPr>
        <w:t>/</w:t>
      </w:r>
      <w:r>
        <w:rPr>
          <w:rFonts w:hint="eastAsia"/>
        </w:rPr>
        <w:t>电汇单号、票据到期日</w:t>
      </w:r>
    </w:p>
    <w:p w:rsidR="002A4382" w:rsidRDefault="002A4382" w:rsidP="002A4382">
      <w:pPr>
        <w:pStyle w:val="af1"/>
        <w:ind w:left="720" w:firstLineChars="0" w:firstLine="0"/>
      </w:pPr>
      <w:r>
        <w:rPr>
          <w:rFonts w:hint="eastAsia"/>
        </w:rPr>
        <w:t>前置单据（可为空）、金额、本币金额、备注、凭证记录号、预付款单号、审核人、审核意见</w:t>
      </w:r>
    </w:p>
    <w:p w:rsidR="002A4382" w:rsidRDefault="002A4382" w:rsidP="002A4382"/>
    <w:p w:rsidR="002A4382" w:rsidRDefault="002A4382" w:rsidP="002A4382">
      <w:pPr>
        <w:pStyle w:val="4"/>
      </w:pPr>
      <w:r>
        <w:rPr>
          <w:rFonts w:hint="eastAsia"/>
        </w:rPr>
        <w:t>预收款单</w:t>
      </w:r>
    </w:p>
    <w:p w:rsidR="002A4382" w:rsidRDefault="002A4382" w:rsidP="002A4382">
      <w:pPr>
        <w:pStyle w:val="af1"/>
        <w:numPr>
          <w:ilvl w:val="0"/>
          <w:numId w:val="38"/>
        </w:numPr>
        <w:ind w:firstLineChars="0"/>
      </w:pPr>
      <w:r>
        <w:rPr>
          <w:rFonts w:hint="eastAsia"/>
        </w:rPr>
        <w:t>信息点：单据类别、单据编号、单据日期、所属公司、结算方式（</w:t>
      </w:r>
      <w:r>
        <w:rPr>
          <w:rFonts w:hint="eastAsia"/>
        </w:rPr>
        <w:t>1-</w:t>
      </w:r>
      <w:r>
        <w:rPr>
          <w:rFonts w:hint="eastAsia"/>
        </w:rPr>
        <w:t>电汇</w:t>
      </w:r>
      <w:r>
        <w:rPr>
          <w:rFonts w:hint="eastAsia"/>
        </w:rPr>
        <w:t xml:space="preserve"> 2-</w:t>
      </w:r>
      <w:r>
        <w:rPr>
          <w:rFonts w:hint="eastAsia"/>
        </w:rPr>
        <w:t>支票</w:t>
      </w:r>
      <w:r>
        <w:rPr>
          <w:rFonts w:hint="eastAsia"/>
        </w:rPr>
        <w:t xml:space="preserve"> 3-</w:t>
      </w:r>
      <w:r>
        <w:rPr>
          <w:rFonts w:hint="eastAsia"/>
        </w:rPr>
        <w:t>银行汇票</w:t>
      </w:r>
      <w:r>
        <w:rPr>
          <w:rFonts w:hint="eastAsia"/>
        </w:rPr>
        <w:t xml:space="preserve"> 4-</w:t>
      </w:r>
      <w:r>
        <w:rPr>
          <w:rFonts w:hint="eastAsia"/>
        </w:rPr>
        <w:t>商业承兑汇票</w:t>
      </w:r>
      <w:r>
        <w:rPr>
          <w:rFonts w:hint="eastAsia"/>
        </w:rPr>
        <w:t xml:space="preserve"> 5-</w:t>
      </w:r>
      <w:r>
        <w:rPr>
          <w:rFonts w:hint="eastAsia"/>
        </w:rPr>
        <w:t>银行承兑汇票）、付款公司、付款会员（如果是个人付款则有值）、来源（</w:t>
      </w:r>
      <w:r>
        <w:rPr>
          <w:rFonts w:hint="eastAsia"/>
        </w:rPr>
        <w:t>3</w:t>
      </w:r>
      <w:r>
        <w:rPr>
          <w:rFonts w:hint="eastAsia"/>
        </w:rPr>
        <w:t>种选择：</w:t>
      </w:r>
      <w:r>
        <w:rPr>
          <w:rFonts w:hint="eastAsia"/>
        </w:rPr>
        <w:t>1-</w:t>
      </w:r>
      <w:r>
        <w:rPr>
          <w:rFonts w:hint="eastAsia"/>
        </w:rPr>
        <w:t>租赁订单</w:t>
      </w:r>
      <w:r>
        <w:rPr>
          <w:rFonts w:hint="eastAsia"/>
        </w:rPr>
        <w:t>2-</w:t>
      </w:r>
      <w:r>
        <w:rPr>
          <w:rFonts w:hint="eastAsia"/>
        </w:rPr>
        <w:t>销售单、</w:t>
      </w:r>
      <w:r>
        <w:rPr>
          <w:rFonts w:hint="eastAsia"/>
        </w:rPr>
        <w:t>3-</w:t>
      </w:r>
      <w:r>
        <w:rPr>
          <w:rFonts w:hint="eastAsia"/>
        </w:rPr>
        <w:t>其他）、经手人、结案状态、单据状态、流程状态、冻结状态、备注、币种</w:t>
      </w:r>
      <w:r>
        <w:rPr>
          <w:rFonts w:hint="eastAsia"/>
        </w:rPr>
        <w:t>/</w:t>
      </w:r>
      <w:r>
        <w:rPr>
          <w:rFonts w:hint="eastAsia"/>
        </w:rPr>
        <w:t>汇率、付款银行、付款账号、票据</w:t>
      </w:r>
      <w:r>
        <w:rPr>
          <w:rFonts w:hint="eastAsia"/>
        </w:rPr>
        <w:t>/</w:t>
      </w:r>
      <w:r>
        <w:rPr>
          <w:rFonts w:hint="eastAsia"/>
        </w:rPr>
        <w:t>电汇单号、票据到期日</w:t>
      </w:r>
    </w:p>
    <w:p w:rsidR="002A4382" w:rsidRDefault="002A4382" w:rsidP="002A4382">
      <w:pPr>
        <w:pStyle w:val="af1"/>
        <w:ind w:left="720" w:firstLineChars="0" w:firstLine="0"/>
      </w:pPr>
      <w:r>
        <w:rPr>
          <w:rFonts w:hint="eastAsia"/>
        </w:rPr>
        <w:t>前置单据（可为空）、金额、本币金额、已实际收款金额、已实际收款本币金额</w:t>
      </w:r>
    </w:p>
    <w:p w:rsidR="002A4382" w:rsidRDefault="002A4382" w:rsidP="002A4382">
      <w:pPr>
        <w:pStyle w:val="4"/>
      </w:pPr>
      <w:r>
        <w:rPr>
          <w:rFonts w:hint="eastAsia"/>
        </w:rPr>
        <w:t>收款单</w:t>
      </w:r>
    </w:p>
    <w:p w:rsidR="002A4382" w:rsidRDefault="002A4382" w:rsidP="002A4382">
      <w:pPr>
        <w:pStyle w:val="af1"/>
        <w:numPr>
          <w:ilvl w:val="0"/>
          <w:numId w:val="39"/>
        </w:numPr>
        <w:ind w:firstLineChars="0"/>
      </w:pPr>
      <w:r>
        <w:rPr>
          <w:rFonts w:hint="eastAsia"/>
        </w:rPr>
        <w:t>信息点：单据类别、单据编号、单据日期、所属公司、结算方式（</w:t>
      </w:r>
      <w:r>
        <w:rPr>
          <w:rFonts w:hint="eastAsia"/>
        </w:rPr>
        <w:t>1-</w:t>
      </w:r>
      <w:r>
        <w:rPr>
          <w:rFonts w:hint="eastAsia"/>
        </w:rPr>
        <w:t>电汇</w:t>
      </w:r>
      <w:r>
        <w:rPr>
          <w:rFonts w:hint="eastAsia"/>
        </w:rPr>
        <w:t xml:space="preserve"> 2-</w:t>
      </w:r>
      <w:r>
        <w:rPr>
          <w:rFonts w:hint="eastAsia"/>
        </w:rPr>
        <w:t>支票</w:t>
      </w:r>
      <w:r>
        <w:rPr>
          <w:rFonts w:hint="eastAsia"/>
        </w:rPr>
        <w:t xml:space="preserve"> 3-</w:t>
      </w:r>
      <w:r>
        <w:rPr>
          <w:rFonts w:hint="eastAsia"/>
        </w:rPr>
        <w:t>银行汇票</w:t>
      </w:r>
      <w:r>
        <w:rPr>
          <w:rFonts w:hint="eastAsia"/>
        </w:rPr>
        <w:t xml:space="preserve"> 4-</w:t>
      </w:r>
      <w:r>
        <w:rPr>
          <w:rFonts w:hint="eastAsia"/>
        </w:rPr>
        <w:t>商业承兑汇票</w:t>
      </w:r>
      <w:r>
        <w:rPr>
          <w:rFonts w:hint="eastAsia"/>
        </w:rPr>
        <w:t xml:space="preserve"> 5-</w:t>
      </w:r>
      <w:r>
        <w:rPr>
          <w:rFonts w:hint="eastAsia"/>
        </w:rPr>
        <w:t>银行承兑汇票）、付款公司、付款会员（如果是个人付款则有值）、来源（</w:t>
      </w:r>
      <w:r>
        <w:rPr>
          <w:rFonts w:hint="eastAsia"/>
        </w:rPr>
        <w:t>5</w:t>
      </w:r>
      <w:r>
        <w:rPr>
          <w:rFonts w:hint="eastAsia"/>
        </w:rPr>
        <w:t>种选择：</w:t>
      </w:r>
      <w:r>
        <w:rPr>
          <w:rFonts w:hint="eastAsia"/>
        </w:rPr>
        <w:t>1-</w:t>
      </w:r>
      <w:r>
        <w:rPr>
          <w:rFonts w:hint="eastAsia"/>
        </w:rPr>
        <w:t>租赁销货单</w:t>
      </w:r>
      <w:r>
        <w:rPr>
          <w:rFonts w:hint="eastAsia"/>
        </w:rPr>
        <w:t>2-</w:t>
      </w:r>
      <w:r>
        <w:rPr>
          <w:rFonts w:hint="eastAsia"/>
        </w:rPr>
        <w:t>销售销货单</w:t>
      </w:r>
      <w:r>
        <w:rPr>
          <w:rFonts w:hint="eastAsia"/>
        </w:rPr>
        <w:t xml:space="preserve"> 3-</w:t>
      </w:r>
      <w:r>
        <w:rPr>
          <w:rFonts w:hint="eastAsia"/>
        </w:rPr>
        <w:t>采购退货单</w:t>
      </w:r>
      <w:r>
        <w:rPr>
          <w:rFonts w:hint="eastAsia"/>
        </w:rPr>
        <w:t xml:space="preserve"> 4-</w:t>
      </w:r>
      <w:r>
        <w:rPr>
          <w:rFonts w:hint="eastAsia"/>
        </w:rPr>
        <w:t>索赔单</w:t>
      </w:r>
      <w:r>
        <w:rPr>
          <w:rFonts w:hint="eastAsia"/>
        </w:rPr>
        <w:t xml:space="preserve"> 5-</w:t>
      </w:r>
      <w:r>
        <w:rPr>
          <w:rFonts w:hint="eastAsia"/>
        </w:rPr>
        <w:t>其他）、经手人、结案状态、单据状态、流程状态、冻结状态、备注、币种</w:t>
      </w:r>
      <w:r>
        <w:rPr>
          <w:rFonts w:hint="eastAsia"/>
        </w:rPr>
        <w:t>/</w:t>
      </w:r>
      <w:r>
        <w:rPr>
          <w:rFonts w:hint="eastAsia"/>
        </w:rPr>
        <w:t>汇率、付款银行、付款账号、票据</w:t>
      </w:r>
      <w:r>
        <w:rPr>
          <w:rFonts w:hint="eastAsia"/>
        </w:rPr>
        <w:t>/</w:t>
      </w:r>
      <w:r>
        <w:rPr>
          <w:rFonts w:hint="eastAsia"/>
        </w:rPr>
        <w:t>电汇单号、票据到期日</w:t>
      </w:r>
    </w:p>
    <w:p w:rsidR="002A4382" w:rsidRDefault="002A4382" w:rsidP="002A4382">
      <w:pPr>
        <w:pStyle w:val="af1"/>
        <w:ind w:left="720" w:firstLineChars="0" w:firstLine="0"/>
      </w:pPr>
      <w:r>
        <w:rPr>
          <w:rFonts w:hint="eastAsia"/>
        </w:rPr>
        <w:t>前置单据（可为空）、金额、本币金额、备注、凭证记录号、预收款单号、审核人、审核意见</w:t>
      </w:r>
    </w:p>
    <w:p w:rsidR="002A4382" w:rsidRPr="00BE2FA1" w:rsidRDefault="002A4382" w:rsidP="002A4382"/>
    <w:p w:rsidR="002A4382" w:rsidRDefault="002A4382" w:rsidP="002A4382">
      <w:pPr>
        <w:pStyle w:val="3"/>
      </w:pPr>
      <w:r>
        <w:rPr>
          <w:rFonts w:hint="eastAsia"/>
        </w:rPr>
        <w:t>业务需求</w:t>
      </w:r>
    </w:p>
    <w:p w:rsidR="002A4382" w:rsidRDefault="002A4382" w:rsidP="002A4382"/>
    <w:tbl>
      <w:tblPr>
        <w:tblStyle w:val="af"/>
        <w:tblW w:w="0" w:type="auto"/>
        <w:tblLook w:val="04A0"/>
      </w:tblPr>
      <w:tblGrid>
        <w:gridCol w:w="1668"/>
        <w:gridCol w:w="4750"/>
        <w:gridCol w:w="3210"/>
      </w:tblGrid>
      <w:tr w:rsidR="002A4382" w:rsidTr="000A5E04">
        <w:tc>
          <w:tcPr>
            <w:tcW w:w="1668" w:type="dxa"/>
          </w:tcPr>
          <w:p w:rsidR="002A4382" w:rsidRDefault="002A4382" w:rsidP="000A5E04">
            <w:r>
              <w:rPr>
                <w:rFonts w:hint="eastAsia"/>
              </w:rPr>
              <w:t>作业编号</w:t>
            </w:r>
          </w:p>
        </w:tc>
        <w:tc>
          <w:tcPr>
            <w:tcW w:w="4750" w:type="dxa"/>
          </w:tcPr>
          <w:p w:rsidR="002A4382" w:rsidRDefault="002A4382" w:rsidP="000A5E04">
            <w:r>
              <w:rPr>
                <w:rFonts w:hint="eastAsia"/>
              </w:rPr>
              <w:t>页面元素描述</w:t>
            </w:r>
          </w:p>
        </w:tc>
        <w:tc>
          <w:tcPr>
            <w:tcW w:w="3210" w:type="dxa"/>
          </w:tcPr>
          <w:p w:rsidR="002A4382" w:rsidRDefault="002A4382" w:rsidP="000A5E04">
            <w:r>
              <w:rPr>
                <w:rFonts w:hint="eastAsia"/>
              </w:rPr>
              <w:t>业务逻辑</w:t>
            </w:r>
          </w:p>
        </w:tc>
      </w:tr>
      <w:tr w:rsidR="002A4382" w:rsidTr="000A5E04">
        <w:tc>
          <w:tcPr>
            <w:tcW w:w="1668" w:type="dxa"/>
          </w:tcPr>
          <w:p w:rsidR="002A4382" w:rsidRDefault="002A4382" w:rsidP="000A5E04">
            <w:r>
              <w:rPr>
                <w:rFonts w:hint="eastAsia"/>
              </w:rPr>
              <w:t>预付款单列表页面</w:t>
            </w:r>
          </w:p>
        </w:tc>
        <w:tc>
          <w:tcPr>
            <w:tcW w:w="4750" w:type="dxa"/>
          </w:tcPr>
          <w:p w:rsidR="002A4382" w:rsidRDefault="002A4382" w:rsidP="002A4382">
            <w:pPr>
              <w:pStyle w:val="af1"/>
              <w:numPr>
                <w:ilvl w:val="0"/>
                <w:numId w:val="305"/>
              </w:numPr>
              <w:ind w:firstLineChars="0"/>
            </w:pPr>
            <w:r>
              <w:rPr>
                <w:rFonts w:hint="eastAsia"/>
              </w:rPr>
              <w:t>查询条件：</w:t>
            </w:r>
          </w:p>
          <w:p w:rsidR="002A4382" w:rsidRDefault="002A4382" w:rsidP="000A5E04">
            <w:pPr>
              <w:pStyle w:val="af1"/>
              <w:ind w:left="360" w:firstLineChars="0" w:firstLine="0"/>
            </w:pPr>
            <w:r>
              <w:rPr>
                <w:rFonts w:hint="eastAsia"/>
              </w:rPr>
              <w:t>单据类别、单号（文本）、状态（下拉：</w:t>
            </w:r>
            <w:r>
              <w:rPr>
                <w:rFonts w:hint="eastAsia"/>
              </w:rPr>
              <w:t>0-</w:t>
            </w:r>
            <w:r>
              <w:rPr>
                <w:rFonts w:hint="eastAsia"/>
              </w:rPr>
              <w:t>待确认、</w:t>
            </w:r>
            <w:r>
              <w:rPr>
                <w:rFonts w:hint="eastAsia"/>
              </w:rPr>
              <w:t>1-</w:t>
            </w:r>
            <w:r>
              <w:rPr>
                <w:rFonts w:hint="eastAsia"/>
              </w:rPr>
              <w:t>已确认、</w:t>
            </w:r>
            <w:r>
              <w:rPr>
                <w:rFonts w:hint="eastAsia"/>
              </w:rPr>
              <w:t>99-</w:t>
            </w:r>
            <w:r>
              <w:rPr>
                <w:rFonts w:hint="eastAsia"/>
              </w:rPr>
              <w:t>已作废）、结算方式（</w:t>
            </w:r>
            <w:r>
              <w:rPr>
                <w:rFonts w:hint="eastAsia"/>
              </w:rPr>
              <w:t>1-</w:t>
            </w:r>
            <w:r>
              <w:rPr>
                <w:rFonts w:hint="eastAsia"/>
              </w:rPr>
              <w:t>电汇</w:t>
            </w:r>
            <w:r>
              <w:rPr>
                <w:rFonts w:hint="eastAsia"/>
              </w:rPr>
              <w:t xml:space="preserve"> 2-</w:t>
            </w:r>
            <w:r>
              <w:rPr>
                <w:rFonts w:hint="eastAsia"/>
              </w:rPr>
              <w:t>支票</w:t>
            </w:r>
            <w:r>
              <w:rPr>
                <w:rFonts w:hint="eastAsia"/>
              </w:rPr>
              <w:t xml:space="preserve"> 3-</w:t>
            </w:r>
            <w:r>
              <w:rPr>
                <w:rFonts w:hint="eastAsia"/>
              </w:rPr>
              <w:t>银行汇票</w:t>
            </w:r>
            <w:r>
              <w:rPr>
                <w:rFonts w:hint="eastAsia"/>
              </w:rPr>
              <w:t xml:space="preserve"> 4-</w:t>
            </w:r>
            <w:r>
              <w:rPr>
                <w:rFonts w:hint="eastAsia"/>
              </w:rPr>
              <w:t>商业承兑汇票</w:t>
            </w:r>
            <w:r>
              <w:rPr>
                <w:rFonts w:hint="eastAsia"/>
              </w:rPr>
              <w:t xml:space="preserve"> 5-</w:t>
            </w:r>
            <w:r>
              <w:rPr>
                <w:rFonts w:hint="eastAsia"/>
              </w:rPr>
              <w:t>银行承兑汇票）、收款公司、收款会员、单据日</w:t>
            </w:r>
            <w:r>
              <w:rPr>
                <w:rFonts w:hint="eastAsia"/>
              </w:rPr>
              <w:lastRenderedPageBreak/>
              <w:t>期</w:t>
            </w:r>
          </w:p>
          <w:p w:rsidR="002A4382" w:rsidRDefault="002A4382" w:rsidP="002A4382">
            <w:pPr>
              <w:pStyle w:val="af1"/>
              <w:numPr>
                <w:ilvl w:val="0"/>
                <w:numId w:val="305"/>
              </w:numPr>
              <w:ind w:firstLineChars="0"/>
            </w:pPr>
            <w:r>
              <w:rPr>
                <w:rFonts w:hint="eastAsia"/>
              </w:rPr>
              <w:t>列表字段：</w:t>
            </w:r>
          </w:p>
          <w:p w:rsidR="002A4382" w:rsidRDefault="002A4382" w:rsidP="000A5E04">
            <w:pPr>
              <w:ind w:leftChars="150" w:left="315"/>
            </w:pPr>
            <w:r>
              <w:rPr>
                <w:rFonts w:hint="eastAsia"/>
              </w:rPr>
              <w:t>操作（确认、作废、结案）、单据类别、单据编号、单据日期、结算方式、收款公司、收款会员、来源、创建人、结案状态、单据状态、流程状态、冻结状态、备注、币种</w:t>
            </w:r>
            <w:r>
              <w:rPr>
                <w:rFonts w:hint="eastAsia"/>
              </w:rPr>
              <w:t>/</w:t>
            </w:r>
            <w:r>
              <w:rPr>
                <w:rFonts w:hint="eastAsia"/>
              </w:rPr>
              <w:t>汇率、付款银行、付款账号、票据</w:t>
            </w:r>
            <w:r>
              <w:rPr>
                <w:rFonts w:hint="eastAsia"/>
              </w:rPr>
              <w:t>/</w:t>
            </w:r>
            <w:r>
              <w:rPr>
                <w:rFonts w:hint="eastAsia"/>
              </w:rPr>
              <w:t>电汇单号、票据到期日</w:t>
            </w:r>
          </w:p>
          <w:p w:rsidR="002A4382" w:rsidRDefault="002A4382" w:rsidP="000A5E04">
            <w:pPr>
              <w:pStyle w:val="af1"/>
              <w:ind w:left="360" w:firstLineChars="0" w:firstLine="0"/>
            </w:pPr>
            <w:r>
              <w:rPr>
                <w:rFonts w:hint="eastAsia"/>
              </w:rPr>
              <w:t>前置单据、金额、本币金额、备注、已实际付款金额、已实际付款本币金额</w:t>
            </w:r>
          </w:p>
          <w:p w:rsidR="002A4382" w:rsidRDefault="002A4382" w:rsidP="002A4382">
            <w:pPr>
              <w:pStyle w:val="af1"/>
              <w:numPr>
                <w:ilvl w:val="0"/>
                <w:numId w:val="305"/>
              </w:numPr>
              <w:ind w:firstLineChars="0"/>
            </w:pPr>
            <w:r>
              <w:rPr>
                <w:rFonts w:hint="eastAsia"/>
              </w:rPr>
              <w:t>操作按钮：</w:t>
            </w:r>
          </w:p>
          <w:p w:rsidR="002A4382" w:rsidRPr="00687306" w:rsidRDefault="002A4382" w:rsidP="000A5E04">
            <w:pPr>
              <w:pStyle w:val="af1"/>
              <w:ind w:left="360" w:firstLineChars="0" w:firstLine="0"/>
            </w:pPr>
            <w:r>
              <w:rPr>
                <w:rFonts w:hint="eastAsia"/>
              </w:rPr>
              <w:t>工具栏：新建</w:t>
            </w:r>
          </w:p>
          <w:p w:rsidR="002A4382" w:rsidRPr="00687306" w:rsidRDefault="002A4382" w:rsidP="000A5E04">
            <w:pPr>
              <w:pStyle w:val="af1"/>
              <w:ind w:left="360" w:firstLineChars="0" w:firstLine="0"/>
            </w:pPr>
          </w:p>
        </w:tc>
        <w:tc>
          <w:tcPr>
            <w:tcW w:w="3210" w:type="dxa"/>
          </w:tcPr>
          <w:p w:rsidR="002A4382" w:rsidRDefault="002A4382" w:rsidP="002A4382">
            <w:pPr>
              <w:pStyle w:val="af1"/>
              <w:numPr>
                <w:ilvl w:val="0"/>
                <w:numId w:val="306"/>
              </w:numPr>
              <w:ind w:firstLineChars="0"/>
            </w:pPr>
            <w:r>
              <w:rPr>
                <w:rFonts w:hint="eastAsia"/>
              </w:rPr>
              <w:lastRenderedPageBreak/>
              <w:t>页面加载：</w:t>
            </w:r>
          </w:p>
          <w:p w:rsidR="002A4382" w:rsidRDefault="002A4382" w:rsidP="000A5E04">
            <w:pPr>
              <w:pStyle w:val="af1"/>
              <w:ind w:left="360" w:firstLineChars="0" w:firstLine="0"/>
            </w:pPr>
            <w:r>
              <w:rPr>
                <w:rFonts w:hint="eastAsia"/>
              </w:rPr>
              <w:t>默认不显示数据</w:t>
            </w:r>
          </w:p>
          <w:p w:rsidR="002A4382" w:rsidRDefault="002A4382" w:rsidP="000A5E04">
            <w:pPr>
              <w:pStyle w:val="af1"/>
              <w:ind w:left="360" w:firstLineChars="0" w:firstLine="0"/>
            </w:pPr>
            <w:r>
              <w:rPr>
                <w:rFonts w:hint="eastAsia"/>
              </w:rPr>
              <w:t>不可操作或无权限按钮禁用（灰色）</w:t>
            </w:r>
          </w:p>
          <w:p w:rsidR="002A4382" w:rsidRDefault="002A4382" w:rsidP="002A4382">
            <w:pPr>
              <w:pStyle w:val="af1"/>
              <w:numPr>
                <w:ilvl w:val="0"/>
                <w:numId w:val="306"/>
              </w:numPr>
              <w:ind w:firstLineChars="0"/>
            </w:pPr>
            <w:r>
              <w:rPr>
                <w:rFonts w:hint="eastAsia"/>
              </w:rPr>
              <w:t>按钮逻辑：</w:t>
            </w:r>
          </w:p>
          <w:p w:rsidR="002A4382" w:rsidRDefault="002A4382" w:rsidP="000A5E04">
            <w:pPr>
              <w:pStyle w:val="af1"/>
              <w:ind w:left="360" w:firstLineChars="0" w:firstLine="0"/>
            </w:pPr>
            <w:r>
              <w:rPr>
                <w:rFonts w:hint="eastAsia"/>
              </w:rPr>
              <w:lastRenderedPageBreak/>
              <w:t>查询：按照查询条件过滤数据、默认按照编号倒序排列</w:t>
            </w:r>
          </w:p>
          <w:p w:rsidR="002A4382" w:rsidRDefault="002A4382" w:rsidP="000A5E04">
            <w:pPr>
              <w:pStyle w:val="af1"/>
              <w:ind w:left="360" w:firstLineChars="0" w:firstLine="0"/>
            </w:pPr>
            <w:r>
              <w:rPr>
                <w:rFonts w:hint="eastAsia"/>
              </w:rPr>
              <w:t>重置：清空查询条件</w:t>
            </w:r>
          </w:p>
          <w:p w:rsidR="002A4382" w:rsidRDefault="002A4382" w:rsidP="000A5E04">
            <w:pPr>
              <w:pStyle w:val="af1"/>
              <w:ind w:left="360" w:firstLineChars="0" w:firstLine="0"/>
            </w:pPr>
          </w:p>
          <w:p w:rsidR="002A4382" w:rsidRDefault="002A4382" w:rsidP="000A5E04">
            <w:pPr>
              <w:pStyle w:val="af1"/>
              <w:ind w:left="360" w:firstLineChars="0" w:firstLine="0"/>
            </w:pPr>
            <w:r>
              <w:rPr>
                <w:rFonts w:hint="eastAsia"/>
              </w:rPr>
              <w:t>新建：进入新建页面</w:t>
            </w:r>
          </w:p>
          <w:p w:rsidR="002A4382" w:rsidRPr="002465FE" w:rsidRDefault="002A4382" w:rsidP="000A5E04">
            <w:pPr>
              <w:pStyle w:val="af1"/>
              <w:ind w:left="360" w:firstLineChars="0" w:firstLine="0"/>
            </w:pPr>
          </w:p>
          <w:p w:rsidR="002A4382" w:rsidRDefault="002A4382" w:rsidP="000A5E04">
            <w:pPr>
              <w:pStyle w:val="af1"/>
              <w:ind w:left="360" w:firstLineChars="0" w:firstLine="0"/>
            </w:pPr>
            <w:r>
              <w:rPr>
                <w:rFonts w:hint="eastAsia"/>
              </w:rPr>
              <w:t>确认：进入确认页面</w:t>
            </w:r>
          </w:p>
          <w:p w:rsidR="002A4382" w:rsidRDefault="002A4382" w:rsidP="000A5E04">
            <w:pPr>
              <w:pStyle w:val="af1"/>
              <w:ind w:left="360" w:firstLineChars="0" w:firstLine="0"/>
            </w:pPr>
            <w:r>
              <w:rPr>
                <w:rFonts w:hint="eastAsia"/>
              </w:rPr>
              <w:t>作废：针对待确认单据，可作废对应行数据</w:t>
            </w:r>
          </w:p>
          <w:p w:rsidR="002A4382" w:rsidRPr="00687306" w:rsidRDefault="002A4382" w:rsidP="000A5E04">
            <w:pPr>
              <w:pStyle w:val="af1"/>
              <w:ind w:left="360" w:firstLineChars="0" w:firstLine="0"/>
            </w:pPr>
            <w:r>
              <w:rPr>
                <w:rFonts w:hint="eastAsia"/>
              </w:rPr>
              <w:t>结案：针对未结案，手动结案</w:t>
            </w:r>
          </w:p>
        </w:tc>
      </w:tr>
      <w:tr w:rsidR="002A4382" w:rsidTr="000A5E04">
        <w:tc>
          <w:tcPr>
            <w:tcW w:w="1668" w:type="dxa"/>
          </w:tcPr>
          <w:p w:rsidR="002A4382" w:rsidRDefault="002A4382" w:rsidP="000A5E04">
            <w:r>
              <w:rPr>
                <w:rFonts w:hint="eastAsia"/>
              </w:rPr>
              <w:lastRenderedPageBreak/>
              <w:t>详情页面</w:t>
            </w:r>
            <w:r>
              <w:rPr>
                <w:rFonts w:hint="eastAsia"/>
              </w:rPr>
              <w:t>-</w:t>
            </w:r>
            <w:r>
              <w:rPr>
                <w:rFonts w:hint="eastAsia"/>
              </w:rPr>
              <w:t>创建预付款</w:t>
            </w:r>
          </w:p>
        </w:tc>
        <w:tc>
          <w:tcPr>
            <w:tcW w:w="4750" w:type="dxa"/>
          </w:tcPr>
          <w:p w:rsidR="002A4382" w:rsidRDefault="002A4382" w:rsidP="002A4382">
            <w:pPr>
              <w:pStyle w:val="af1"/>
              <w:numPr>
                <w:ilvl w:val="0"/>
                <w:numId w:val="307"/>
              </w:numPr>
              <w:ind w:firstLineChars="0"/>
            </w:pPr>
            <w:r>
              <w:rPr>
                <w:rFonts w:hint="eastAsia"/>
              </w:rPr>
              <w:t>必填信息：</w:t>
            </w:r>
          </w:p>
          <w:p w:rsidR="002A4382" w:rsidRDefault="002A4382" w:rsidP="000A5E04">
            <w:pPr>
              <w:ind w:leftChars="150" w:left="315"/>
            </w:pPr>
            <w:r>
              <w:rPr>
                <w:rFonts w:hint="eastAsia"/>
              </w:rPr>
              <w:t>单据类别、单据日期、结算方式、收款公司</w:t>
            </w:r>
            <w:r>
              <w:rPr>
                <w:rFonts w:hint="eastAsia"/>
              </w:rPr>
              <w:t>or</w:t>
            </w:r>
            <w:r>
              <w:rPr>
                <w:rFonts w:hint="eastAsia"/>
              </w:rPr>
              <w:t>收款会员（选其一）、币种</w:t>
            </w:r>
            <w:r>
              <w:rPr>
                <w:rFonts w:hint="eastAsia"/>
              </w:rPr>
              <w:t>/</w:t>
            </w:r>
            <w:r>
              <w:rPr>
                <w:rFonts w:hint="eastAsia"/>
              </w:rPr>
              <w:t>汇率、来源、付款银行、付款账号、金额、本币金额</w:t>
            </w:r>
          </w:p>
          <w:p w:rsidR="002A4382" w:rsidRDefault="002A4382" w:rsidP="002A4382">
            <w:pPr>
              <w:pStyle w:val="af1"/>
              <w:numPr>
                <w:ilvl w:val="0"/>
                <w:numId w:val="307"/>
              </w:numPr>
              <w:ind w:firstLineChars="0"/>
            </w:pPr>
            <w:r>
              <w:rPr>
                <w:rFonts w:hint="eastAsia"/>
              </w:rPr>
              <w:t>选填信息：</w:t>
            </w:r>
          </w:p>
          <w:p w:rsidR="002A4382" w:rsidRDefault="002A4382" w:rsidP="000A5E04">
            <w:pPr>
              <w:ind w:leftChars="150" w:left="315"/>
            </w:pPr>
            <w:r>
              <w:rPr>
                <w:rFonts w:hint="eastAsia"/>
              </w:rPr>
              <w:t>票据</w:t>
            </w:r>
            <w:r>
              <w:rPr>
                <w:rFonts w:hint="eastAsia"/>
              </w:rPr>
              <w:t>/</w:t>
            </w:r>
            <w:r>
              <w:rPr>
                <w:rFonts w:hint="eastAsia"/>
              </w:rPr>
              <w:t>电汇单号、票据到期日、前置单据、备注</w:t>
            </w:r>
          </w:p>
          <w:p w:rsidR="002A4382" w:rsidRDefault="002A4382" w:rsidP="002A4382">
            <w:pPr>
              <w:pStyle w:val="af1"/>
              <w:numPr>
                <w:ilvl w:val="0"/>
                <w:numId w:val="307"/>
              </w:numPr>
              <w:ind w:firstLineChars="0"/>
            </w:pPr>
            <w:r>
              <w:rPr>
                <w:rFonts w:hint="eastAsia"/>
              </w:rPr>
              <w:t>自动信息：</w:t>
            </w:r>
          </w:p>
          <w:p w:rsidR="002A4382" w:rsidRDefault="002A4382" w:rsidP="000A5E04">
            <w:pPr>
              <w:pStyle w:val="af1"/>
              <w:ind w:left="360" w:firstLineChars="0" w:firstLine="0"/>
            </w:pPr>
            <w:r>
              <w:rPr>
                <w:rFonts w:hint="eastAsia"/>
              </w:rPr>
              <w:t>编号（自动生成）、创建人、结案状态、单据状态、流程状态、冻结状态、已实际付款金额、已实际付款本币金额（付款单回写）</w:t>
            </w:r>
          </w:p>
          <w:p w:rsidR="002A4382" w:rsidRDefault="002A4382" w:rsidP="002A4382">
            <w:pPr>
              <w:pStyle w:val="af1"/>
              <w:numPr>
                <w:ilvl w:val="0"/>
                <w:numId w:val="307"/>
              </w:numPr>
              <w:ind w:firstLineChars="0"/>
            </w:pPr>
            <w:r>
              <w:rPr>
                <w:rFonts w:hint="eastAsia"/>
              </w:rPr>
              <w:t>操作按钮：</w:t>
            </w:r>
          </w:p>
          <w:p w:rsidR="002A4382" w:rsidRDefault="002A4382" w:rsidP="000A5E04">
            <w:pPr>
              <w:pStyle w:val="af1"/>
              <w:ind w:left="360" w:firstLineChars="0" w:firstLine="0"/>
            </w:pPr>
            <w:r>
              <w:rPr>
                <w:rFonts w:hint="eastAsia"/>
              </w:rPr>
              <w:t>提交、返回</w:t>
            </w:r>
          </w:p>
        </w:tc>
        <w:tc>
          <w:tcPr>
            <w:tcW w:w="3210" w:type="dxa"/>
          </w:tcPr>
          <w:p w:rsidR="002A4382" w:rsidRDefault="002A4382" w:rsidP="002A4382">
            <w:pPr>
              <w:pStyle w:val="af1"/>
              <w:numPr>
                <w:ilvl w:val="0"/>
                <w:numId w:val="308"/>
              </w:numPr>
              <w:ind w:firstLineChars="0"/>
            </w:pPr>
            <w:r>
              <w:rPr>
                <w:rFonts w:hint="eastAsia"/>
              </w:rPr>
              <w:t>提交：</w:t>
            </w:r>
          </w:p>
          <w:p w:rsidR="002A4382" w:rsidRDefault="002A4382" w:rsidP="000A5E04">
            <w:pPr>
              <w:pStyle w:val="af1"/>
              <w:ind w:left="360" w:firstLineChars="0" w:firstLine="0"/>
            </w:pPr>
            <w:r>
              <w:rPr>
                <w:rFonts w:hint="eastAsia"/>
              </w:rPr>
              <w:t>保存预付款</w:t>
            </w:r>
          </w:p>
          <w:p w:rsidR="002A4382" w:rsidRPr="0097327C" w:rsidRDefault="002A4382" w:rsidP="000A5E04">
            <w:pPr>
              <w:pStyle w:val="af1"/>
              <w:ind w:left="360" w:firstLineChars="0" w:firstLine="0"/>
            </w:pPr>
          </w:p>
        </w:tc>
      </w:tr>
      <w:tr w:rsidR="002A4382" w:rsidTr="000A5E04">
        <w:tc>
          <w:tcPr>
            <w:tcW w:w="1668" w:type="dxa"/>
          </w:tcPr>
          <w:p w:rsidR="002A4382" w:rsidRDefault="002A4382" w:rsidP="000A5E04">
            <w:r>
              <w:rPr>
                <w:rFonts w:hint="eastAsia"/>
              </w:rPr>
              <w:t>详情页面</w:t>
            </w:r>
            <w:r>
              <w:rPr>
                <w:rFonts w:hint="eastAsia"/>
              </w:rPr>
              <w:t>-</w:t>
            </w:r>
            <w:r>
              <w:rPr>
                <w:rFonts w:hint="eastAsia"/>
              </w:rPr>
              <w:t>预付款确认</w:t>
            </w:r>
          </w:p>
        </w:tc>
        <w:tc>
          <w:tcPr>
            <w:tcW w:w="4750" w:type="dxa"/>
          </w:tcPr>
          <w:p w:rsidR="002A4382" w:rsidRDefault="002A4382" w:rsidP="000A5E04">
            <w:pPr>
              <w:pStyle w:val="af1"/>
              <w:ind w:left="360" w:firstLineChars="0" w:firstLine="0"/>
            </w:pPr>
            <w:r>
              <w:rPr>
                <w:rFonts w:hint="eastAsia"/>
              </w:rPr>
              <w:t>可修改单据日期、结算方式、收款公司</w:t>
            </w:r>
            <w:r>
              <w:rPr>
                <w:rFonts w:hint="eastAsia"/>
              </w:rPr>
              <w:t>or</w:t>
            </w:r>
            <w:r>
              <w:rPr>
                <w:rFonts w:hint="eastAsia"/>
              </w:rPr>
              <w:t>收款会员（选其一）、币种</w:t>
            </w:r>
            <w:r>
              <w:rPr>
                <w:rFonts w:hint="eastAsia"/>
              </w:rPr>
              <w:t>/</w:t>
            </w:r>
            <w:r>
              <w:rPr>
                <w:rFonts w:hint="eastAsia"/>
              </w:rPr>
              <w:t>汇率、付款银行、付款账号、金额、本币金额、来源、票据</w:t>
            </w:r>
            <w:r>
              <w:rPr>
                <w:rFonts w:hint="eastAsia"/>
              </w:rPr>
              <w:t>/</w:t>
            </w:r>
            <w:r>
              <w:rPr>
                <w:rFonts w:hint="eastAsia"/>
              </w:rPr>
              <w:t>电汇单号、票据到期日、前置单据、备注</w:t>
            </w:r>
          </w:p>
        </w:tc>
        <w:tc>
          <w:tcPr>
            <w:tcW w:w="3210" w:type="dxa"/>
          </w:tcPr>
          <w:p w:rsidR="002A4382" w:rsidRDefault="002A4382" w:rsidP="002A4382">
            <w:pPr>
              <w:pStyle w:val="af1"/>
              <w:numPr>
                <w:ilvl w:val="0"/>
                <w:numId w:val="304"/>
              </w:numPr>
              <w:ind w:firstLineChars="0"/>
            </w:pPr>
            <w:r>
              <w:rPr>
                <w:rFonts w:hint="eastAsia"/>
              </w:rPr>
              <w:t>确认后更改状态，且不可再手动修改</w:t>
            </w:r>
          </w:p>
        </w:tc>
      </w:tr>
      <w:tr w:rsidR="002A4382" w:rsidTr="000A5E04">
        <w:tc>
          <w:tcPr>
            <w:tcW w:w="1668" w:type="dxa"/>
          </w:tcPr>
          <w:p w:rsidR="002A4382" w:rsidRDefault="002A4382" w:rsidP="000A5E04">
            <w:r>
              <w:rPr>
                <w:rFonts w:hint="eastAsia"/>
              </w:rPr>
              <w:t>详细页面</w:t>
            </w:r>
            <w:r>
              <w:rPr>
                <w:rFonts w:hint="eastAsia"/>
              </w:rPr>
              <w:t>-</w:t>
            </w:r>
            <w:r>
              <w:rPr>
                <w:rFonts w:hint="eastAsia"/>
              </w:rPr>
              <w:t>预付款查看</w:t>
            </w:r>
          </w:p>
        </w:tc>
        <w:tc>
          <w:tcPr>
            <w:tcW w:w="4750" w:type="dxa"/>
          </w:tcPr>
          <w:p w:rsidR="002A4382" w:rsidRDefault="002A4382" w:rsidP="000A5E04">
            <w:pPr>
              <w:pStyle w:val="af1"/>
              <w:ind w:left="360" w:firstLineChars="0" w:firstLine="0"/>
            </w:pPr>
            <w:r>
              <w:rPr>
                <w:rFonts w:hint="eastAsia"/>
              </w:rPr>
              <w:t>所有元素只读</w:t>
            </w:r>
          </w:p>
        </w:tc>
        <w:tc>
          <w:tcPr>
            <w:tcW w:w="3210" w:type="dxa"/>
          </w:tcPr>
          <w:p w:rsidR="002A4382" w:rsidRPr="00DF44F3" w:rsidRDefault="002A4382" w:rsidP="000A5E04">
            <w:r>
              <w:rPr>
                <w:rFonts w:hint="eastAsia"/>
              </w:rPr>
              <w:t>由列表编号链接进入</w:t>
            </w:r>
          </w:p>
        </w:tc>
      </w:tr>
    </w:tbl>
    <w:p w:rsidR="002A4382" w:rsidRDefault="002A4382" w:rsidP="002A4382"/>
    <w:tbl>
      <w:tblPr>
        <w:tblStyle w:val="af"/>
        <w:tblW w:w="0" w:type="auto"/>
        <w:tblLook w:val="04A0"/>
      </w:tblPr>
      <w:tblGrid>
        <w:gridCol w:w="1668"/>
        <w:gridCol w:w="4750"/>
        <w:gridCol w:w="3210"/>
      </w:tblGrid>
      <w:tr w:rsidR="002A4382" w:rsidTr="000A5E04">
        <w:tc>
          <w:tcPr>
            <w:tcW w:w="1668" w:type="dxa"/>
          </w:tcPr>
          <w:p w:rsidR="002A4382" w:rsidRDefault="002A4382" w:rsidP="000A5E04">
            <w:r>
              <w:rPr>
                <w:rFonts w:hint="eastAsia"/>
              </w:rPr>
              <w:t>作业编号</w:t>
            </w:r>
          </w:p>
        </w:tc>
        <w:tc>
          <w:tcPr>
            <w:tcW w:w="4750" w:type="dxa"/>
          </w:tcPr>
          <w:p w:rsidR="002A4382" w:rsidRDefault="002A4382" w:rsidP="000A5E04">
            <w:r>
              <w:rPr>
                <w:rFonts w:hint="eastAsia"/>
              </w:rPr>
              <w:t>页面元素描述</w:t>
            </w:r>
          </w:p>
        </w:tc>
        <w:tc>
          <w:tcPr>
            <w:tcW w:w="3210" w:type="dxa"/>
          </w:tcPr>
          <w:p w:rsidR="002A4382" w:rsidRDefault="002A4382" w:rsidP="000A5E04">
            <w:r>
              <w:rPr>
                <w:rFonts w:hint="eastAsia"/>
              </w:rPr>
              <w:t>业务逻辑</w:t>
            </w:r>
          </w:p>
        </w:tc>
      </w:tr>
      <w:tr w:rsidR="002A4382" w:rsidTr="000A5E04">
        <w:tc>
          <w:tcPr>
            <w:tcW w:w="1668" w:type="dxa"/>
          </w:tcPr>
          <w:p w:rsidR="002A4382" w:rsidRDefault="002A4382" w:rsidP="000A5E04">
            <w:r>
              <w:rPr>
                <w:rFonts w:hint="eastAsia"/>
              </w:rPr>
              <w:t>付款单列表页面</w:t>
            </w:r>
          </w:p>
        </w:tc>
        <w:tc>
          <w:tcPr>
            <w:tcW w:w="4750" w:type="dxa"/>
          </w:tcPr>
          <w:p w:rsidR="002A4382" w:rsidRDefault="002A4382" w:rsidP="002A4382">
            <w:pPr>
              <w:pStyle w:val="af1"/>
              <w:numPr>
                <w:ilvl w:val="0"/>
                <w:numId w:val="300"/>
              </w:numPr>
              <w:ind w:firstLineChars="0"/>
            </w:pPr>
            <w:r>
              <w:rPr>
                <w:rFonts w:hint="eastAsia"/>
              </w:rPr>
              <w:t>查询条件：</w:t>
            </w:r>
          </w:p>
          <w:p w:rsidR="002A4382" w:rsidRDefault="002A4382" w:rsidP="000A5E04">
            <w:pPr>
              <w:pStyle w:val="af1"/>
              <w:ind w:left="360" w:firstLineChars="0" w:firstLine="0"/>
            </w:pPr>
            <w:r>
              <w:rPr>
                <w:rFonts w:hint="eastAsia"/>
              </w:rPr>
              <w:t>单据类别、单号（文本）、状态（下拉：</w:t>
            </w:r>
            <w:r>
              <w:rPr>
                <w:rFonts w:hint="eastAsia"/>
              </w:rPr>
              <w:t>0-</w:t>
            </w:r>
            <w:r>
              <w:rPr>
                <w:rFonts w:hint="eastAsia"/>
              </w:rPr>
              <w:t>草稿、</w:t>
            </w:r>
            <w:r>
              <w:rPr>
                <w:rFonts w:hint="eastAsia"/>
              </w:rPr>
              <w:t>1-</w:t>
            </w:r>
            <w:r>
              <w:rPr>
                <w:rFonts w:hint="eastAsia"/>
              </w:rPr>
              <w:t>审核中、</w:t>
            </w:r>
            <w:r>
              <w:rPr>
                <w:rFonts w:hint="eastAsia"/>
              </w:rPr>
              <w:t>2-</w:t>
            </w:r>
            <w:r>
              <w:rPr>
                <w:rFonts w:hint="eastAsia"/>
              </w:rPr>
              <w:t>已审核、</w:t>
            </w:r>
            <w:r>
              <w:rPr>
                <w:rFonts w:hint="eastAsia"/>
              </w:rPr>
              <w:t>99-</w:t>
            </w:r>
            <w:r>
              <w:rPr>
                <w:rFonts w:hint="eastAsia"/>
              </w:rPr>
              <w:t>已作废）、结算方式（</w:t>
            </w:r>
            <w:r>
              <w:rPr>
                <w:rFonts w:hint="eastAsia"/>
              </w:rPr>
              <w:t>1-</w:t>
            </w:r>
            <w:r>
              <w:rPr>
                <w:rFonts w:hint="eastAsia"/>
              </w:rPr>
              <w:t>电汇</w:t>
            </w:r>
            <w:r>
              <w:rPr>
                <w:rFonts w:hint="eastAsia"/>
              </w:rPr>
              <w:t xml:space="preserve"> 2-</w:t>
            </w:r>
            <w:r>
              <w:rPr>
                <w:rFonts w:hint="eastAsia"/>
              </w:rPr>
              <w:t>支票</w:t>
            </w:r>
            <w:r>
              <w:rPr>
                <w:rFonts w:hint="eastAsia"/>
              </w:rPr>
              <w:t xml:space="preserve"> 3-</w:t>
            </w:r>
            <w:r>
              <w:rPr>
                <w:rFonts w:hint="eastAsia"/>
              </w:rPr>
              <w:t>银行汇票</w:t>
            </w:r>
            <w:r>
              <w:rPr>
                <w:rFonts w:hint="eastAsia"/>
              </w:rPr>
              <w:t xml:space="preserve"> 4-</w:t>
            </w:r>
            <w:r>
              <w:rPr>
                <w:rFonts w:hint="eastAsia"/>
              </w:rPr>
              <w:t>商业承兑汇票</w:t>
            </w:r>
            <w:r>
              <w:rPr>
                <w:rFonts w:hint="eastAsia"/>
              </w:rPr>
              <w:t xml:space="preserve"> </w:t>
            </w:r>
            <w:r>
              <w:rPr>
                <w:rFonts w:hint="eastAsia"/>
              </w:rPr>
              <w:lastRenderedPageBreak/>
              <w:t>5-</w:t>
            </w:r>
            <w:r>
              <w:rPr>
                <w:rFonts w:hint="eastAsia"/>
              </w:rPr>
              <w:t>银行承兑汇票）、收款公司、收款会员、单据日期、预付款单号</w:t>
            </w:r>
          </w:p>
          <w:p w:rsidR="002A4382" w:rsidRDefault="002A4382" w:rsidP="002A4382">
            <w:pPr>
              <w:pStyle w:val="af1"/>
              <w:numPr>
                <w:ilvl w:val="0"/>
                <w:numId w:val="300"/>
              </w:numPr>
              <w:ind w:firstLineChars="0"/>
            </w:pPr>
            <w:r>
              <w:rPr>
                <w:rFonts w:hint="eastAsia"/>
              </w:rPr>
              <w:t>列表字段：</w:t>
            </w:r>
          </w:p>
          <w:p w:rsidR="002A4382" w:rsidRDefault="002A4382" w:rsidP="000A5E04">
            <w:pPr>
              <w:pStyle w:val="af1"/>
              <w:ind w:left="317" w:firstLineChars="0" w:firstLine="0"/>
            </w:pPr>
            <w:r>
              <w:rPr>
                <w:rFonts w:hint="eastAsia"/>
              </w:rPr>
              <w:t>操作（编辑、审核、作废）、单据类别、单据编号、单据日期、结算方式、收款公司、收款会员、来源、创建人、结案状态、单据状态、流程状态、冻结状态、备注、币种</w:t>
            </w:r>
            <w:r>
              <w:rPr>
                <w:rFonts w:hint="eastAsia"/>
              </w:rPr>
              <w:t>/</w:t>
            </w:r>
            <w:r>
              <w:rPr>
                <w:rFonts w:hint="eastAsia"/>
              </w:rPr>
              <w:t>汇率、付款银行、付款账号、票据</w:t>
            </w:r>
            <w:r>
              <w:rPr>
                <w:rFonts w:hint="eastAsia"/>
              </w:rPr>
              <w:t>/</w:t>
            </w:r>
            <w:r>
              <w:rPr>
                <w:rFonts w:hint="eastAsia"/>
              </w:rPr>
              <w:t>电汇单号、票据到期日</w:t>
            </w:r>
          </w:p>
          <w:p w:rsidR="002A4382" w:rsidRDefault="002A4382" w:rsidP="000A5E04">
            <w:pPr>
              <w:pStyle w:val="af1"/>
              <w:ind w:left="360" w:firstLineChars="0" w:firstLine="0"/>
            </w:pPr>
            <w:r>
              <w:rPr>
                <w:rFonts w:hint="eastAsia"/>
              </w:rPr>
              <w:t>前置单据（可为空）、金额、本币金额、备注、凭证记录号</w:t>
            </w:r>
          </w:p>
          <w:p w:rsidR="002A4382" w:rsidRDefault="002A4382" w:rsidP="002A4382">
            <w:pPr>
              <w:pStyle w:val="af1"/>
              <w:numPr>
                <w:ilvl w:val="0"/>
                <w:numId w:val="300"/>
              </w:numPr>
              <w:ind w:firstLineChars="0"/>
            </w:pPr>
            <w:r>
              <w:rPr>
                <w:rFonts w:hint="eastAsia"/>
              </w:rPr>
              <w:t>操作按钮：</w:t>
            </w:r>
          </w:p>
          <w:p w:rsidR="002A4382" w:rsidRPr="00687306" w:rsidRDefault="002A4382" w:rsidP="000A5E04">
            <w:pPr>
              <w:pStyle w:val="af1"/>
              <w:ind w:left="360" w:firstLineChars="0" w:firstLine="0"/>
            </w:pPr>
            <w:r>
              <w:rPr>
                <w:rFonts w:hint="eastAsia"/>
              </w:rPr>
              <w:t>工具栏：新建</w:t>
            </w:r>
          </w:p>
        </w:tc>
        <w:tc>
          <w:tcPr>
            <w:tcW w:w="3210" w:type="dxa"/>
          </w:tcPr>
          <w:p w:rsidR="002A4382" w:rsidRDefault="002A4382" w:rsidP="002A4382">
            <w:pPr>
              <w:pStyle w:val="af1"/>
              <w:numPr>
                <w:ilvl w:val="0"/>
                <w:numId w:val="301"/>
              </w:numPr>
              <w:ind w:firstLineChars="0"/>
            </w:pPr>
            <w:r>
              <w:rPr>
                <w:rFonts w:hint="eastAsia"/>
              </w:rPr>
              <w:lastRenderedPageBreak/>
              <w:t>页面加载：</w:t>
            </w:r>
          </w:p>
          <w:p w:rsidR="002A4382" w:rsidRDefault="002A4382" w:rsidP="000A5E04">
            <w:pPr>
              <w:pStyle w:val="af1"/>
              <w:ind w:left="360" w:firstLineChars="0" w:firstLine="0"/>
            </w:pPr>
            <w:r>
              <w:rPr>
                <w:rFonts w:hint="eastAsia"/>
              </w:rPr>
              <w:t>默认不显示数据</w:t>
            </w:r>
          </w:p>
          <w:p w:rsidR="002A4382" w:rsidRDefault="002A4382" w:rsidP="000A5E04">
            <w:pPr>
              <w:pStyle w:val="af1"/>
              <w:ind w:left="360" w:firstLineChars="0" w:firstLine="0"/>
            </w:pPr>
            <w:r>
              <w:rPr>
                <w:rFonts w:hint="eastAsia"/>
              </w:rPr>
              <w:t>不可操作或无权限按钮禁用（灰色）</w:t>
            </w:r>
          </w:p>
          <w:p w:rsidR="002A4382" w:rsidRDefault="002A4382" w:rsidP="002A4382">
            <w:pPr>
              <w:pStyle w:val="af1"/>
              <w:numPr>
                <w:ilvl w:val="0"/>
                <w:numId w:val="301"/>
              </w:numPr>
              <w:ind w:firstLineChars="0"/>
            </w:pPr>
            <w:r>
              <w:rPr>
                <w:rFonts w:hint="eastAsia"/>
              </w:rPr>
              <w:lastRenderedPageBreak/>
              <w:t>按钮逻辑：</w:t>
            </w:r>
          </w:p>
          <w:p w:rsidR="002A4382" w:rsidRDefault="002A4382" w:rsidP="000A5E04">
            <w:pPr>
              <w:pStyle w:val="af1"/>
              <w:ind w:left="360" w:firstLineChars="0" w:firstLine="0"/>
            </w:pPr>
            <w:r>
              <w:rPr>
                <w:rFonts w:hint="eastAsia"/>
              </w:rPr>
              <w:t>查询：按照查询条件过滤数据、默认按照编号倒序排列</w:t>
            </w:r>
          </w:p>
          <w:p w:rsidR="002A4382" w:rsidRDefault="002A4382" w:rsidP="000A5E04">
            <w:pPr>
              <w:pStyle w:val="af1"/>
              <w:ind w:left="360" w:firstLineChars="0" w:firstLine="0"/>
            </w:pPr>
            <w:r>
              <w:rPr>
                <w:rFonts w:hint="eastAsia"/>
              </w:rPr>
              <w:t>重置：清空查询条件</w:t>
            </w:r>
          </w:p>
          <w:p w:rsidR="002A4382" w:rsidRDefault="002A4382" w:rsidP="000A5E04">
            <w:pPr>
              <w:pStyle w:val="af1"/>
              <w:ind w:left="360" w:firstLineChars="0" w:firstLine="0"/>
            </w:pPr>
          </w:p>
          <w:p w:rsidR="002A4382" w:rsidRDefault="002A4382" w:rsidP="000A5E04">
            <w:pPr>
              <w:pStyle w:val="af1"/>
              <w:ind w:left="360" w:firstLineChars="0" w:firstLine="0"/>
            </w:pPr>
            <w:r>
              <w:rPr>
                <w:rFonts w:hint="eastAsia"/>
              </w:rPr>
              <w:t>新建：进入新建页面</w:t>
            </w:r>
          </w:p>
          <w:p w:rsidR="002A4382" w:rsidRPr="002465FE" w:rsidRDefault="002A4382" w:rsidP="000A5E04">
            <w:pPr>
              <w:pStyle w:val="af1"/>
              <w:ind w:left="360" w:firstLineChars="0" w:firstLine="0"/>
            </w:pPr>
          </w:p>
          <w:p w:rsidR="002A4382" w:rsidRDefault="002A4382" w:rsidP="000A5E04">
            <w:pPr>
              <w:pStyle w:val="af1"/>
              <w:ind w:left="360" w:firstLineChars="0" w:firstLine="0"/>
            </w:pPr>
            <w:r>
              <w:rPr>
                <w:rFonts w:hint="eastAsia"/>
              </w:rPr>
              <w:t>编辑：进入编辑页面</w:t>
            </w:r>
          </w:p>
          <w:p w:rsidR="002A4382" w:rsidRDefault="002A4382" w:rsidP="000A5E04">
            <w:pPr>
              <w:pStyle w:val="af1"/>
              <w:ind w:left="360" w:firstLineChars="0" w:firstLine="0"/>
            </w:pPr>
            <w:r>
              <w:rPr>
                <w:rFonts w:hint="eastAsia"/>
              </w:rPr>
              <w:t>审核：进入审核页面</w:t>
            </w:r>
          </w:p>
          <w:p w:rsidR="002A4382" w:rsidRPr="00687306" w:rsidRDefault="002A4382" w:rsidP="000A5E04">
            <w:pPr>
              <w:pStyle w:val="af1"/>
              <w:ind w:left="360" w:firstLineChars="0" w:firstLine="0"/>
            </w:pPr>
            <w:r>
              <w:rPr>
                <w:rFonts w:hint="eastAsia"/>
              </w:rPr>
              <w:t>作废：针对待确认单据，可作废对应行数据</w:t>
            </w:r>
          </w:p>
        </w:tc>
      </w:tr>
      <w:tr w:rsidR="002A4382" w:rsidTr="000A5E04">
        <w:tc>
          <w:tcPr>
            <w:tcW w:w="1668" w:type="dxa"/>
          </w:tcPr>
          <w:p w:rsidR="002A4382" w:rsidRDefault="002A4382" w:rsidP="000A5E04">
            <w:r>
              <w:rPr>
                <w:rFonts w:hint="eastAsia"/>
              </w:rPr>
              <w:lastRenderedPageBreak/>
              <w:t>详情页面</w:t>
            </w:r>
            <w:r>
              <w:rPr>
                <w:rFonts w:hint="eastAsia"/>
              </w:rPr>
              <w:t>-</w:t>
            </w:r>
            <w:r>
              <w:rPr>
                <w:rFonts w:hint="eastAsia"/>
              </w:rPr>
              <w:t>创建付款单</w:t>
            </w:r>
          </w:p>
        </w:tc>
        <w:tc>
          <w:tcPr>
            <w:tcW w:w="4750" w:type="dxa"/>
          </w:tcPr>
          <w:p w:rsidR="002A4382" w:rsidRDefault="002A4382" w:rsidP="002A4382">
            <w:pPr>
              <w:pStyle w:val="af1"/>
              <w:numPr>
                <w:ilvl w:val="0"/>
                <w:numId w:val="302"/>
              </w:numPr>
              <w:ind w:firstLineChars="0"/>
            </w:pPr>
            <w:r>
              <w:rPr>
                <w:rFonts w:hint="eastAsia"/>
              </w:rPr>
              <w:t>必填信息：</w:t>
            </w:r>
          </w:p>
          <w:p w:rsidR="002A4382" w:rsidRDefault="002A4382" w:rsidP="000A5E04">
            <w:pPr>
              <w:ind w:leftChars="150" w:left="315"/>
            </w:pPr>
            <w:r>
              <w:rPr>
                <w:rFonts w:hint="eastAsia"/>
              </w:rPr>
              <w:t>单据类别、单据日期、结算方式、收款公司</w:t>
            </w:r>
            <w:r>
              <w:rPr>
                <w:rFonts w:hint="eastAsia"/>
              </w:rPr>
              <w:t>or</w:t>
            </w:r>
            <w:r>
              <w:rPr>
                <w:rFonts w:hint="eastAsia"/>
              </w:rPr>
              <w:t>收款会员（选其一）、币种</w:t>
            </w:r>
            <w:r>
              <w:rPr>
                <w:rFonts w:hint="eastAsia"/>
              </w:rPr>
              <w:t>/</w:t>
            </w:r>
            <w:r>
              <w:rPr>
                <w:rFonts w:hint="eastAsia"/>
              </w:rPr>
              <w:t>汇率、来源、付款银行、付款账号、金额、本币金额</w:t>
            </w:r>
          </w:p>
          <w:p w:rsidR="002A4382" w:rsidRDefault="002A4382" w:rsidP="002A4382">
            <w:pPr>
              <w:pStyle w:val="af1"/>
              <w:numPr>
                <w:ilvl w:val="0"/>
                <w:numId w:val="302"/>
              </w:numPr>
              <w:ind w:firstLineChars="0"/>
            </w:pPr>
            <w:r>
              <w:rPr>
                <w:rFonts w:hint="eastAsia"/>
              </w:rPr>
              <w:t>选填信息：</w:t>
            </w:r>
          </w:p>
          <w:p w:rsidR="002A4382" w:rsidRDefault="002A4382" w:rsidP="000A5E04">
            <w:pPr>
              <w:ind w:leftChars="150" w:left="315"/>
            </w:pPr>
            <w:r>
              <w:rPr>
                <w:rFonts w:hint="eastAsia"/>
              </w:rPr>
              <w:t>票据</w:t>
            </w:r>
            <w:r>
              <w:rPr>
                <w:rFonts w:hint="eastAsia"/>
              </w:rPr>
              <w:t>/</w:t>
            </w:r>
            <w:r>
              <w:rPr>
                <w:rFonts w:hint="eastAsia"/>
              </w:rPr>
              <w:t>电汇单号、票据到期日、前置单据、备注、</w:t>
            </w:r>
            <w:r w:rsidRPr="0010722A">
              <w:rPr>
                <w:rFonts w:hint="eastAsia"/>
              </w:rPr>
              <w:t>预付款单号（开窗选择）</w:t>
            </w:r>
          </w:p>
          <w:p w:rsidR="002A4382" w:rsidRDefault="002A4382" w:rsidP="002A4382">
            <w:pPr>
              <w:pStyle w:val="af1"/>
              <w:numPr>
                <w:ilvl w:val="0"/>
                <w:numId w:val="302"/>
              </w:numPr>
              <w:ind w:firstLineChars="0"/>
            </w:pPr>
            <w:r>
              <w:rPr>
                <w:rFonts w:hint="eastAsia"/>
              </w:rPr>
              <w:t>自动信息：</w:t>
            </w:r>
          </w:p>
          <w:p w:rsidR="002A4382" w:rsidRDefault="002A4382" w:rsidP="000A5E04">
            <w:pPr>
              <w:pStyle w:val="af1"/>
              <w:ind w:left="360" w:firstLineChars="0" w:firstLine="0"/>
            </w:pPr>
            <w:r>
              <w:rPr>
                <w:rFonts w:hint="eastAsia"/>
              </w:rPr>
              <w:t>编号（自动生成）、创建人、结案状态、单据状态、流程状态、冻结状态</w:t>
            </w:r>
          </w:p>
          <w:p w:rsidR="002A4382" w:rsidRDefault="002A4382" w:rsidP="002A4382">
            <w:pPr>
              <w:pStyle w:val="af1"/>
              <w:numPr>
                <w:ilvl w:val="0"/>
                <w:numId w:val="302"/>
              </w:numPr>
              <w:ind w:firstLineChars="0"/>
            </w:pPr>
            <w:r>
              <w:rPr>
                <w:rFonts w:hint="eastAsia"/>
              </w:rPr>
              <w:t>操作按钮：</w:t>
            </w:r>
          </w:p>
          <w:p w:rsidR="002A4382" w:rsidRDefault="002A4382" w:rsidP="000A5E04">
            <w:pPr>
              <w:pStyle w:val="af1"/>
              <w:ind w:left="360" w:firstLineChars="0" w:firstLine="0"/>
            </w:pPr>
            <w:r>
              <w:rPr>
                <w:rFonts w:hint="eastAsia"/>
              </w:rPr>
              <w:t>保存、提交、返回</w:t>
            </w:r>
          </w:p>
        </w:tc>
        <w:tc>
          <w:tcPr>
            <w:tcW w:w="3210" w:type="dxa"/>
          </w:tcPr>
          <w:p w:rsidR="002A4382" w:rsidRDefault="002A4382" w:rsidP="002A4382">
            <w:pPr>
              <w:pStyle w:val="af1"/>
              <w:numPr>
                <w:ilvl w:val="0"/>
                <w:numId w:val="303"/>
              </w:numPr>
              <w:ind w:firstLineChars="0"/>
            </w:pPr>
            <w:r>
              <w:rPr>
                <w:rFonts w:hint="eastAsia"/>
              </w:rPr>
              <w:t>预付款单开窗选择（单选）：</w:t>
            </w:r>
          </w:p>
          <w:p w:rsidR="002A4382" w:rsidRDefault="002A4382" w:rsidP="000A5E04">
            <w:pPr>
              <w:pStyle w:val="af1"/>
              <w:ind w:left="360" w:firstLineChars="0" w:firstLine="0"/>
            </w:pPr>
            <w:r>
              <w:rPr>
                <w:rFonts w:hint="eastAsia"/>
              </w:rPr>
              <w:t>查询条件：单号、收款公司、收款会员</w:t>
            </w:r>
          </w:p>
          <w:p w:rsidR="002A4382" w:rsidRDefault="002A4382" w:rsidP="000A5E04">
            <w:pPr>
              <w:pStyle w:val="af1"/>
              <w:ind w:left="360" w:firstLineChars="0" w:firstLine="0"/>
            </w:pPr>
            <w:r>
              <w:rPr>
                <w:rFonts w:hint="eastAsia"/>
              </w:rPr>
              <w:t>显示未结案的预付款单信息（单号倒序）：</w:t>
            </w:r>
          </w:p>
          <w:p w:rsidR="002A4382" w:rsidRDefault="002A4382" w:rsidP="000A5E04">
            <w:pPr>
              <w:pStyle w:val="af1"/>
              <w:ind w:left="360" w:firstLineChars="0" w:firstLine="0"/>
            </w:pPr>
            <w:r>
              <w:rPr>
                <w:rFonts w:hint="eastAsia"/>
              </w:rPr>
              <w:t>单号、收款公司、收款会员、未付金额、结算方式、币种</w:t>
            </w:r>
            <w:r>
              <w:rPr>
                <w:rFonts w:hint="eastAsia"/>
              </w:rPr>
              <w:t>/</w:t>
            </w:r>
            <w:r>
              <w:rPr>
                <w:rFonts w:hint="eastAsia"/>
              </w:rPr>
              <w:t>汇率、来源、付款银行、付款账号、单据日期</w:t>
            </w:r>
          </w:p>
          <w:p w:rsidR="002A4382" w:rsidRPr="001A5795" w:rsidRDefault="002A4382" w:rsidP="000A5E04">
            <w:pPr>
              <w:pStyle w:val="af1"/>
              <w:ind w:left="360" w:firstLineChars="0" w:firstLine="0"/>
            </w:pPr>
            <w:r>
              <w:rPr>
                <w:rFonts w:hint="eastAsia"/>
              </w:rPr>
              <w:t>选择后自动将选择信息赋值与付款单中</w:t>
            </w:r>
          </w:p>
          <w:p w:rsidR="002A4382" w:rsidRDefault="002A4382" w:rsidP="002A4382">
            <w:pPr>
              <w:pStyle w:val="af1"/>
              <w:numPr>
                <w:ilvl w:val="0"/>
                <w:numId w:val="303"/>
              </w:numPr>
              <w:ind w:firstLineChars="0"/>
            </w:pPr>
            <w:r>
              <w:rPr>
                <w:rFonts w:hint="eastAsia"/>
              </w:rPr>
              <w:t>保存</w:t>
            </w:r>
          </w:p>
          <w:p w:rsidR="002A4382" w:rsidRDefault="002A4382" w:rsidP="000A5E04">
            <w:pPr>
              <w:pStyle w:val="af1"/>
              <w:ind w:left="360" w:firstLineChars="0" w:firstLine="0"/>
            </w:pPr>
            <w:r>
              <w:rPr>
                <w:rFonts w:hint="eastAsia"/>
              </w:rPr>
              <w:t>保存付款单</w:t>
            </w:r>
          </w:p>
          <w:p w:rsidR="002A4382" w:rsidRDefault="002A4382" w:rsidP="002A4382">
            <w:pPr>
              <w:pStyle w:val="af1"/>
              <w:numPr>
                <w:ilvl w:val="0"/>
                <w:numId w:val="303"/>
              </w:numPr>
              <w:ind w:firstLineChars="0"/>
            </w:pPr>
            <w:r>
              <w:rPr>
                <w:rFonts w:hint="eastAsia"/>
              </w:rPr>
              <w:t>提交</w:t>
            </w:r>
          </w:p>
          <w:p w:rsidR="002A4382" w:rsidRDefault="002A4382" w:rsidP="000A5E04">
            <w:pPr>
              <w:pStyle w:val="af1"/>
              <w:ind w:left="360" w:firstLineChars="0" w:firstLine="0"/>
            </w:pPr>
            <w:r>
              <w:rPr>
                <w:rFonts w:hint="eastAsia"/>
              </w:rPr>
              <w:t>允许直接提交，提交付款单</w:t>
            </w:r>
          </w:p>
          <w:p w:rsidR="002A4382" w:rsidRPr="0097327C" w:rsidRDefault="002A4382" w:rsidP="000A5E04">
            <w:pPr>
              <w:pStyle w:val="af1"/>
              <w:ind w:left="360" w:firstLineChars="0" w:firstLine="0"/>
            </w:pPr>
          </w:p>
        </w:tc>
      </w:tr>
      <w:tr w:rsidR="002A4382" w:rsidTr="000A5E04">
        <w:tc>
          <w:tcPr>
            <w:tcW w:w="1668" w:type="dxa"/>
          </w:tcPr>
          <w:p w:rsidR="002A4382" w:rsidRDefault="002A4382" w:rsidP="000A5E04">
            <w:r>
              <w:rPr>
                <w:rFonts w:hint="eastAsia"/>
              </w:rPr>
              <w:t>详情页面</w:t>
            </w:r>
            <w:r>
              <w:rPr>
                <w:rFonts w:hint="eastAsia"/>
              </w:rPr>
              <w:t>-</w:t>
            </w:r>
            <w:r>
              <w:rPr>
                <w:rFonts w:hint="eastAsia"/>
              </w:rPr>
              <w:t>付款编辑</w:t>
            </w:r>
          </w:p>
        </w:tc>
        <w:tc>
          <w:tcPr>
            <w:tcW w:w="4750" w:type="dxa"/>
          </w:tcPr>
          <w:p w:rsidR="002A4382" w:rsidRDefault="002A4382" w:rsidP="000A5E04">
            <w:pPr>
              <w:pStyle w:val="af1"/>
              <w:ind w:left="360" w:firstLineChars="0" w:firstLine="0"/>
            </w:pPr>
            <w:r>
              <w:rPr>
                <w:rFonts w:hint="eastAsia"/>
              </w:rPr>
              <w:t>可修改单</w:t>
            </w:r>
            <w:r w:rsidRPr="006E2B79">
              <w:rPr>
                <w:rFonts w:hint="eastAsia"/>
              </w:rPr>
              <w:t>据日期、</w:t>
            </w:r>
            <w:r w:rsidRPr="0010722A">
              <w:rPr>
                <w:rFonts w:hint="eastAsia"/>
              </w:rPr>
              <w:t>预付款单号（开窗选择）、</w:t>
            </w:r>
            <w:r>
              <w:rPr>
                <w:rFonts w:hint="eastAsia"/>
              </w:rPr>
              <w:t>结算方式、收款公司</w:t>
            </w:r>
            <w:r>
              <w:rPr>
                <w:rFonts w:hint="eastAsia"/>
              </w:rPr>
              <w:t>or</w:t>
            </w:r>
            <w:r>
              <w:rPr>
                <w:rFonts w:hint="eastAsia"/>
              </w:rPr>
              <w:t>收款会员（选其一）、币种</w:t>
            </w:r>
            <w:r>
              <w:rPr>
                <w:rFonts w:hint="eastAsia"/>
              </w:rPr>
              <w:t>/</w:t>
            </w:r>
            <w:r>
              <w:rPr>
                <w:rFonts w:hint="eastAsia"/>
              </w:rPr>
              <w:t>汇率、付款银行、付款账号、金额、本币金额、来源、票据</w:t>
            </w:r>
            <w:r>
              <w:rPr>
                <w:rFonts w:hint="eastAsia"/>
              </w:rPr>
              <w:t>/</w:t>
            </w:r>
            <w:r>
              <w:rPr>
                <w:rFonts w:hint="eastAsia"/>
              </w:rPr>
              <w:t>电汇单号、票据到期日、前置单据、备注</w:t>
            </w:r>
          </w:p>
        </w:tc>
        <w:tc>
          <w:tcPr>
            <w:tcW w:w="3210" w:type="dxa"/>
          </w:tcPr>
          <w:p w:rsidR="002A4382" w:rsidRDefault="002A4382" w:rsidP="002A4382">
            <w:pPr>
              <w:pStyle w:val="af1"/>
              <w:numPr>
                <w:ilvl w:val="0"/>
                <w:numId w:val="309"/>
              </w:numPr>
              <w:ind w:firstLineChars="0"/>
            </w:pPr>
            <w:r>
              <w:rPr>
                <w:rFonts w:hint="eastAsia"/>
              </w:rPr>
              <w:t>确认后更改状态，且不可再手动修改</w:t>
            </w:r>
          </w:p>
        </w:tc>
      </w:tr>
      <w:tr w:rsidR="002A4382" w:rsidTr="000A5E04">
        <w:tc>
          <w:tcPr>
            <w:tcW w:w="1668" w:type="dxa"/>
          </w:tcPr>
          <w:p w:rsidR="002A4382" w:rsidRDefault="002A4382" w:rsidP="000A5E04">
            <w:r>
              <w:rPr>
                <w:rFonts w:hint="eastAsia"/>
              </w:rPr>
              <w:t>详情页面</w:t>
            </w:r>
            <w:r>
              <w:rPr>
                <w:rFonts w:hint="eastAsia"/>
              </w:rPr>
              <w:t>-</w:t>
            </w:r>
            <w:r>
              <w:rPr>
                <w:rFonts w:hint="eastAsia"/>
              </w:rPr>
              <w:t>付款审核</w:t>
            </w:r>
          </w:p>
        </w:tc>
        <w:tc>
          <w:tcPr>
            <w:tcW w:w="4750" w:type="dxa"/>
          </w:tcPr>
          <w:p w:rsidR="002A4382" w:rsidRDefault="002A4382" w:rsidP="000A5E04">
            <w:pPr>
              <w:pStyle w:val="af1"/>
              <w:ind w:left="360" w:firstLineChars="0" w:firstLine="0"/>
            </w:pPr>
            <w:r>
              <w:rPr>
                <w:rFonts w:hint="eastAsia"/>
              </w:rPr>
              <w:t>同编辑页面，元素只读，可填写审核意见</w:t>
            </w:r>
          </w:p>
        </w:tc>
        <w:tc>
          <w:tcPr>
            <w:tcW w:w="3210" w:type="dxa"/>
          </w:tcPr>
          <w:p w:rsidR="002A4382" w:rsidRDefault="002A4382" w:rsidP="002A4382">
            <w:pPr>
              <w:pStyle w:val="af1"/>
              <w:numPr>
                <w:ilvl w:val="0"/>
                <w:numId w:val="310"/>
              </w:numPr>
              <w:ind w:firstLineChars="0"/>
            </w:pPr>
            <w:r>
              <w:rPr>
                <w:rFonts w:hint="eastAsia"/>
              </w:rPr>
              <w:t>对于有预付款单号的付款单，付款金额不得大于预付款中的未付金额</w:t>
            </w:r>
          </w:p>
          <w:p w:rsidR="002A4382" w:rsidRDefault="002A4382" w:rsidP="002A4382">
            <w:pPr>
              <w:pStyle w:val="af1"/>
              <w:numPr>
                <w:ilvl w:val="0"/>
                <w:numId w:val="310"/>
              </w:numPr>
              <w:ind w:firstLineChars="0"/>
            </w:pPr>
            <w:r>
              <w:rPr>
                <w:rFonts w:hint="eastAsia"/>
              </w:rPr>
              <w:lastRenderedPageBreak/>
              <w:t>审核通过后更改状态为已审核、同时回写对应预付款单据中已付金额，当已付金额</w:t>
            </w:r>
            <w:r>
              <w:rPr>
                <w:rFonts w:hint="eastAsia"/>
              </w:rPr>
              <w:t>=</w:t>
            </w:r>
            <w:r>
              <w:rPr>
                <w:rFonts w:hint="eastAsia"/>
              </w:rPr>
              <w:t>预付金额时，自动结案预付款</w:t>
            </w:r>
          </w:p>
          <w:p w:rsidR="002A4382" w:rsidRDefault="002A4382" w:rsidP="002A4382">
            <w:pPr>
              <w:pStyle w:val="af1"/>
              <w:numPr>
                <w:ilvl w:val="0"/>
                <w:numId w:val="310"/>
              </w:numPr>
              <w:ind w:firstLineChars="0"/>
            </w:pPr>
            <w:r>
              <w:rPr>
                <w:rFonts w:hint="eastAsia"/>
              </w:rPr>
              <w:t>审核拒绝直接作废单据</w:t>
            </w:r>
          </w:p>
        </w:tc>
      </w:tr>
      <w:tr w:rsidR="002A4382" w:rsidTr="000A5E04">
        <w:tc>
          <w:tcPr>
            <w:tcW w:w="1668" w:type="dxa"/>
          </w:tcPr>
          <w:p w:rsidR="002A4382" w:rsidRDefault="002A4382" w:rsidP="000A5E04">
            <w:r>
              <w:rPr>
                <w:rFonts w:hint="eastAsia"/>
              </w:rPr>
              <w:lastRenderedPageBreak/>
              <w:t>详细页面</w:t>
            </w:r>
            <w:r>
              <w:rPr>
                <w:rFonts w:hint="eastAsia"/>
              </w:rPr>
              <w:t>-</w:t>
            </w:r>
            <w:r>
              <w:rPr>
                <w:rFonts w:hint="eastAsia"/>
              </w:rPr>
              <w:t>付款查看</w:t>
            </w:r>
          </w:p>
        </w:tc>
        <w:tc>
          <w:tcPr>
            <w:tcW w:w="4750" w:type="dxa"/>
          </w:tcPr>
          <w:p w:rsidR="002A4382" w:rsidRDefault="002A4382" w:rsidP="000A5E04">
            <w:pPr>
              <w:pStyle w:val="af1"/>
              <w:ind w:left="360" w:firstLineChars="0" w:firstLine="0"/>
            </w:pPr>
            <w:r>
              <w:rPr>
                <w:rFonts w:hint="eastAsia"/>
              </w:rPr>
              <w:t>所有元素只读</w:t>
            </w:r>
          </w:p>
        </w:tc>
        <w:tc>
          <w:tcPr>
            <w:tcW w:w="3210" w:type="dxa"/>
          </w:tcPr>
          <w:p w:rsidR="002A4382" w:rsidRPr="00DF44F3" w:rsidRDefault="002A4382" w:rsidP="000A5E04">
            <w:r>
              <w:rPr>
                <w:rFonts w:hint="eastAsia"/>
              </w:rPr>
              <w:t>由列表编号链接进入</w:t>
            </w:r>
          </w:p>
        </w:tc>
      </w:tr>
    </w:tbl>
    <w:p w:rsidR="002A4382" w:rsidRDefault="002A4382" w:rsidP="002A4382"/>
    <w:p w:rsidR="002A4382" w:rsidRPr="004F4053" w:rsidRDefault="002A4382" w:rsidP="002A4382">
      <w:r>
        <w:rPr>
          <w:rFonts w:hint="eastAsia"/>
        </w:rPr>
        <w:t>预收款与收款类似</w:t>
      </w:r>
    </w:p>
    <w:p w:rsidR="002A4382" w:rsidRDefault="002A4382" w:rsidP="002A4382">
      <w:pPr>
        <w:pStyle w:val="2"/>
      </w:pPr>
      <w:bookmarkStart w:id="174" w:name="_Toc392169218"/>
      <w:r>
        <w:rPr>
          <w:rFonts w:hint="eastAsia"/>
        </w:rPr>
        <w:t>文章和广告</w:t>
      </w:r>
      <w:bookmarkEnd w:id="174"/>
    </w:p>
    <w:p w:rsidR="002A4382" w:rsidRDefault="002A4382" w:rsidP="002A4382">
      <w:pPr>
        <w:pStyle w:val="3"/>
      </w:pPr>
      <w:r>
        <w:rPr>
          <w:rFonts w:hint="eastAsia"/>
        </w:rPr>
        <w:t>非</w:t>
      </w:r>
      <w:r>
        <w:rPr>
          <w:rFonts w:hint="eastAsia"/>
        </w:rPr>
        <w:t>SHOW</w:t>
      </w:r>
      <w:r>
        <w:rPr>
          <w:rFonts w:hint="eastAsia"/>
        </w:rPr>
        <w:t>文章</w:t>
      </w:r>
    </w:p>
    <w:p w:rsidR="002A4382" w:rsidRPr="00D87B49" w:rsidRDefault="002A4382" w:rsidP="002A4382">
      <w:pPr>
        <w:pStyle w:val="af1"/>
        <w:numPr>
          <w:ilvl w:val="0"/>
          <w:numId w:val="40"/>
        </w:numPr>
        <w:ind w:firstLineChars="0"/>
      </w:pPr>
      <w:r>
        <w:rPr>
          <w:rFonts w:hint="eastAsia"/>
        </w:rPr>
        <w:t>信息点：所属栏目、标题、发表时间、作者、文章内容、排序、状态（已发布、未发布、已关闭）、是否精华、是否置顶</w:t>
      </w:r>
    </w:p>
    <w:p w:rsidR="002A4382" w:rsidRDefault="002A4382" w:rsidP="002A4382">
      <w:pPr>
        <w:pStyle w:val="3"/>
      </w:pPr>
      <w:r>
        <w:rPr>
          <w:rFonts w:hint="eastAsia"/>
        </w:rPr>
        <w:t>SHOW</w:t>
      </w:r>
      <w:r>
        <w:rPr>
          <w:rFonts w:hint="eastAsia"/>
        </w:rPr>
        <w:t>文章</w:t>
      </w:r>
    </w:p>
    <w:p w:rsidR="002A4382" w:rsidRPr="00D87B49" w:rsidRDefault="002A4382" w:rsidP="002A4382">
      <w:pPr>
        <w:pStyle w:val="af1"/>
        <w:numPr>
          <w:ilvl w:val="0"/>
          <w:numId w:val="41"/>
        </w:numPr>
        <w:ind w:firstLineChars="0"/>
      </w:pPr>
      <w:r>
        <w:rPr>
          <w:rFonts w:hint="eastAsia"/>
        </w:rPr>
        <w:t>信息点：所属栏目、标题、发表时间、会员、商品编号、商品名称、文章内容、排序、状态（已发布、未发布、已关闭）、是否精华、是否置顶、点赞数、评论数</w:t>
      </w:r>
    </w:p>
    <w:p w:rsidR="002A4382" w:rsidRPr="007F745F" w:rsidRDefault="002A4382" w:rsidP="002A4382">
      <w:pPr>
        <w:pStyle w:val="3"/>
      </w:pPr>
      <w:r>
        <w:rPr>
          <w:rFonts w:hint="eastAsia"/>
        </w:rPr>
        <w:t>广告位</w:t>
      </w:r>
    </w:p>
    <w:p w:rsidR="002A4382" w:rsidRDefault="002A4382" w:rsidP="002A4382">
      <w:pPr>
        <w:pStyle w:val="af1"/>
        <w:numPr>
          <w:ilvl w:val="0"/>
          <w:numId w:val="43"/>
        </w:numPr>
        <w:ind w:firstLineChars="0"/>
      </w:pPr>
      <w:r>
        <w:rPr>
          <w:rFonts w:hint="eastAsia"/>
        </w:rPr>
        <w:t>信息点：所属广告位、</w:t>
      </w:r>
      <w:ins w:id="175" w:author="aibozeng" w:date="2014-07-25T23:16:00Z">
        <w:r w:rsidR="006255BC">
          <w:rPr>
            <w:rFonts w:hint="eastAsia"/>
          </w:rPr>
          <w:t>多媒体</w:t>
        </w:r>
      </w:ins>
      <w:del w:id="176" w:author="aibozeng" w:date="2014-07-25T23:17:00Z">
        <w:r w:rsidDel="006255BC">
          <w:rPr>
            <w:rFonts w:hint="eastAsia"/>
          </w:rPr>
          <w:delText>类型</w:delText>
        </w:r>
      </w:del>
      <w:ins w:id="177" w:author="aibozeng" w:date="2014-07-25T23:17:00Z">
        <w:r w:rsidR="006255BC">
          <w:rPr>
            <w:rFonts w:hint="eastAsia"/>
          </w:rPr>
          <w:t>规格</w:t>
        </w:r>
      </w:ins>
      <w:del w:id="178" w:author="aibozeng" w:date="2014-07-25T23:16:00Z">
        <w:r w:rsidDel="006255BC">
          <w:rPr>
            <w:rFonts w:hint="eastAsia"/>
          </w:rPr>
          <w:delText>（图片、视频、</w:delText>
        </w:r>
        <w:r w:rsidDel="006255BC">
          <w:rPr>
            <w:rFonts w:hint="eastAsia"/>
          </w:rPr>
          <w:delText>Flash</w:delText>
        </w:r>
        <w:r w:rsidDel="006255BC">
          <w:rPr>
            <w:rFonts w:hint="eastAsia"/>
          </w:rPr>
          <w:delText>）</w:delText>
        </w:r>
      </w:del>
      <w:r>
        <w:rPr>
          <w:rFonts w:hint="eastAsia"/>
        </w:rPr>
        <w:t>、标题、链接、排序、状态（已发布、未发布、已关闭）</w:t>
      </w:r>
    </w:p>
    <w:p w:rsidR="002A4382" w:rsidRDefault="002A4382" w:rsidP="002A4382">
      <w:pPr>
        <w:pStyle w:val="3"/>
      </w:pPr>
      <w:r>
        <w:rPr>
          <w:rFonts w:hint="eastAsia"/>
        </w:rPr>
        <w:t>业务需求</w:t>
      </w:r>
    </w:p>
    <w:p w:rsidR="002A4382" w:rsidRDefault="002A4382" w:rsidP="002A4382">
      <w:r>
        <w:rPr>
          <w:rFonts w:hint="eastAsia"/>
        </w:rPr>
        <w:t>非</w:t>
      </w:r>
      <w:r>
        <w:rPr>
          <w:rFonts w:hint="eastAsia"/>
        </w:rPr>
        <w:t>Show</w:t>
      </w:r>
      <w:r>
        <w:rPr>
          <w:rFonts w:hint="eastAsia"/>
        </w:rPr>
        <w:t>文章与</w:t>
      </w:r>
      <w:r>
        <w:rPr>
          <w:rFonts w:hint="eastAsia"/>
        </w:rPr>
        <w:t>SHOW</w:t>
      </w:r>
      <w:r>
        <w:rPr>
          <w:rFonts w:hint="eastAsia"/>
        </w:rPr>
        <w:t>文章通过文章类型</w:t>
      </w:r>
      <w:r w:rsidR="006E2B79">
        <w:rPr>
          <w:rFonts w:hint="eastAsia"/>
        </w:rPr>
        <w:t>区分</w:t>
      </w:r>
    </w:p>
    <w:p w:rsidR="002A4382" w:rsidRDefault="002A4382" w:rsidP="002A4382">
      <w:r>
        <w:rPr>
          <w:rFonts w:hint="eastAsia"/>
        </w:rPr>
        <w:t>文章类型为树状结构</w:t>
      </w:r>
    </w:p>
    <w:p w:rsidR="002A4382" w:rsidRDefault="002A4382" w:rsidP="002A4382">
      <w:r>
        <w:rPr>
          <w:rFonts w:hint="eastAsia"/>
        </w:rPr>
        <w:t>文章维护通过富文本编辑器实现</w:t>
      </w:r>
    </w:p>
    <w:p w:rsidR="002A4382" w:rsidRDefault="002A4382" w:rsidP="002A4382">
      <w:r>
        <w:rPr>
          <w:rFonts w:hint="eastAsia"/>
        </w:rPr>
        <w:t>文章列表查询条件：</w:t>
      </w:r>
    </w:p>
    <w:p w:rsidR="002A4382" w:rsidRDefault="002A4382" w:rsidP="002A4382">
      <w:r>
        <w:rPr>
          <w:rFonts w:hint="eastAsia"/>
        </w:rPr>
        <w:t>类型（开窗）、标题、发表人（</w:t>
      </w:r>
      <w:r>
        <w:rPr>
          <w:rFonts w:hint="eastAsia"/>
        </w:rPr>
        <w:t>show</w:t>
      </w:r>
      <w:r>
        <w:rPr>
          <w:rFonts w:hint="eastAsia"/>
        </w:rPr>
        <w:t>对应会员，非</w:t>
      </w:r>
      <w:r>
        <w:rPr>
          <w:rFonts w:hint="eastAsia"/>
        </w:rPr>
        <w:t>show</w:t>
      </w:r>
      <w:r>
        <w:rPr>
          <w:rFonts w:hint="eastAsia"/>
        </w:rPr>
        <w:t>对应内部人员）、关联商品（开窗选择）、状态、发表日期、是否精华、是否置顶</w:t>
      </w:r>
    </w:p>
    <w:p w:rsidR="002A4382" w:rsidRDefault="002A4382" w:rsidP="002A4382">
      <w:r>
        <w:rPr>
          <w:rFonts w:hint="eastAsia"/>
        </w:rPr>
        <w:lastRenderedPageBreak/>
        <w:t>列表：</w:t>
      </w:r>
    </w:p>
    <w:p w:rsidR="002A4382" w:rsidRDefault="002A4382" w:rsidP="002A4382">
      <w:r>
        <w:rPr>
          <w:rFonts w:hint="eastAsia"/>
        </w:rPr>
        <w:t>操作（发布、编辑、关闭）标题、类型、发表人、发表时间、商品编号、商品名称、文章内容、排序、状态（已发布、未发布、已关闭）、是否精华、是否置顶、点赞数、评论数</w:t>
      </w:r>
    </w:p>
    <w:p w:rsidR="002A4382" w:rsidRDefault="002A4382" w:rsidP="002A4382"/>
    <w:p w:rsidR="002A4382" w:rsidRDefault="002A4382" w:rsidP="002A4382">
      <w:r>
        <w:rPr>
          <w:rFonts w:hint="eastAsia"/>
        </w:rPr>
        <w:t>广告位管理</w:t>
      </w:r>
    </w:p>
    <w:p w:rsidR="002A4382" w:rsidRPr="00AF14A6" w:rsidRDefault="002A4382" w:rsidP="002A4382">
      <w:r>
        <w:rPr>
          <w:rFonts w:hint="eastAsia"/>
        </w:rPr>
        <w:t>查询条件：</w:t>
      </w:r>
    </w:p>
    <w:p w:rsidR="002A4382" w:rsidRDefault="002A4382" w:rsidP="002A4382">
      <w:r>
        <w:rPr>
          <w:rFonts w:hint="eastAsia"/>
        </w:rPr>
        <w:t>所属广告位、类型（图片、视频、</w:t>
      </w:r>
      <w:r>
        <w:rPr>
          <w:rFonts w:hint="eastAsia"/>
        </w:rPr>
        <w:t>Flash</w:t>
      </w:r>
      <w:r>
        <w:rPr>
          <w:rFonts w:hint="eastAsia"/>
        </w:rPr>
        <w:t>）、标题、状态（已发布、未发布、已关闭）</w:t>
      </w:r>
    </w:p>
    <w:p w:rsidR="002A4382" w:rsidRDefault="002A4382" w:rsidP="002A4382">
      <w:r>
        <w:rPr>
          <w:rFonts w:hint="eastAsia"/>
        </w:rPr>
        <w:t>列表：</w:t>
      </w:r>
    </w:p>
    <w:p w:rsidR="002A4382" w:rsidRPr="00AF14A6" w:rsidRDefault="002A4382" w:rsidP="002A4382">
      <w:r>
        <w:rPr>
          <w:rFonts w:hint="eastAsia"/>
        </w:rPr>
        <w:t>操作（发布、编辑、关闭）、所属广告位、类型、标题、链接、排序、状态</w:t>
      </w:r>
    </w:p>
    <w:p w:rsidR="002A4382" w:rsidRPr="002C4A92" w:rsidRDefault="002A4382" w:rsidP="002A4382"/>
    <w:p w:rsidR="002A4382" w:rsidRDefault="002A4382" w:rsidP="002A4382">
      <w:pPr>
        <w:pStyle w:val="2"/>
      </w:pPr>
      <w:bookmarkStart w:id="179" w:name="_Toc392169220"/>
      <w:r>
        <w:rPr>
          <w:rFonts w:hint="eastAsia"/>
        </w:rPr>
        <w:t>报表</w:t>
      </w:r>
      <w:bookmarkEnd w:id="179"/>
    </w:p>
    <w:p w:rsidR="00A6535D" w:rsidRPr="00A6535D" w:rsidRDefault="00A6535D" w:rsidP="00A6535D">
      <w:r>
        <w:rPr>
          <w:rFonts w:hint="eastAsia"/>
        </w:rPr>
        <w:t>10</w:t>
      </w:r>
      <w:r>
        <w:rPr>
          <w:rFonts w:hint="eastAsia"/>
        </w:rPr>
        <w:t>张报表：</w:t>
      </w:r>
    </w:p>
    <w:tbl>
      <w:tblPr>
        <w:tblW w:w="8336" w:type="dxa"/>
        <w:tblInd w:w="93" w:type="dxa"/>
        <w:tblLook w:val="04A0"/>
      </w:tblPr>
      <w:tblGrid>
        <w:gridCol w:w="2709"/>
        <w:gridCol w:w="5627"/>
      </w:tblGrid>
      <w:tr w:rsidR="00A6535D" w:rsidRPr="00A6535D" w:rsidTr="00A6535D">
        <w:trPr>
          <w:trHeight w:val="270"/>
        </w:trPr>
        <w:tc>
          <w:tcPr>
            <w:tcW w:w="27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6535D" w:rsidRPr="00A6535D" w:rsidRDefault="00A6535D" w:rsidP="00A6535D">
            <w:pPr>
              <w:widowControl/>
              <w:jc w:val="left"/>
              <w:rPr>
                <w:rFonts w:ascii="宋体" w:hAnsi="宋体" w:cs="宋体"/>
                <w:color w:val="000000"/>
                <w:kern w:val="0"/>
                <w:sz w:val="22"/>
              </w:rPr>
            </w:pPr>
            <w:r w:rsidRPr="00A6535D">
              <w:rPr>
                <w:rFonts w:ascii="宋体" w:hAnsi="宋体" w:cs="宋体" w:hint="eastAsia"/>
                <w:color w:val="000000"/>
                <w:kern w:val="0"/>
                <w:sz w:val="22"/>
              </w:rPr>
              <w:t>寄租收益报表</w:t>
            </w:r>
          </w:p>
        </w:tc>
        <w:tc>
          <w:tcPr>
            <w:tcW w:w="5627" w:type="dxa"/>
            <w:tcBorders>
              <w:top w:val="single" w:sz="4" w:space="0" w:color="auto"/>
              <w:left w:val="nil"/>
              <w:bottom w:val="single" w:sz="4" w:space="0" w:color="auto"/>
              <w:right w:val="single" w:sz="4" w:space="0" w:color="auto"/>
            </w:tcBorders>
            <w:shd w:val="clear" w:color="auto" w:fill="auto"/>
            <w:noWrap/>
            <w:vAlign w:val="bottom"/>
            <w:hideMark/>
          </w:tcPr>
          <w:p w:rsidR="00A6535D" w:rsidRPr="00A6535D" w:rsidRDefault="00A6535D" w:rsidP="00A6535D">
            <w:pPr>
              <w:widowControl/>
              <w:jc w:val="left"/>
              <w:rPr>
                <w:rFonts w:ascii="宋体" w:hAnsi="宋体" w:cs="宋体"/>
                <w:color w:val="000000"/>
                <w:kern w:val="0"/>
                <w:sz w:val="22"/>
              </w:rPr>
            </w:pPr>
            <w:r w:rsidRPr="00A6535D">
              <w:rPr>
                <w:rFonts w:ascii="宋体" w:hAnsi="宋体" w:cs="宋体" w:hint="eastAsia"/>
                <w:color w:val="000000"/>
                <w:kern w:val="0"/>
                <w:sz w:val="22"/>
              </w:rPr>
              <w:t>【报表】寄租收益报表</w:t>
            </w:r>
          </w:p>
        </w:tc>
      </w:tr>
      <w:tr w:rsidR="00A6535D" w:rsidRPr="00A6535D" w:rsidTr="00A6535D">
        <w:trPr>
          <w:trHeight w:val="270"/>
        </w:trPr>
        <w:tc>
          <w:tcPr>
            <w:tcW w:w="2709" w:type="dxa"/>
            <w:tcBorders>
              <w:top w:val="nil"/>
              <w:left w:val="single" w:sz="4" w:space="0" w:color="auto"/>
              <w:bottom w:val="single" w:sz="4" w:space="0" w:color="auto"/>
              <w:right w:val="single" w:sz="4" w:space="0" w:color="auto"/>
            </w:tcBorders>
            <w:shd w:val="clear" w:color="auto" w:fill="auto"/>
            <w:noWrap/>
            <w:vAlign w:val="bottom"/>
            <w:hideMark/>
          </w:tcPr>
          <w:p w:rsidR="00A6535D" w:rsidRPr="00A6535D" w:rsidRDefault="00A6535D" w:rsidP="00A6535D">
            <w:pPr>
              <w:widowControl/>
              <w:jc w:val="left"/>
              <w:rPr>
                <w:rFonts w:ascii="宋体" w:hAnsi="宋体" w:cs="宋体"/>
                <w:color w:val="000000"/>
                <w:kern w:val="0"/>
                <w:sz w:val="22"/>
              </w:rPr>
            </w:pPr>
            <w:r w:rsidRPr="00A6535D">
              <w:rPr>
                <w:rFonts w:ascii="宋体" w:hAnsi="宋体" w:cs="宋体" w:hint="eastAsia"/>
                <w:color w:val="000000"/>
                <w:kern w:val="0"/>
                <w:sz w:val="22"/>
              </w:rPr>
              <w:t>租赁业绩查询</w:t>
            </w:r>
          </w:p>
        </w:tc>
        <w:tc>
          <w:tcPr>
            <w:tcW w:w="5627" w:type="dxa"/>
            <w:tcBorders>
              <w:top w:val="nil"/>
              <w:left w:val="nil"/>
              <w:bottom w:val="single" w:sz="4" w:space="0" w:color="auto"/>
              <w:right w:val="single" w:sz="4" w:space="0" w:color="auto"/>
            </w:tcBorders>
            <w:shd w:val="clear" w:color="auto" w:fill="auto"/>
            <w:noWrap/>
            <w:vAlign w:val="bottom"/>
            <w:hideMark/>
          </w:tcPr>
          <w:p w:rsidR="00A6535D" w:rsidRPr="00A6535D" w:rsidRDefault="00A6535D" w:rsidP="00A6535D">
            <w:pPr>
              <w:widowControl/>
              <w:jc w:val="left"/>
              <w:rPr>
                <w:rFonts w:ascii="宋体" w:hAnsi="宋体" w:cs="宋体"/>
                <w:color w:val="000000"/>
                <w:kern w:val="0"/>
                <w:sz w:val="22"/>
              </w:rPr>
            </w:pPr>
            <w:r w:rsidRPr="00A6535D">
              <w:rPr>
                <w:rFonts w:ascii="宋体" w:hAnsi="宋体" w:cs="宋体" w:hint="eastAsia"/>
                <w:color w:val="000000"/>
                <w:kern w:val="0"/>
                <w:sz w:val="22"/>
              </w:rPr>
              <w:t>【报表】租赁业绩报表</w:t>
            </w:r>
          </w:p>
        </w:tc>
      </w:tr>
      <w:tr w:rsidR="00A6535D" w:rsidRPr="00A6535D" w:rsidTr="00A6535D">
        <w:trPr>
          <w:trHeight w:val="270"/>
        </w:trPr>
        <w:tc>
          <w:tcPr>
            <w:tcW w:w="2709" w:type="dxa"/>
            <w:tcBorders>
              <w:top w:val="nil"/>
              <w:left w:val="single" w:sz="4" w:space="0" w:color="auto"/>
              <w:bottom w:val="single" w:sz="4" w:space="0" w:color="auto"/>
              <w:right w:val="single" w:sz="4" w:space="0" w:color="auto"/>
            </w:tcBorders>
            <w:shd w:val="clear" w:color="auto" w:fill="auto"/>
            <w:noWrap/>
            <w:vAlign w:val="bottom"/>
            <w:hideMark/>
          </w:tcPr>
          <w:p w:rsidR="00A6535D" w:rsidRPr="00A6535D" w:rsidRDefault="00A6535D" w:rsidP="00A6535D">
            <w:pPr>
              <w:widowControl/>
              <w:jc w:val="left"/>
              <w:rPr>
                <w:rFonts w:ascii="宋体" w:hAnsi="宋体" w:cs="宋体"/>
                <w:color w:val="000000"/>
                <w:kern w:val="0"/>
                <w:sz w:val="22"/>
              </w:rPr>
            </w:pPr>
            <w:r w:rsidRPr="00A6535D">
              <w:rPr>
                <w:rFonts w:ascii="宋体" w:hAnsi="宋体" w:cs="宋体" w:hint="eastAsia"/>
                <w:color w:val="000000"/>
                <w:kern w:val="0"/>
                <w:sz w:val="22"/>
              </w:rPr>
              <w:t>养护流水查询</w:t>
            </w:r>
          </w:p>
        </w:tc>
        <w:tc>
          <w:tcPr>
            <w:tcW w:w="5627" w:type="dxa"/>
            <w:tcBorders>
              <w:top w:val="nil"/>
              <w:left w:val="nil"/>
              <w:bottom w:val="single" w:sz="4" w:space="0" w:color="auto"/>
              <w:right w:val="single" w:sz="4" w:space="0" w:color="auto"/>
            </w:tcBorders>
            <w:shd w:val="clear" w:color="auto" w:fill="auto"/>
            <w:noWrap/>
            <w:vAlign w:val="bottom"/>
            <w:hideMark/>
          </w:tcPr>
          <w:p w:rsidR="00A6535D" w:rsidRPr="00A6535D" w:rsidRDefault="00A6535D" w:rsidP="00A6535D">
            <w:pPr>
              <w:widowControl/>
              <w:jc w:val="left"/>
              <w:rPr>
                <w:rFonts w:ascii="宋体" w:hAnsi="宋体" w:cs="宋体"/>
                <w:color w:val="000000"/>
                <w:kern w:val="0"/>
                <w:sz w:val="22"/>
              </w:rPr>
            </w:pPr>
            <w:r w:rsidRPr="00A6535D">
              <w:rPr>
                <w:rFonts w:ascii="宋体" w:hAnsi="宋体" w:cs="宋体" w:hint="eastAsia"/>
                <w:color w:val="000000"/>
                <w:kern w:val="0"/>
                <w:sz w:val="22"/>
              </w:rPr>
              <w:t>【报表】可以查看养护的流水信息</w:t>
            </w:r>
          </w:p>
        </w:tc>
      </w:tr>
      <w:tr w:rsidR="00A6535D" w:rsidRPr="00A6535D" w:rsidTr="00A6535D">
        <w:trPr>
          <w:trHeight w:val="270"/>
        </w:trPr>
        <w:tc>
          <w:tcPr>
            <w:tcW w:w="2709" w:type="dxa"/>
            <w:tcBorders>
              <w:top w:val="nil"/>
              <w:left w:val="single" w:sz="4" w:space="0" w:color="auto"/>
              <w:bottom w:val="single" w:sz="4" w:space="0" w:color="auto"/>
              <w:right w:val="single" w:sz="4" w:space="0" w:color="auto"/>
            </w:tcBorders>
            <w:shd w:val="clear" w:color="auto" w:fill="auto"/>
            <w:noWrap/>
            <w:vAlign w:val="bottom"/>
            <w:hideMark/>
          </w:tcPr>
          <w:p w:rsidR="00A6535D" w:rsidRPr="00A6535D" w:rsidRDefault="00A6535D" w:rsidP="00A6535D">
            <w:pPr>
              <w:widowControl/>
              <w:jc w:val="left"/>
              <w:rPr>
                <w:rFonts w:ascii="宋体" w:hAnsi="宋体" w:cs="宋体"/>
                <w:color w:val="000000"/>
                <w:kern w:val="0"/>
                <w:sz w:val="22"/>
              </w:rPr>
            </w:pPr>
            <w:r w:rsidRPr="00A6535D">
              <w:rPr>
                <w:rFonts w:ascii="宋体" w:hAnsi="宋体" w:cs="宋体" w:hint="eastAsia"/>
                <w:color w:val="000000"/>
                <w:kern w:val="0"/>
                <w:sz w:val="22"/>
              </w:rPr>
              <w:t>库存异动查询</w:t>
            </w:r>
          </w:p>
        </w:tc>
        <w:tc>
          <w:tcPr>
            <w:tcW w:w="5627" w:type="dxa"/>
            <w:tcBorders>
              <w:top w:val="nil"/>
              <w:left w:val="nil"/>
              <w:bottom w:val="single" w:sz="4" w:space="0" w:color="auto"/>
              <w:right w:val="single" w:sz="4" w:space="0" w:color="auto"/>
            </w:tcBorders>
            <w:shd w:val="clear" w:color="auto" w:fill="auto"/>
            <w:noWrap/>
            <w:vAlign w:val="bottom"/>
            <w:hideMark/>
          </w:tcPr>
          <w:p w:rsidR="00A6535D" w:rsidRPr="00A6535D" w:rsidRDefault="00A6535D" w:rsidP="00A6535D">
            <w:pPr>
              <w:widowControl/>
              <w:jc w:val="left"/>
              <w:rPr>
                <w:rFonts w:ascii="宋体" w:hAnsi="宋体" w:cs="宋体"/>
                <w:color w:val="000000"/>
                <w:kern w:val="0"/>
                <w:sz w:val="22"/>
              </w:rPr>
            </w:pPr>
            <w:r w:rsidRPr="00A6535D">
              <w:rPr>
                <w:rFonts w:ascii="宋体" w:hAnsi="宋体" w:cs="宋体" w:hint="eastAsia"/>
                <w:color w:val="000000"/>
                <w:kern w:val="0"/>
                <w:sz w:val="22"/>
              </w:rPr>
              <w:t>【报表】可以查询库存的出入库移动流水信息</w:t>
            </w:r>
          </w:p>
        </w:tc>
      </w:tr>
      <w:tr w:rsidR="00A6535D" w:rsidRPr="00A6535D" w:rsidTr="00A6535D">
        <w:trPr>
          <w:trHeight w:val="270"/>
        </w:trPr>
        <w:tc>
          <w:tcPr>
            <w:tcW w:w="2709" w:type="dxa"/>
            <w:tcBorders>
              <w:top w:val="nil"/>
              <w:left w:val="single" w:sz="4" w:space="0" w:color="auto"/>
              <w:bottom w:val="single" w:sz="4" w:space="0" w:color="auto"/>
              <w:right w:val="single" w:sz="4" w:space="0" w:color="auto"/>
            </w:tcBorders>
            <w:shd w:val="clear" w:color="auto" w:fill="auto"/>
            <w:noWrap/>
            <w:vAlign w:val="bottom"/>
            <w:hideMark/>
          </w:tcPr>
          <w:p w:rsidR="00A6535D" w:rsidRPr="00A6535D" w:rsidRDefault="00A6535D" w:rsidP="00A6535D">
            <w:pPr>
              <w:widowControl/>
              <w:jc w:val="left"/>
              <w:rPr>
                <w:rFonts w:ascii="宋体" w:hAnsi="宋体" w:cs="宋体"/>
                <w:color w:val="000000"/>
                <w:kern w:val="0"/>
                <w:sz w:val="22"/>
              </w:rPr>
            </w:pPr>
            <w:r w:rsidRPr="00A6535D">
              <w:rPr>
                <w:rFonts w:ascii="宋体" w:hAnsi="宋体" w:cs="宋体" w:hint="eastAsia"/>
                <w:color w:val="000000"/>
                <w:kern w:val="0"/>
                <w:sz w:val="22"/>
              </w:rPr>
              <w:t>SN流水查询</w:t>
            </w:r>
          </w:p>
        </w:tc>
        <w:tc>
          <w:tcPr>
            <w:tcW w:w="5627" w:type="dxa"/>
            <w:tcBorders>
              <w:top w:val="nil"/>
              <w:left w:val="nil"/>
              <w:bottom w:val="single" w:sz="4" w:space="0" w:color="auto"/>
              <w:right w:val="single" w:sz="4" w:space="0" w:color="auto"/>
            </w:tcBorders>
            <w:shd w:val="clear" w:color="auto" w:fill="auto"/>
            <w:noWrap/>
            <w:vAlign w:val="bottom"/>
            <w:hideMark/>
          </w:tcPr>
          <w:p w:rsidR="00A6535D" w:rsidRPr="00A6535D" w:rsidRDefault="00A6535D" w:rsidP="00A6535D">
            <w:pPr>
              <w:widowControl/>
              <w:jc w:val="left"/>
              <w:rPr>
                <w:rFonts w:ascii="宋体" w:hAnsi="宋体" w:cs="宋体"/>
                <w:color w:val="000000"/>
                <w:kern w:val="0"/>
                <w:sz w:val="22"/>
              </w:rPr>
            </w:pPr>
            <w:r w:rsidRPr="00A6535D">
              <w:rPr>
                <w:rFonts w:ascii="宋体" w:hAnsi="宋体" w:cs="宋体" w:hint="eastAsia"/>
                <w:color w:val="000000"/>
                <w:kern w:val="0"/>
                <w:sz w:val="22"/>
              </w:rPr>
              <w:t>【报表】可以查询SN的出入库移动流水信息</w:t>
            </w:r>
          </w:p>
        </w:tc>
      </w:tr>
      <w:tr w:rsidR="00A6535D" w:rsidRPr="00A6535D" w:rsidTr="00A6535D">
        <w:trPr>
          <w:trHeight w:val="270"/>
        </w:trPr>
        <w:tc>
          <w:tcPr>
            <w:tcW w:w="2709" w:type="dxa"/>
            <w:tcBorders>
              <w:top w:val="nil"/>
              <w:left w:val="single" w:sz="4" w:space="0" w:color="auto"/>
              <w:bottom w:val="single" w:sz="4" w:space="0" w:color="auto"/>
              <w:right w:val="single" w:sz="4" w:space="0" w:color="auto"/>
            </w:tcBorders>
            <w:shd w:val="clear" w:color="auto" w:fill="auto"/>
            <w:noWrap/>
            <w:vAlign w:val="bottom"/>
            <w:hideMark/>
          </w:tcPr>
          <w:p w:rsidR="00A6535D" w:rsidRPr="00A6535D" w:rsidRDefault="00A6535D" w:rsidP="00A6535D">
            <w:pPr>
              <w:widowControl/>
              <w:jc w:val="left"/>
              <w:rPr>
                <w:rFonts w:ascii="宋体" w:hAnsi="宋体" w:cs="宋体"/>
                <w:color w:val="000000"/>
                <w:kern w:val="0"/>
                <w:sz w:val="22"/>
              </w:rPr>
            </w:pPr>
            <w:r w:rsidRPr="00A6535D">
              <w:rPr>
                <w:rFonts w:ascii="宋体" w:hAnsi="宋体" w:cs="宋体" w:hint="eastAsia"/>
                <w:color w:val="000000"/>
                <w:kern w:val="0"/>
                <w:sz w:val="22"/>
              </w:rPr>
              <w:t>会员账户流水查询</w:t>
            </w:r>
          </w:p>
        </w:tc>
        <w:tc>
          <w:tcPr>
            <w:tcW w:w="5627" w:type="dxa"/>
            <w:tcBorders>
              <w:top w:val="nil"/>
              <w:left w:val="nil"/>
              <w:bottom w:val="single" w:sz="4" w:space="0" w:color="auto"/>
              <w:right w:val="single" w:sz="4" w:space="0" w:color="auto"/>
            </w:tcBorders>
            <w:shd w:val="clear" w:color="auto" w:fill="auto"/>
            <w:noWrap/>
            <w:vAlign w:val="bottom"/>
            <w:hideMark/>
          </w:tcPr>
          <w:p w:rsidR="00A6535D" w:rsidRPr="00A6535D" w:rsidRDefault="00A6535D" w:rsidP="00A6535D">
            <w:pPr>
              <w:widowControl/>
              <w:jc w:val="left"/>
              <w:rPr>
                <w:rFonts w:ascii="宋体" w:hAnsi="宋体" w:cs="宋体"/>
                <w:color w:val="000000"/>
                <w:kern w:val="0"/>
                <w:sz w:val="22"/>
              </w:rPr>
            </w:pPr>
            <w:r w:rsidRPr="00A6535D">
              <w:rPr>
                <w:rFonts w:ascii="宋体" w:hAnsi="宋体" w:cs="宋体" w:hint="eastAsia"/>
                <w:color w:val="000000"/>
                <w:kern w:val="0"/>
                <w:sz w:val="22"/>
              </w:rPr>
              <w:t>【报表】查询会员的充值、消费、取现的流水信息</w:t>
            </w:r>
          </w:p>
        </w:tc>
      </w:tr>
      <w:tr w:rsidR="00A6535D" w:rsidRPr="00A6535D" w:rsidTr="00A6535D">
        <w:trPr>
          <w:trHeight w:val="270"/>
        </w:trPr>
        <w:tc>
          <w:tcPr>
            <w:tcW w:w="2709" w:type="dxa"/>
            <w:tcBorders>
              <w:top w:val="nil"/>
              <w:left w:val="single" w:sz="4" w:space="0" w:color="auto"/>
              <w:bottom w:val="single" w:sz="4" w:space="0" w:color="auto"/>
              <w:right w:val="single" w:sz="4" w:space="0" w:color="auto"/>
            </w:tcBorders>
            <w:shd w:val="clear" w:color="auto" w:fill="auto"/>
            <w:noWrap/>
            <w:vAlign w:val="bottom"/>
            <w:hideMark/>
          </w:tcPr>
          <w:p w:rsidR="00A6535D" w:rsidRPr="00A6535D" w:rsidRDefault="00A6535D" w:rsidP="00A6535D">
            <w:pPr>
              <w:widowControl/>
              <w:jc w:val="left"/>
              <w:rPr>
                <w:rFonts w:ascii="宋体" w:hAnsi="宋体" w:cs="宋体"/>
                <w:color w:val="000000"/>
                <w:kern w:val="0"/>
                <w:sz w:val="22"/>
              </w:rPr>
            </w:pPr>
            <w:r w:rsidRPr="00A6535D">
              <w:rPr>
                <w:rFonts w:ascii="宋体" w:hAnsi="宋体" w:cs="宋体" w:hint="eastAsia"/>
                <w:color w:val="000000"/>
                <w:kern w:val="0"/>
                <w:sz w:val="22"/>
              </w:rPr>
              <w:t>会员动态查询</w:t>
            </w:r>
          </w:p>
        </w:tc>
        <w:tc>
          <w:tcPr>
            <w:tcW w:w="5627" w:type="dxa"/>
            <w:tcBorders>
              <w:top w:val="nil"/>
              <w:left w:val="nil"/>
              <w:bottom w:val="single" w:sz="4" w:space="0" w:color="auto"/>
              <w:right w:val="single" w:sz="4" w:space="0" w:color="auto"/>
            </w:tcBorders>
            <w:shd w:val="clear" w:color="auto" w:fill="auto"/>
            <w:noWrap/>
            <w:vAlign w:val="bottom"/>
            <w:hideMark/>
          </w:tcPr>
          <w:p w:rsidR="00A6535D" w:rsidRPr="00A6535D" w:rsidRDefault="00A6535D" w:rsidP="00A6535D">
            <w:pPr>
              <w:widowControl/>
              <w:jc w:val="left"/>
              <w:rPr>
                <w:rFonts w:ascii="宋体" w:hAnsi="宋体" w:cs="宋体"/>
                <w:color w:val="000000"/>
                <w:kern w:val="0"/>
                <w:sz w:val="22"/>
              </w:rPr>
            </w:pPr>
            <w:r w:rsidRPr="00A6535D">
              <w:rPr>
                <w:rFonts w:ascii="宋体" w:hAnsi="宋体" w:cs="宋体" w:hint="eastAsia"/>
                <w:color w:val="000000"/>
                <w:kern w:val="0"/>
                <w:sz w:val="22"/>
              </w:rPr>
              <w:t>【报表】查询会员的注册、最后登录时间、租赁次数、最初租赁时间、最后租赁时间、租赁商品次数、租赁商品个数、总租金、账户余额、总充值金额</w:t>
            </w:r>
          </w:p>
        </w:tc>
      </w:tr>
      <w:tr w:rsidR="00A6535D" w:rsidRPr="00A6535D" w:rsidTr="00A6535D">
        <w:trPr>
          <w:trHeight w:val="270"/>
        </w:trPr>
        <w:tc>
          <w:tcPr>
            <w:tcW w:w="2709" w:type="dxa"/>
            <w:tcBorders>
              <w:top w:val="nil"/>
              <w:left w:val="single" w:sz="4" w:space="0" w:color="auto"/>
              <w:bottom w:val="single" w:sz="4" w:space="0" w:color="auto"/>
              <w:right w:val="single" w:sz="4" w:space="0" w:color="auto"/>
            </w:tcBorders>
            <w:shd w:val="clear" w:color="auto" w:fill="auto"/>
            <w:noWrap/>
            <w:vAlign w:val="bottom"/>
            <w:hideMark/>
          </w:tcPr>
          <w:p w:rsidR="00A6535D" w:rsidRPr="00A6535D" w:rsidRDefault="00A6535D" w:rsidP="00A6535D">
            <w:pPr>
              <w:widowControl/>
              <w:jc w:val="left"/>
              <w:rPr>
                <w:rFonts w:ascii="宋体" w:hAnsi="宋体" w:cs="宋体"/>
                <w:color w:val="000000"/>
                <w:kern w:val="0"/>
                <w:sz w:val="22"/>
              </w:rPr>
            </w:pPr>
            <w:r w:rsidRPr="00A6535D">
              <w:rPr>
                <w:rFonts w:ascii="宋体" w:hAnsi="宋体" w:cs="宋体" w:hint="eastAsia"/>
                <w:color w:val="000000"/>
                <w:kern w:val="0"/>
                <w:sz w:val="22"/>
              </w:rPr>
              <w:t>积分流水查询</w:t>
            </w:r>
          </w:p>
        </w:tc>
        <w:tc>
          <w:tcPr>
            <w:tcW w:w="5627" w:type="dxa"/>
            <w:tcBorders>
              <w:top w:val="nil"/>
              <w:left w:val="nil"/>
              <w:bottom w:val="single" w:sz="4" w:space="0" w:color="auto"/>
              <w:right w:val="single" w:sz="4" w:space="0" w:color="auto"/>
            </w:tcBorders>
            <w:shd w:val="clear" w:color="auto" w:fill="auto"/>
            <w:noWrap/>
            <w:vAlign w:val="bottom"/>
            <w:hideMark/>
          </w:tcPr>
          <w:p w:rsidR="00A6535D" w:rsidRPr="00A6535D" w:rsidRDefault="00A6535D" w:rsidP="00A6535D">
            <w:pPr>
              <w:widowControl/>
              <w:jc w:val="left"/>
              <w:rPr>
                <w:rFonts w:ascii="宋体" w:hAnsi="宋体" w:cs="宋体"/>
                <w:color w:val="000000"/>
                <w:kern w:val="0"/>
                <w:sz w:val="22"/>
              </w:rPr>
            </w:pPr>
            <w:r w:rsidRPr="00A6535D">
              <w:rPr>
                <w:rFonts w:ascii="宋体" w:hAnsi="宋体" w:cs="宋体" w:hint="eastAsia"/>
                <w:color w:val="000000"/>
                <w:kern w:val="0"/>
                <w:sz w:val="22"/>
              </w:rPr>
              <w:t>【报表】可以查询积分生成和使用的流水信息</w:t>
            </w:r>
          </w:p>
        </w:tc>
      </w:tr>
      <w:tr w:rsidR="00A6535D" w:rsidRPr="00A6535D" w:rsidTr="00A6535D">
        <w:trPr>
          <w:trHeight w:val="270"/>
        </w:trPr>
        <w:tc>
          <w:tcPr>
            <w:tcW w:w="2709" w:type="dxa"/>
            <w:tcBorders>
              <w:top w:val="nil"/>
              <w:left w:val="single" w:sz="4" w:space="0" w:color="auto"/>
              <w:bottom w:val="single" w:sz="4" w:space="0" w:color="auto"/>
              <w:right w:val="single" w:sz="4" w:space="0" w:color="auto"/>
            </w:tcBorders>
            <w:shd w:val="clear" w:color="auto" w:fill="auto"/>
            <w:noWrap/>
            <w:vAlign w:val="bottom"/>
            <w:hideMark/>
          </w:tcPr>
          <w:p w:rsidR="00A6535D" w:rsidRPr="00A6535D" w:rsidRDefault="00A6535D" w:rsidP="00A6535D">
            <w:pPr>
              <w:widowControl/>
              <w:jc w:val="left"/>
              <w:rPr>
                <w:rFonts w:ascii="宋体" w:hAnsi="宋体" w:cs="宋体"/>
                <w:color w:val="000000"/>
                <w:kern w:val="0"/>
                <w:sz w:val="22"/>
              </w:rPr>
            </w:pPr>
            <w:r w:rsidRPr="00A6535D">
              <w:rPr>
                <w:rFonts w:ascii="宋体" w:hAnsi="宋体" w:cs="宋体" w:hint="eastAsia"/>
                <w:color w:val="000000"/>
                <w:kern w:val="0"/>
                <w:sz w:val="22"/>
              </w:rPr>
              <w:t>应付已付对账单</w:t>
            </w:r>
          </w:p>
        </w:tc>
        <w:tc>
          <w:tcPr>
            <w:tcW w:w="5627" w:type="dxa"/>
            <w:tcBorders>
              <w:top w:val="nil"/>
              <w:left w:val="nil"/>
              <w:bottom w:val="single" w:sz="4" w:space="0" w:color="auto"/>
              <w:right w:val="single" w:sz="4" w:space="0" w:color="auto"/>
            </w:tcBorders>
            <w:shd w:val="clear" w:color="auto" w:fill="auto"/>
            <w:noWrap/>
            <w:vAlign w:val="bottom"/>
            <w:hideMark/>
          </w:tcPr>
          <w:p w:rsidR="00A6535D" w:rsidRPr="00A6535D" w:rsidRDefault="00A6535D" w:rsidP="00A6535D">
            <w:pPr>
              <w:widowControl/>
              <w:jc w:val="left"/>
              <w:rPr>
                <w:rFonts w:ascii="宋体" w:hAnsi="宋体" w:cs="宋体"/>
                <w:color w:val="000000"/>
                <w:kern w:val="0"/>
                <w:sz w:val="22"/>
              </w:rPr>
            </w:pPr>
            <w:r w:rsidRPr="00A6535D">
              <w:rPr>
                <w:rFonts w:ascii="宋体" w:hAnsi="宋体" w:cs="宋体" w:hint="eastAsia"/>
                <w:color w:val="000000"/>
                <w:kern w:val="0"/>
                <w:sz w:val="22"/>
              </w:rPr>
              <w:t>【报表】查询应付记录和已付记录核销明细</w:t>
            </w:r>
          </w:p>
        </w:tc>
      </w:tr>
      <w:tr w:rsidR="00A6535D" w:rsidRPr="00A6535D" w:rsidTr="00A6535D">
        <w:trPr>
          <w:trHeight w:val="270"/>
        </w:trPr>
        <w:tc>
          <w:tcPr>
            <w:tcW w:w="2709" w:type="dxa"/>
            <w:tcBorders>
              <w:top w:val="nil"/>
              <w:left w:val="single" w:sz="4" w:space="0" w:color="auto"/>
              <w:bottom w:val="single" w:sz="4" w:space="0" w:color="auto"/>
              <w:right w:val="single" w:sz="4" w:space="0" w:color="auto"/>
            </w:tcBorders>
            <w:shd w:val="clear" w:color="auto" w:fill="auto"/>
            <w:noWrap/>
            <w:vAlign w:val="bottom"/>
            <w:hideMark/>
          </w:tcPr>
          <w:p w:rsidR="00A6535D" w:rsidRPr="00A6535D" w:rsidRDefault="00A6535D" w:rsidP="00A6535D">
            <w:pPr>
              <w:widowControl/>
              <w:jc w:val="left"/>
              <w:rPr>
                <w:rFonts w:ascii="宋体" w:hAnsi="宋体" w:cs="宋体"/>
                <w:color w:val="000000"/>
                <w:kern w:val="0"/>
                <w:sz w:val="22"/>
              </w:rPr>
            </w:pPr>
            <w:r w:rsidRPr="00A6535D">
              <w:rPr>
                <w:rFonts w:ascii="宋体" w:hAnsi="宋体" w:cs="宋体" w:hint="eastAsia"/>
                <w:color w:val="000000"/>
                <w:kern w:val="0"/>
                <w:sz w:val="22"/>
              </w:rPr>
              <w:t>应收已收对账单</w:t>
            </w:r>
          </w:p>
        </w:tc>
        <w:tc>
          <w:tcPr>
            <w:tcW w:w="5627" w:type="dxa"/>
            <w:tcBorders>
              <w:top w:val="nil"/>
              <w:left w:val="nil"/>
              <w:bottom w:val="single" w:sz="4" w:space="0" w:color="auto"/>
              <w:right w:val="single" w:sz="4" w:space="0" w:color="auto"/>
            </w:tcBorders>
            <w:shd w:val="clear" w:color="auto" w:fill="auto"/>
            <w:noWrap/>
            <w:vAlign w:val="bottom"/>
            <w:hideMark/>
          </w:tcPr>
          <w:p w:rsidR="00A6535D" w:rsidRPr="00A6535D" w:rsidRDefault="00A6535D" w:rsidP="00A6535D">
            <w:pPr>
              <w:widowControl/>
              <w:jc w:val="left"/>
              <w:rPr>
                <w:rFonts w:ascii="宋体" w:hAnsi="宋体" w:cs="宋体"/>
                <w:color w:val="000000"/>
                <w:kern w:val="0"/>
                <w:sz w:val="22"/>
              </w:rPr>
            </w:pPr>
            <w:r w:rsidRPr="00A6535D">
              <w:rPr>
                <w:rFonts w:ascii="宋体" w:hAnsi="宋体" w:cs="宋体" w:hint="eastAsia"/>
                <w:color w:val="000000"/>
                <w:kern w:val="0"/>
                <w:sz w:val="22"/>
              </w:rPr>
              <w:t>【报表】查询应收记录和已收记录核销明细</w:t>
            </w:r>
          </w:p>
        </w:tc>
      </w:tr>
    </w:tbl>
    <w:p w:rsidR="006050BD" w:rsidRDefault="006050BD" w:rsidP="004C6591"/>
    <w:p w:rsidR="002A4382" w:rsidRDefault="006050BD" w:rsidP="004C6591">
      <w:r w:rsidRPr="00A6535D">
        <w:rPr>
          <w:rFonts w:hint="eastAsia"/>
          <w:highlight w:val="yellow"/>
        </w:rPr>
        <w:t>具体</w:t>
      </w:r>
      <w:r w:rsidR="0058324C" w:rsidRPr="00A6535D">
        <w:rPr>
          <w:rFonts w:hint="eastAsia"/>
          <w:highlight w:val="yellow"/>
        </w:rPr>
        <w:t>格式后续补充</w:t>
      </w:r>
    </w:p>
    <w:p w:rsidR="00755AF7" w:rsidRDefault="00755AF7" w:rsidP="00595CE5">
      <w:pPr>
        <w:pStyle w:val="1"/>
        <w:spacing w:line="240" w:lineRule="auto"/>
        <w:ind w:left="431" w:hanging="431"/>
      </w:pPr>
      <w:bookmarkStart w:id="180" w:name="_Toc392169221"/>
      <w:r>
        <w:rPr>
          <w:rFonts w:hint="eastAsia"/>
        </w:rPr>
        <w:t>Web</w:t>
      </w:r>
      <w:r w:rsidR="007259F0">
        <w:rPr>
          <w:rFonts w:hint="eastAsia"/>
        </w:rPr>
        <w:t>前台</w:t>
      </w:r>
      <w:r w:rsidR="00B32647">
        <w:rPr>
          <w:rFonts w:hint="eastAsia"/>
        </w:rPr>
        <w:t>页面</w:t>
      </w:r>
      <w:bookmarkEnd w:id="180"/>
    </w:p>
    <w:p w:rsidR="00CE138E" w:rsidRPr="00087A09" w:rsidRDefault="005B2F7F" w:rsidP="00087A09">
      <w:r>
        <w:rPr>
          <w:rFonts w:hint="eastAsia"/>
        </w:rPr>
        <w:t>参考设计公司设计的页面</w:t>
      </w:r>
    </w:p>
    <w:p w:rsidR="00755AF7" w:rsidRDefault="00755AF7" w:rsidP="00595CE5">
      <w:pPr>
        <w:pStyle w:val="1"/>
        <w:spacing w:line="240" w:lineRule="auto"/>
        <w:ind w:left="431" w:hanging="431"/>
      </w:pPr>
      <w:bookmarkStart w:id="181" w:name="_Toc392169222"/>
      <w:r>
        <w:rPr>
          <w:rFonts w:hint="eastAsia"/>
        </w:rPr>
        <w:lastRenderedPageBreak/>
        <w:t>APP</w:t>
      </w:r>
      <w:r>
        <w:rPr>
          <w:rFonts w:hint="eastAsia"/>
        </w:rPr>
        <w:t>前台模块</w:t>
      </w:r>
      <w:bookmarkEnd w:id="181"/>
    </w:p>
    <w:p w:rsidR="009C4FD6" w:rsidRPr="009349EB" w:rsidRDefault="005B2F7F" w:rsidP="009349EB">
      <w:r>
        <w:rPr>
          <w:rFonts w:hint="eastAsia"/>
        </w:rPr>
        <w:t>参考设计公司设计的页面</w:t>
      </w:r>
    </w:p>
    <w:p w:rsidR="00131EBB" w:rsidRDefault="00131EBB" w:rsidP="0083520D">
      <w:pPr>
        <w:pStyle w:val="1"/>
        <w:spacing w:line="240" w:lineRule="auto"/>
        <w:ind w:left="431" w:hanging="431"/>
      </w:pPr>
      <w:bookmarkStart w:id="182" w:name="_Toc392169223"/>
      <w:bookmarkStart w:id="183" w:name="_Toc328322285"/>
      <w:bookmarkEnd w:id="4"/>
      <w:r>
        <w:rPr>
          <w:rFonts w:hint="eastAsia"/>
        </w:rPr>
        <w:t>附录：</w:t>
      </w:r>
      <w:bookmarkEnd w:id="182"/>
    </w:p>
    <w:p w:rsidR="00131EBB" w:rsidRDefault="00131EBB" w:rsidP="00131EBB">
      <w:pPr>
        <w:pStyle w:val="2"/>
      </w:pPr>
      <w:bookmarkStart w:id="184" w:name="_Toc392169224"/>
      <w:r>
        <w:rPr>
          <w:rFonts w:hint="eastAsia"/>
        </w:rPr>
        <w:t>单据金额计算逻辑</w:t>
      </w:r>
      <w:bookmarkEnd w:id="184"/>
    </w:p>
    <w:p w:rsidR="00131EBB" w:rsidRDefault="00131EBB" w:rsidP="00131EBB">
      <w:r>
        <w:rPr>
          <w:rFonts w:hint="eastAsia"/>
        </w:rPr>
        <w:t>此逻辑应用于采购单、采购收货单、采购退货单、销售单、销货单、销退单中的单身金额计算逻辑中：</w:t>
      </w:r>
    </w:p>
    <w:tbl>
      <w:tblPr>
        <w:tblStyle w:val="af"/>
        <w:tblW w:w="0" w:type="auto"/>
        <w:tblLook w:val="04A0"/>
      </w:tblPr>
      <w:tblGrid>
        <w:gridCol w:w="9628"/>
      </w:tblGrid>
      <w:tr w:rsidR="00131EBB" w:rsidTr="00131EBB">
        <w:tc>
          <w:tcPr>
            <w:tcW w:w="9628" w:type="dxa"/>
          </w:tcPr>
          <w:p w:rsidR="00131EBB" w:rsidRDefault="00131EBB" w:rsidP="00131EBB">
            <w:r>
              <w:rPr>
                <w:rFonts w:hint="eastAsia"/>
              </w:rPr>
              <w:t>1</w:t>
            </w:r>
            <w:r>
              <w:rPr>
                <w:rFonts w:hint="eastAsia"/>
              </w:rPr>
              <w:t>、含税：</w:t>
            </w:r>
          </w:p>
          <w:p w:rsidR="00131EBB" w:rsidRDefault="00131EBB" w:rsidP="00131EBB">
            <w:r>
              <w:rPr>
                <w:rFonts w:hint="eastAsia"/>
              </w:rPr>
              <w:t>默认为选中，可以单行不含税</w:t>
            </w:r>
          </w:p>
          <w:p w:rsidR="00131EBB" w:rsidRDefault="00131EBB" w:rsidP="00131EBB">
            <w:r>
              <w:rPr>
                <w:rFonts w:hint="eastAsia"/>
              </w:rPr>
              <w:t>2</w:t>
            </w:r>
            <w:r>
              <w:rPr>
                <w:rFonts w:hint="eastAsia"/>
              </w:rPr>
              <w:t>、税率：</w:t>
            </w:r>
          </w:p>
          <w:p w:rsidR="00131EBB" w:rsidRDefault="00131EBB" w:rsidP="00131EBB">
            <w:r>
              <w:rPr>
                <w:rFonts w:hint="eastAsia"/>
              </w:rPr>
              <w:t>自动带出单头的税率，当这行“含税”未选中，该信息为</w:t>
            </w:r>
            <w:r>
              <w:rPr>
                <w:rFonts w:hint="eastAsia"/>
              </w:rPr>
              <w:t>0</w:t>
            </w:r>
          </w:p>
          <w:p w:rsidR="00131EBB" w:rsidRDefault="00131EBB" w:rsidP="00131EBB">
            <w:r>
              <w:rPr>
                <w:rFonts w:hint="eastAsia"/>
              </w:rPr>
              <w:t>3</w:t>
            </w:r>
            <w:r>
              <w:rPr>
                <w:rFonts w:hint="eastAsia"/>
              </w:rPr>
              <w:t>、单价：</w:t>
            </w:r>
          </w:p>
          <w:p w:rsidR="00131EBB" w:rsidRDefault="00131EBB" w:rsidP="00131EBB">
            <w:r>
              <w:rPr>
                <w:rFonts w:hint="eastAsia"/>
              </w:rPr>
              <w:t>手工录入</w:t>
            </w:r>
          </w:p>
          <w:p w:rsidR="00131EBB" w:rsidRDefault="00131EBB" w:rsidP="00131EBB">
            <w:r>
              <w:rPr>
                <w:rFonts w:hint="eastAsia"/>
              </w:rPr>
              <w:t>提示：当此商品为「赠品」时，「单价」一定为</w:t>
            </w:r>
            <w:r>
              <w:rPr>
                <w:rFonts w:hint="eastAsia"/>
              </w:rPr>
              <w:t>0</w:t>
            </w:r>
          </w:p>
          <w:p w:rsidR="00131EBB" w:rsidRDefault="00131EBB" w:rsidP="00131EBB">
            <w:r>
              <w:rPr>
                <w:rFonts w:hint="eastAsia"/>
              </w:rPr>
              <w:t>输入后系统将自动计算出：</w:t>
            </w:r>
          </w:p>
          <w:p w:rsidR="00131EBB" w:rsidRDefault="00131EBB" w:rsidP="00131EBB">
            <w:r>
              <w:rPr>
                <w:rFonts w:hint="eastAsia"/>
              </w:rPr>
              <w:t>金额＝数量×单价，可再作更改</w:t>
            </w:r>
          </w:p>
          <w:p w:rsidR="00131EBB" w:rsidRDefault="00131EBB" w:rsidP="00131EBB">
            <w:r>
              <w:rPr>
                <w:rFonts w:hint="eastAsia"/>
              </w:rPr>
              <w:t>税额＝数量×单价×税率，可再作更改</w:t>
            </w:r>
          </w:p>
          <w:p w:rsidR="00131EBB" w:rsidRDefault="00131EBB" w:rsidP="00131EBB">
            <w:r>
              <w:rPr>
                <w:rFonts w:hint="eastAsia"/>
              </w:rPr>
              <w:t>价税合计＝金额＋税额，不可再作更改</w:t>
            </w:r>
          </w:p>
          <w:p w:rsidR="00131EBB" w:rsidRDefault="00131EBB" w:rsidP="00131EBB">
            <w:r>
              <w:rPr>
                <w:rFonts w:hint="eastAsia"/>
              </w:rPr>
              <w:t>含税单价＝价税合计／数量，不可再作更改</w:t>
            </w:r>
          </w:p>
          <w:p w:rsidR="00131EBB" w:rsidRDefault="00DC7087" w:rsidP="00131EBB">
            <w:r>
              <w:rPr>
                <w:rFonts w:hint="eastAsia"/>
              </w:rPr>
              <w:t>4</w:t>
            </w:r>
            <w:r w:rsidR="00131EBB">
              <w:rPr>
                <w:rFonts w:hint="eastAsia"/>
              </w:rPr>
              <w:t>、含税单价：</w:t>
            </w:r>
          </w:p>
          <w:p w:rsidR="00131EBB" w:rsidRDefault="00131EBB" w:rsidP="00131EBB">
            <w:r>
              <w:rPr>
                <w:rFonts w:hint="eastAsia"/>
              </w:rPr>
              <w:t>提示：当此商品为「赠品」时，「含税单价」一定为</w:t>
            </w:r>
            <w:r>
              <w:rPr>
                <w:rFonts w:hint="eastAsia"/>
              </w:rPr>
              <w:t>0</w:t>
            </w:r>
          </w:p>
          <w:p w:rsidR="00131EBB" w:rsidRDefault="00131EBB" w:rsidP="00131EBB">
            <w:r>
              <w:rPr>
                <w:rFonts w:hint="eastAsia"/>
              </w:rPr>
              <w:t>输入后系统将自动计算出：</w:t>
            </w:r>
          </w:p>
          <w:p w:rsidR="00131EBB" w:rsidRDefault="00131EBB" w:rsidP="00131EBB">
            <w:r>
              <w:rPr>
                <w:rFonts w:hint="eastAsia"/>
              </w:rPr>
              <w:t>价税合计＝数量×含税单价，可再作更改</w:t>
            </w:r>
          </w:p>
          <w:p w:rsidR="00131EBB" w:rsidRDefault="00131EBB" w:rsidP="00131EBB">
            <w:r>
              <w:rPr>
                <w:rFonts w:hint="eastAsia"/>
              </w:rPr>
              <w:t>税额＝含税单价</w:t>
            </w:r>
            <w:r>
              <w:rPr>
                <w:rFonts w:hint="eastAsia"/>
              </w:rPr>
              <w:t>/(1+</w:t>
            </w:r>
            <w:r>
              <w:rPr>
                <w:rFonts w:hint="eastAsia"/>
              </w:rPr>
              <w:t>税率</w:t>
            </w:r>
            <w:r>
              <w:rPr>
                <w:rFonts w:hint="eastAsia"/>
              </w:rPr>
              <w:t xml:space="preserve">) </w:t>
            </w:r>
            <w:r>
              <w:rPr>
                <w:rFonts w:hint="eastAsia"/>
              </w:rPr>
              <w:t>×数量×税率，可再作更改</w:t>
            </w:r>
          </w:p>
          <w:p w:rsidR="00131EBB" w:rsidRDefault="00131EBB" w:rsidP="00131EBB">
            <w:r>
              <w:rPr>
                <w:rFonts w:hint="eastAsia"/>
              </w:rPr>
              <w:t>金额＝价税合计－税额，不可再作更改</w:t>
            </w:r>
          </w:p>
          <w:p w:rsidR="00131EBB" w:rsidRDefault="00131EBB" w:rsidP="00131EBB">
            <w:r>
              <w:rPr>
                <w:rFonts w:hint="eastAsia"/>
              </w:rPr>
              <w:t>单价＝金额／数量，不可再作更改</w:t>
            </w:r>
          </w:p>
          <w:p w:rsidR="00131EBB" w:rsidRDefault="00DC7087" w:rsidP="00131EBB">
            <w:r>
              <w:rPr>
                <w:rFonts w:hint="eastAsia"/>
              </w:rPr>
              <w:t>5</w:t>
            </w:r>
            <w:r w:rsidR="00131EBB">
              <w:rPr>
                <w:rFonts w:hint="eastAsia"/>
              </w:rPr>
              <w:t>、无税金额：</w:t>
            </w:r>
          </w:p>
          <w:p w:rsidR="00131EBB" w:rsidRDefault="00131EBB" w:rsidP="00131EBB">
            <w:r>
              <w:rPr>
                <w:rFonts w:hint="eastAsia"/>
              </w:rPr>
              <w:t>由系统根据「单价」栏自动计算出，可再作更改</w:t>
            </w:r>
          </w:p>
          <w:p w:rsidR="00131EBB" w:rsidRDefault="00131EBB" w:rsidP="00131EBB">
            <w:r>
              <w:rPr>
                <w:rFonts w:hint="eastAsia"/>
              </w:rPr>
              <w:t>提示：当此商品为「赠品」时，「无税金额」一定为</w:t>
            </w:r>
            <w:r>
              <w:rPr>
                <w:rFonts w:hint="eastAsia"/>
              </w:rPr>
              <w:t>0</w:t>
            </w:r>
          </w:p>
          <w:p w:rsidR="00131EBB" w:rsidRDefault="00DC7087" w:rsidP="00131EBB">
            <w:r>
              <w:rPr>
                <w:rFonts w:hint="eastAsia"/>
              </w:rPr>
              <w:t>6</w:t>
            </w:r>
            <w:r w:rsidR="00131EBB">
              <w:rPr>
                <w:rFonts w:hint="eastAsia"/>
              </w:rPr>
              <w:t>、税额：</w:t>
            </w:r>
          </w:p>
          <w:p w:rsidR="00131EBB" w:rsidRDefault="00131EBB" w:rsidP="00131EBB">
            <w:r>
              <w:rPr>
                <w:rFonts w:hint="eastAsia"/>
              </w:rPr>
              <w:t>由系统根据「金额」栏自动计算出，可再作更改</w:t>
            </w:r>
          </w:p>
          <w:p w:rsidR="00131EBB" w:rsidRDefault="00131EBB" w:rsidP="00131EBB">
            <w:r>
              <w:rPr>
                <w:rFonts w:hint="eastAsia"/>
              </w:rPr>
              <w:t>提示：当此商品为「赠品」时，「税额」一定为</w:t>
            </w:r>
            <w:r>
              <w:rPr>
                <w:rFonts w:hint="eastAsia"/>
              </w:rPr>
              <w:t>0</w:t>
            </w:r>
          </w:p>
          <w:p w:rsidR="00131EBB" w:rsidRDefault="00131EBB" w:rsidP="00131EBB">
            <w:r>
              <w:rPr>
                <w:rFonts w:hint="eastAsia"/>
              </w:rPr>
              <w:lastRenderedPageBreak/>
              <w:t>税额＝数量×单价×税率</w:t>
            </w:r>
          </w:p>
          <w:p w:rsidR="00131EBB" w:rsidRDefault="00DC7087" w:rsidP="00131EBB">
            <w:r>
              <w:rPr>
                <w:rFonts w:hint="eastAsia"/>
              </w:rPr>
              <w:t>7</w:t>
            </w:r>
            <w:r w:rsidR="00131EBB">
              <w:rPr>
                <w:rFonts w:hint="eastAsia"/>
              </w:rPr>
              <w:t>、价税合计：</w:t>
            </w:r>
          </w:p>
          <w:p w:rsidR="00131EBB" w:rsidRDefault="00131EBB" w:rsidP="00131EBB">
            <w:r>
              <w:rPr>
                <w:rFonts w:hint="eastAsia"/>
              </w:rPr>
              <w:t>由系统自动计算出，可再作更改</w:t>
            </w:r>
          </w:p>
          <w:p w:rsidR="00131EBB" w:rsidRDefault="00131EBB" w:rsidP="00131EBB">
            <w:r>
              <w:rPr>
                <w:rFonts w:hint="eastAsia"/>
              </w:rPr>
              <w:t>提示：当此商品为「赠品」时，「价税合计」一定为</w:t>
            </w:r>
            <w:r>
              <w:rPr>
                <w:rFonts w:hint="eastAsia"/>
              </w:rPr>
              <w:t>0</w:t>
            </w:r>
          </w:p>
          <w:p w:rsidR="00131EBB" w:rsidRDefault="00DC7087" w:rsidP="00131EBB">
            <w:r>
              <w:rPr>
                <w:rFonts w:hint="eastAsia"/>
              </w:rPr>
              <w:t>8</w:t>
            </w:r>
            <w:r w:rsidR="00131EBB">
              <w:rPr>
                <w:rFonts w:hint="eastAsia"/>
              </w:rPr>
              <w:t>、本币无税金额：</w:t>
            </w:r>
          </w:p>
          <w:p w:rsidR="00131EBB" w:rsidRDefault="00131EBB" w:rsidP="00131EBB">
            <w:r>
              <w:rPr>
                <w:rFonts w:hint="eastAsia"/>
              </w:rPr>
              <w:t>当使用外币金额交易时，系统会自动根据此币种的汇率换算成本币金额，不可更改</w:t>
            </w:r>
          </w:p>
          <w:p w:rsidR="00131EBB" w:rsidRDefault="00131EBB" w:rsidP="00131EBB">
            <w:r>
              <w:rPr>
                <w:rFonts w:hint="eastAsia"/>
              </w:rPr>
              <w:t>提示：当共享参数中，设置有「多币管理」时，此字段才会显示</w:t>
            </w:r>
          </w:p>
          <w:p w:rsidR="00131EBB" w:rsidRDefault="00131EBB" w:rsidP="00131EBB">
            <w:r>
              <w:rPr>
                <w:rFonts w:hint="eastAsia"/>
              </w:rPr>
              <w:t>当此商品为赠品时，此字段一定为</w:t>
            </w:r>
            <w:r>
              <w:rPr>
                <w:rFonts w:hint="eastAsia"/>
              </w:rPr>
              <w:t>0</w:t>
            </w:r>
          </w:p>
          <w:p w:rsidR="00131EBB" w:rsidRDefault="00DC7087" w:rsidP="00131EBB">
            <w:r>
              <w:rPr>
                <w:rFonts w:hint="eastAsia"/>
              </w:rPr>
              <w:t>9</w:t>
            </w:r>
            <w:r w:rsidR="00131EBB">
              <w:rPr>
                <w:rFonts w:hint="eastAsia"/>
              </w:rPr>
              <w:t>、本币税额：</w:t>
            </w:r>
          </w:p>
          <w:p w:rsidR="00131EBB" w:rsidRDefault="00131EBB" w:rsidP="00131EBB">
            <w:r>
              <w:rPr>
                <w:rFonts w:hint="eastAsia"/>
              </w:rPr>
              <w:t>当使用外币金额交易时，系统会自动根据此币种的汇率换算成本币金额，不可更改</w:t>
            </w:r>
          </w:p>
          <w:p w:rsidR="00131EBB" w:rsidRDefault="00DC7087" w:rsidP="00131EBB">
            <w:r>
              <w:rPr>
                <w:rFonts w:hint="eastAsia"/>
              </w:rPr>
              <w:t>10</w:t>
            </w:r>
            <w:r w:rsidR="00131EBB">
              <w:rPr>
                <w:rFonts w:hint="eastAsia"/>
              </w:rPr>
              <w:t>、本币价税合计：</w:t>
            </w:r>
          </w:p>
          <w:p w:rsidR="00131EBB" w:rsidRDefault="00131EBB" w:rsidP="00131EBB">
            <w:r>
              <w:rPr>
                <w:rFonts w:hint="eastAsia"/>
              </w:rPr>
              <w:t>当使用外币金额交易时，系统会自动根据此币种的汇率换算成本币金额，不可更改</w:t>
            </w:r>
          </w:p>
          <w:p w:rsidR="00131EBB" w:rsidRDefault="00DC7087" w:rsidP="00131EBB">
            <w:r>
              <w:rPr>
                <w:rFonts w:hint="eastAsia"/>
              </w:rPr>
              <w:t>11</w:t>
            </w:r>
            <w:r w:rsidR="00131EBB">
              <w:rPr>
                <w:rFonts w:hint="eastAsia"/>
              </w:rPr>
              <w:t>、赠品：</w:t>
            </w:r>
          </w:p>
          <w:p w:rsidR="00131EBB" w:rsidRDefault="00131EBB" w:rsidP="00131EBB">
            <w:r>
              <w:rPr>
                <w:rFonts w:hint="eastAsia"/>
              </w:rPr>
              <w:t>默认为不选中，相关控制见其他描述；</w:t>
            </w:r>
          </w:p>
          <w:p w:rsidR="00131EBB" w:rsidRPr="00131EBB" w:rsidRDefault="00131EBB" w:rsidP="00131EBB"/>
        </w:tc>
      </w:tr>
    </w:tbl>
    <w:p w:rsidR="00131EBB" w:rsidRPr="00131EBB" w:rsidRDefault="00131EBB" w:rsidP="00131EBB"/>
    <w:p w:rsidR="00131EBB" w:rsidRDefault="00131EBB" w:rsidP="0083520D">
      <w:pPr>
        <w:pStyle w:val="1"/>
        <w:spacing w:line="240" w:lineRule="auto"/>
        <w:ind w:left="431" w:hanging="431"/>
      </w:pPr>
      <w:bookmarkStart w:id="185" w:name="_Toc392169225"/>
      <w:r>
        <w:rPr>
          <w:rFonts w:hint="eastAsia"/>
        </w:rPr>
        <w:t>其他事项</w:t>
      </w:r>
      <w:bookmarkEnd w:id="185"/>
    </w:p>
    <w:p w:rsidR="00181F2F" w:rsidRPr="0083520D" w:rsidRDefault="00131EBB" w:rsidP="0010722A">
      <w:pPr>
        <w:pStyle w:val="af1"/>
        <w:numPr>
          <w:ilvl w:val="0"/>
          <w:numId w:val="3"/>
        </w:numPr>
        <w:ind w:firstLineChars="0"/>
      </w:pPr>
      <w:r>
        <w:rPr>
          <w:rFonts w:hint="eastAsia"/>
        </w:rPr>
        <w:t>暂无</w:t>
      </w:r>
      <w:bookmarkEnd w:id="183"/>
    </w:p>
    <w:sectPr w:rsidR="00181F2F" w:rsidRPr="0083520D" w:rsidSect="00647B5D">
      <w:headerReference w:type="default" r:id="rId28"/>
      <w:footerReference w:type="default" r:id="rId29"/>
      <w:pgSz w:w="11906" w:h="16838" w:code="9"/>
      <w:pgMar w:top="851" w:right="1247" w:bottom="851" w:left="1247" w:header="567" w:footer="567" w:gutter="0"/>
      <w:cols w:space="425"/>
      <w:docGrid w:type="lines" w:linePitch="39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F2377" w:rsidRDefault="003F2377" w:rsidP="003A2E24">
      <w:r>
        <w:separator/>
      </w:r>
    </w:p>
  </w:endnote>
  <w:endnote w:type="continuationSeparator" w:id="1">
    <w:p w:rsidR="003F2377" w:rsidRDefault="003F2377" w:rsidP="003A2E2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MingLiU">
    <w:altName w:val="細明體"/>
    <w:panose1 w:val="02020509000000000000"/>
    <w:charset w:val="88"/>
    <w:family w:val="modern"/>
    <w:pitch w:val="fixed"/>
    <w:sig w:usb0="A00002FF" w:usb1="28CFFCFA" w:usb2="00000016" w:usb3="00000000" w:csb0="0010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楷体_GB2312">
    <w:altName w:val="楷体"/>
    <w:charset w:val="86"/>
    <w:family w:val="modern"/>
    <w:pitch w:val="fixed"/>
    <w:sig w:usb0="00000001" w:usb1="080E0000" w:usb2="00000010" w:usb3="00000000" w:csb0="00040000" w:csb1="00000000"/>
  </w:font>
  <w:font w:name="DFKai-SB">
    <w:panose1 w:val="03000509000000000000"/>
    <w:charset w:val="88"/>
    <w:family w:val="script"/>
    <w:pitch w:val="fixed"/>
    <w:sig w:usb0="00000003" w:usb1="080E0000" w:usb2="00000016" w:usb3="00000000" w:csb0="00100001" w:csb1="00000000"/>
  </w:font>
  <w:font w:name="黑体">
    <w:altName w:val="SimHei"/>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6B76" w:rsidRDefault="00DE6B76">
    <w:pPr>
      <w:pStyle w:val="a5"/>
      <w:jc w:val="center"/>
    </w:pPr>
    <w:r w:rsidRPr="006635A3">
      <w:fldChar w:fldCharType="begin"/>
    </w:r>
    <w:r>
      <w:instrText xml:space="preserve"> PAGE   \* MERGEFORMAT </w:instrText>
    </w:r>
    <w:r w:rsidRPr="006635A3">
      <w:fldChar w:fldCharType="separate"/>
    </w:r>
    <w:r w:rsidR="006255BC" w:rsidRPr="006255BC">
      <w:rPr>
        <w:noProof/>
        <w:lang w:val="zh-CN"/>
      </w:rPr>
      <w:t>2</w:t>
    </w:r>
    <w:r>
      <w:rPr>
        <w:noProof/>
        <w:lang w:val="zh-CN"/>
      </w:rPr>
      <w:fldChar w:fldCharType="end"/>
    </w:r>
  </w:p>
  <w:p w:rsidR="00DE6B76" w:rsidRDefault="00DE6B76">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F2377" w:rsidRDefault="003F2377" w:rsidP="003A2E24">
      <w:r>
        <w:separator/>
      </w:r>
    </w:p>
  </w:footnote>
  <w:footnote w:type="continuationSeparator" w:id="1">
    <w:p w:rsidR="003F2377" w:rsidRDefault="003F2377" w:rsidP="003A2E2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6B76" w:rsidRDefault="00DE6B76" w:rsidP="003A2E24">
    <w:pPr>
      <w:pStyle w:val="a4"/>
      <w:pBdr>
        <w:bottom w:val="none" w:sz="0" w:space="0" w:color="auto"/>
      </w:pBdr>
      <w:jc w:val="left"/>
    </w:pPr>
    <w:r>
      <w:rPr>
        <w:rFonts w:hint="eastAsia"/>
        <w:noProof/>
      </w:rPr>
      <w:drawing>
        <wp:inline distT="0" distB="0" distL="0" distR="0">
          <wp:extent cx="1313234" cy="341988"/>
          <wp:effectExtent l="0" t="0" r="1216" b="0"/>
          <wp:docPr id="2" name="图片 1" descr="logo-yefeiping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yefeiping50.png"/>
                  <pic:cNvPicPr/>
                </pic:nvPicPr>
                <pic:blipFill>
                  <a:blip r:embed="rId1"/>
                  <a:stretch>
                    <a:fillRect/>
                  </a:stretch>
                </pic:blipFill>
                <pic:spPr>
                  <a:xfrm>
                    <a:off x="0" y="0"/>
                    <a:ext cx="1314189" cy="342237"/>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2296"/>
    <w:multiLevelType w:val="hybridMultilevel"/>
    <w:tmpl w:val="9104DDEE"/>
    <w:lvl w:ilvl="0" w:tplc="00C269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1F664A"/>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04E5730"/>
    <w:multiLevelType w:val="hybridMultilevel"/>
    <w:tmpl w:val="09DEDC22"/>
    <w:lvl w:ilvl="0" w:tplc="502297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11E1CD6"/>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1AC646A"/>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22274CE"/>
    <w:multiLevelType w:val="hybridMultilevel"/>
    <w:tmpl w:val="51104304"/>
    <w:lvl w:ilvl="0" w:tplc="0192A4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2E52BBA"/>
    <w:multiLevelType w:val="hybridMultilevel"/>
    <w:tmpl w:val="909A0A74"/>
    <w:lvl w:ilvl="0" w:tplc="66FEB2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2EB2C5F"/>
    <w:multiLevelType w:val="hybridMultilevel"/>
    <w:tmpl w:val="EA74E1C6"/>
    <w:lvl w:ilvl="0" w:tplc="1F92A1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3A50EA3"/>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3C13A90"/>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4224C43"/>
    <w:multiLevelType w:val="hybridMultilevel"/>
    <w:tmpl w:val="E0FA72FC"/>
    <w:lvl w:ilvl="0" w:tplc="B09AA6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5140CD6"/>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057629B3"/>
    <w:multiLevelType w:val="hybridMultilevel"/>
    <w:tmpl w:val="E500DCB0"/>
    <w:lvl w:ilvl="0" w:tplc="8968F8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05E8461B"/>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06021BBD"/>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06162C70"/>
    <w:multiLevelType w:val="hybridMultilevel"/>
    <w:tmpl w:val="15EA0948"/>
    <w:lvl w:ilvl="0" w:tplc="D0444B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06B21CBB"/>
    <w:multiLevelType w:val="hybridMultilevel"/>
    <w:tmpl w:val="D99CDA3C"/>
    <w:lvl w:ilvl="0" w:tplc="AE9AFB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06C96ACB"/>
    <w:multiLevelType w:val="hybridMultilevel"/>
    <w:tmpl w:val="61B60272"/>
    <w:lvl w:ilvl="0" w:tplc="A64AE41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0720112F"/>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0749254C"/>
    <w:multiLevelType w:val="hybridMultilevel"/>
    <w:tmpl w:val="37BCA042"/>
    <w:lvl w:ilvl="0" w:tplc="D74AD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07C133D5"/>
    <w:multiLevelType w:val="hybridMultilevel"/>
    <w:tmpl w:val="EF1C98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081666AB"/>
    <w:multiLevelType w:val="hybridMultilevel"/>
    <w:tmpl w:val="AA2E5476"/>
    <w:lvl w:ilvl="0" w:tplc="D1FE80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08596863"/>
    <w:multiLevelType w:val="hybridMultilevel"/>
    <w:tmpl w:val="7BCCB05A"/>
    <w:lvl w:ilvl="0" w:tplc="502297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08706A3C"/>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09CD3D11"/>
    <w:multiLevelType w:val="hybridMultilevel"/>
    <w:tmpl w:val="C9D6A9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09E40FF1"/>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0A045ADC"/>
    <w:multiLevelType w:val="hybridMultilevel"/>
    <w:tmpl w:val="708E7A5E"/>
    <w:lvl w:ilvl="0" w:tplc="1D104F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0A4526A4"/>
    <w:multiLevelType w:val="hybridMultilevel"/>
    <w:tmpl w:val="3F669A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0A6F7402"/>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0A910400"/>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0ACE3ADE"/>
    <w:multiLevelType w:val="hybridMultilevel"/>
    <w:tmpl w:val="C32E485C"/>
    <w:lvl w:ilvl="0" w:tplc="18246F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0AE06FBC"/>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0AF87CF1"/>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0B2529AB"/>
    <w:multiLevelType w:val="hybridMultilevel"/>
    <w:tmpl w:val="95A678FC"/>
    <w:lvl w:ilvl="0" w:tplc="50BA7E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0B462FDE"/>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0B68368C"/>
    <w:multiLevelType w:val="hybridMultilevel"/>
    <w:tmpl w:val="D74E4878"/>
    <w:lvl w:ilvl="0" w:tplc="502297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0B8635AC"/>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0D731F17"/>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0D890545"/>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0DBF1455"/>
    <w:multiLevelType w:val="hybridMultilevel"/>
    <w:tmpl w:val="4B428E52"/>
    <w:lvl w:ilvl="0" w:tplc="502297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0DEB2E62"/>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0EE80B46"/>
    <w:multiLevelType w:val="hybridMultilevel"/>
    <w:tmpl w:val="7BCCB05A"/>
    <w:lvl w:ilvl="0" w:tplc="502297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0EED4C22"/>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0FB96619"/>
    <w:multiLevelType w:val="hybridMultilevel"/>
    <w:tmpl w:val="AA90E5B2"/>
    <w:lvl w:ilvl="0" w:tplc="502297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0FBD7519"/>
    <w:multiLevelType w:val="hybridMultilevel"/>
    <w:tmpl w:val="E0FA72FC"/>
    <w:lvl w:ilvl="0" w:tplc="B09AA6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10036B00"/>
    <w:multiLevelType w:val="hybridMultilevel"/>
    <w:tmpl w:val="4B7ADA68"/>
    <w:lvl w:ilvl="0" w:tplc="502297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10A8200F"/>
    <w:multiLevelType w:val="hybridMultilevel"/>
    <w:tmpl w:val="7BCCB05A"/>
    <w:lvl w:ilvl="0" w:tplc="502297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10BA7340"/>
    <w:multiLevelType w:val="hybridMultilevel"/>
    <w:tmpl w:val="F7483620"/>
    <w:lvl w:ilvl="0" w:tplc="F5CE8C5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10D26D6A"/>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10D61EA0"/>
    <w:multiLevelType w:val="hybridMultilevel"/>
    <w:tmpl w:val="7BCCB05A"/>
    <w:lvl w:ilvl="0" w:tplc="502297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11797C16"/>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117E4508"/>
    <w:multiLevelType w:val="hybridMultilevel"/>
    <w:tmpl w:val="E0FA72FC"/>
    <w:lvl w:ilvl="0" w:tplc="B09AA6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118E18AC"/>
    <w:multiLevelType w:val="hybridMultilevel"/>
    <w:tmpl w:val="174286BA"/>
    <w:lvl w:ilvl="0" w:tplc="502297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122B3B08"/>
    <w:multiLevelType w:val="hybridMultilevel"/>
    <w:tmpl w:val="21F2C684"/>
    <w:lvl w:ilvl="0" w:tplc="1A6C13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127A01AA"/>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130848A6"/>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131E0911"/>
    <w:multiLevelType w:val="hybridMultilevel"/>
    <w:tmpl w:val="C32E485C"/>
    <w:lvl w:ilvl="0" w:tplc="18246F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132F1426"/>
    <w:multiLevelType w:val="hybridMultilevel"/>
    <w:tmpl w:val="708E7A5E"/>
    <w:lvl w:ilvl="0" w:tplc="1D104F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13526F10"/>
    <w:multiLevelType w:val="hybridMultilevel"/>
    <w:tmpl w:val="C32E485C"/>
    <w:lvl w:ilvl="0" w:tplc="18246F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13AB3B7F"/>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13EF6BEB"/>
    <w:multiLevelType w:val="hybridMultilevel"/>
    <w:tmpl w:val="26AA982E"/>
    <w:lvl w:ilvl="0" w:tplc="4CDC119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140F2BE6"/>
    <w:multiLevelType w:val="hybridMultilevel"/>
    <w:tmpl w:val="F67C8658"/>
    <w:lvl w:ilvl="0" w:tplc="44E436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14AF34AC"/>
    <w:multiLevelType w:val="hybridMultilevel"/>
    <w:tmpl w:val="09DEDC22"/>
    <w:lvl w:ilvl="0" w:tplc="502297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14D610A1"/>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15046CBA"/>
    <w:multiLevelType w:val="hybridMultilevel"/>
    <w:tmpl w:val="244CF8EC"/>
    <w:lvl w:ilvl="0" w:tplc="9EAE24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15906ECF"/>
    <w:multiLevelType w:val="hybridMultilevel"/>
    <w:tmpl w:val="BEC04458"/>
    <w:lvl w:ilvl="0" w:tplc="2C10CB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163A6B6F"/>
    <w:multiLevelType w:val="hybridMultilevel"/>
    <w:tmpl w:val="C32E485C"/>
    <w:lvl w:ilvl="0" w:tplc="18246F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1679423F"/>
    <w:multiLevelType w:val="hybridMultilevel"/>
    <w:tmpl w:val="AA2E5476"/>
    <w:lvl w:ilvl="0" w:tplc="D1FE80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17CE7403"/>
    <w:multiLevelType w:val="hybridMultilevel"/>
    <w:tmpl w:val="AA2E5476"/>
    <w:lvl w:ilvl="0" w:tplc="D1FE80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17F308B2"/>
    <w:multiLevelType w:val="hybridMultilevel"/>
    <w:tmpl w:val="8B409E2A"/>
    <w:lvl w:ilvl="0" w:tplc="FBA482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17F5493B"/>
    <w:multiLevelType w:val="singleLevel"/>
    <w:tmpl w:val="40B615F6"/>
    <w:lvl w:ilvl="0">
      <w:start w:val="1"/>
      <w:numFmt w:val="decimal"/>
      <w:lvlText w:val="%1"/>
      <w:legacy w:legacy="1" w:legacySpace="0" w:legacyIndent="0"/>
      <w:lvlJc w:val="left"/>
      <w:rPr>
        <w:rFonts w:ascii="MingLiU" w:eastAsia="MingLiU" w:hint="eastAsia"/>
      </w:rPr>
    </w:lvl>
  </w:abstractNum>
  <w:abstractNum w:abstractNumId="71">
    <w:nsid w:val="1834269B"/>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nsid w:val="18617C1E"/>
    <w:multiLevelType w:val="hybridMultilevel"/>
    <w:tmpl w:val="8EC82402"/>
    <w:lvl w:ilvl="0" w:tplc="B98226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18E24E54"/>
    <w:multiLevelType w:val="hybridMultilevel"/>
    <w:tmpl w:val="7BCCB05A"/>
    <w:lvl w:ilvl="0" w:tplc="502297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19C72967"/>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nsid w:val="19DA7A0E"/>
    <w:multiLevelType w:val="hybridMultilevel"/>
    <w:tmpl w:val="C9D6A9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nsid w:val="1A8D5AC0"/>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nsid w:val="1CB865DE"/>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1D7E2728"/>
    <w:multiLevelType w:val="hybridMultilevel"/>
    <w:tmpl w:val="4B7ADA68"/>
    <w:lvl w:ilvl="0" w:tplc="502297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1D8C438B"/>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nsid w:val="1D8E7CDE"/>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nsid w:val="1DB60D6A"/>
    <w:multiLevelType w:val="hybridMultilevel"/>
    <w:tmpl w:val="C32E485C"/>
    <w:lvl w:ilvl="0" w:tplc="18246F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nsid w:val="1DCE27BB"/>
    <w:multiLevelType w:val="multilevel"/>
    <w:tmpl w:val="9DCAFA5E"/>
    <w:lvl w:ilvl="0">
      <w:start w:val="1"/>
      <w:numFmt w:val="decimal"/>
      <w:pStyle w:val="1"/>
      <w:lvlText w:val="%1"/>
      <w:lvlJc w:val="left"/>
      <w:pPr>
        <w:tabs>
          <w:tab w:val="num" w:pos="-2814"/>
        </w:tabs>
        <w:ind w:left="-2814" w:hanging="432"/>
      </w:pPr>
      <w:rPr>
        <w:rFonts w:hint="eastAsia"/>
      </w:rPr>
    </w:lvl>
    <w:lvl w:ilvl="1">
      <w:start w:val="1"/>
      <w:numFmt w:val="decimal"/>
      <w:pStyle w:val="2"/>
      <w:lvlText w:val="%1.%2"/>
      <w:lvlJc w:val="left"/>
      <w:pPr>
        <w:tabs>
          <w:tab w:val="num" w:pos="718"/>
        </w:tabs>
        <w:ind w:left="718"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lvlText w:val="%1.%2.%3.%4"/>
      <w:lvlJc w:val="left"/>
      <w:pPr>
        <w:tabs>
          <w:tab w:val="num" w:pos="722"/>
        </w:tabs>
        <w:ind w:left="722" w:hanging="864"/>
      </w:pPr>
      <w:rPr>
        <w:rFonts w:ascii="Times New Roman" w:hAnsi="Times New Roman" w:cs="Times New Roman"/>
        <w:i w:val="0"/>
        <w:iCs w:val="0"/>
        <w:caps w:val="0"/>
        <w:smallCaps w:val="0"/>
        <w:strike w:val="0"/>
        <w:dstrike w:val="0"/>
        <w:noProof w:val="0"/>
        <w:vanish w:val="0"/>
        <w:color w:val="000000"/>
        <w:spacing w:val="0"/>
        <w:position w:val="0"/>
        <w:u w:val="none"/>
        <w:vertAlign w:val="baseline"/>
        <w:em w:val="none"/>
      </w:rPr>
    </w:lvl>
    <w:lvl w:ilvl="4">
      <w:start w:val="1"/>
      <w:numFmt w:val="decimal"/>
      <w:lvlText w:val="%1.%2.%3.%4.%5"/>
      <w:lvlJc w:val="left"/>
      <w:pPr>
        <w:tabs>
          <w:tab w:val="num" w:pos="-2238"/>
        </w:tabs>
        <w:ind w:left="-2238" w:hanging="1008"/>
      </w:pPr>
      <w:rPr>
        <w:rFonts w:hint="eastAsia"/>
      </w:rPr>
    </w:lvl>
    <w:lvl w:ilvl="5">
      <w:start w:val="1"/>
      <w:numFmt w:val="decimal"/>
      <w:lvlText w:val="%1.%2.%3.%4.%5.%6"/>
      <w:lvlJc w:val="left"/>
      <w:pPr>
        <w:tabs>
          <w:tab w:val="num" w:pos="-2094"/>
        </w:tabs>
        <w:ind w:left="-2094" w:hanging="1152"/>
      </w:pPr>
      <w:rPr>
        <w:rFonts w:hint="eastAsia"/>
      </w:rPr>
    </w:lvl>
    <w:lvl w:ilvl="6">
      <w:start w:val="1"/>
      <w:numFmt w:val="decimal"/>
      <w:lvlText w:val="%1.%2.%3.%4.%5.%6.%7"/>
      <w:lvlJc w:val="left"/>
      <w:pPr>
        <w:tabs>
          <w:tab w:val="num" w:pos="-1950"/>
        </w:tabs>
        <w:ind w:left="-1950" w:hanging="1296"/>
      </w:pPr>
      <w:rPr>
        <w:rFonts w:hint="eastAsia"/>
      </w:rPr>
    </w:lvl>
    <w:lvl w:ilvl="7">
      <w:start w:val="1"/>
      <w:numFmt w:val="decimal"/>
      <w:lvlText w:val="%1.%2.%3.%4.%5.%6.%7.%8"/>
      <w:lvlJc w:val="left"/>
      <w:pPr>
        <w:tabs>
          <w:tab w:val="num" w:pos="-1806"/>
        </w:tabs>
        <w:ind w:left="-1806" w:hanging="1440"/>
      </w:pPr>
      <w:rPr>
        <w:rFonts w:hint="eastAsia"/>
      </w:rPr>
    </w:lvl>
    <w:lvl w:ilvl="8">
      <w:start w:val="1"/>
      <w:numFmt w:val="decimal"/>
      <w:lvlText w:val="%1.%2.%3.%4.%5.%6.%7.%8.%9"/>
      <w:lvlJc w:val="left"/>
      <w:pPr>
        <w:tabs>
          <w:tab w:val="num" w:pos="-1662"/>
        </w:tabs>
        <w:ind w:left="-1662" w:hanging="1584"/>
      </w:pPr>
      <w:rPr>
        <w:rFonts w:hint="eastAsia"/>
      </w:rPr>
    </w:lvl>
  </w:abstractNum>
  <w:abstractNum w:abstractNumId="83">
    <w:nsid w:val="1E3636A3"/>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nsid w:val="1E7D4CD1"/>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nsid w:val="1EB07D6F"/>
    <w:multiLevelType w:val="hybridMultilevel"/>
    <w:tmpl w:val="E0FA72FC"/>
    <w:lvl w:ilvl="0" w:tplc="B09AA6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nsid w:val="1FCE5FC0"/>
    <w:multiLevelType w:val="hybridMultilevel"/>
    <w:tmpl w:val="E0FA72FC"/>
    <w:lvl w:ilvl="0" w:tplc="B09AA6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nsid w:val="1FEA0402"/>
    <w:multiLevelType w:val="hybridMultilevel"/>
    <w:tmpl w:val="CFA0BAB4"/>
    <w:lvl w:ilvl="0" w:tplc="8BA811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nsid w:val="209413C3"/>
    <w:multiLevelType w:val="hybridMultilevel"/>
    <w:tmpl w:val="9692E45C"/>
    <w:lvl w:ilvl="0" w:tplc="BEA2DC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nsid w:val="20A63DF5"/>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nsid w:val="20C267A4"/>
    <w:multiLevelType w:val="hybridMultilevel"/>
    <w:tmpl w:val="8D9058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nsid w:val="20E52558"/>
    <w:multiLevelType w:val="hybridMultilevel"/>
    <w:tmpl w:val="D0142FBA"/>
    <w:lvl w:ilvl="0" w:tplc="3586C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nsid w:val="20EC3BCD"/>
    <w:multiLevelType w:val="hybridMultilevel"/>
    <w:tmpl w:val="0E88E674"/>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nsid w:val="217843C3"/>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nsid w:val="228D410A"/>
    <w:multiLevelType w:val="hybridMultilevel"/>
    <w:tmpl w:val="52A879E6"/>
    <w:lvl w:ilvl="0" w:tplc="C21A05B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nsid w:val="229A298F"/>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nsid w:val="22FD7D68"/>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nsid w:val="23355155"/>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nsid w:val="23AA7B1D"/>
    <w:multiLevelType w:val="hybridMultilevel"/>
    <w:tmpl w:val="A14A3C14"/>
    <w:lvl w:ilvl="0" w:tplc="50E4D5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nsid w:val="23D55D11"/>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nsid w:val="24395502"/>
    <w:multiLevelType w:val="hybridMultilevel"/>
    <w:tmpl w:val="BEC04458"/>
    <w:lvl w:ilvl="0" w:tplc="2C10CB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nsid w:val="25FE2CC7"/>
    <w:multiLevelType w:val="hybridMultilevel"/>
    <w:tmpl w:val="97A05E4C"/>
    <w:lvl w:ilvl="0" w:tplc="02DABB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nsid w:val="26181FCA"/>
    <w:multiLevelType w:val="hybridMultilevel"/>
    <w:tmpl w:val="53600032"/>
    <w:lvl w:ilvl="0" w:tplc="FBB042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nsid w:val="26886047"/>
    <w:multiLevelType w:val="hybridMultilevel"/>
    <w:tmpl w:val="C32E485C"/>
    <w:lvl w:ilvl="0" w:tplc="18246F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nsid w:val="268A3E37"/>
    <w:multiLevelType w:val="hybridMultilevel"/>
    <w:tmpl w:val="09DEDC22"/>
    <w:lvl w:ilvl="0" w:tplc="502297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nsid w:val="26985220"/>
    <w:multiLevelType w:val="hybridMultilevel"/>
    <w:tmpl w:val="7BCCB05A"/>
    <w:lvl w:ilvl="0" w:tplc="502297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nsid w:val="278A1A38"/>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nsid w:val="29444389"/>
    <w:multiLevelType w:val="hybridMultilevel"/>
    <w:tmpl w:val="20EECF02"/>
    <w:lvl w:ilvl="0" w:tplc="3B4AF9D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nsid w:val="2A443603"/>
    <w:multiLevelType w:val="hybridMultilevel"/>
    <w:tmpl w:val="986CE53A"/>
    <w:lvl w:ilvl="0" w:tplc="868632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nsid w:val="2ACB5A9A"/>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nsid w:val="2BF3517C"/>
    <w:multiLevelType w:val="hybridMultilevel"/>
    <w:tmpl w:val="93664DBE"/>
    <w:lvl w:ilvl="0" w:tplc="1AD83B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1">
    <w:nsid w:val="2C4E6E60"/>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nsid w:val="2CD931FA"/>
    <w:multiLevelType w:val="hybridMultilevel"/>
    <w:tmpl w:val="D0142FBA"/>
    <w:lvl w:ilvl="0" w:tplc="3586C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3">
    <w:nsid w:val="2CDD5122"/>
    <w:multiLevelType w:val="hybridMultilevel"/>
    <w:tmpl w:val="66E61272"/>
    <w:lvl w:ilvl="0" w:tplc="6BA285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nsid w:val="2D350B7A"/>
    <w:multiLevelType w:val="hybridMultilevel"/>
    <w:tmpl w:val="6ABE5D48"/>
    <w:lvl w:ilvl="0" w:tplc="40323F3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nsid w:val="2F28531D"/>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nsid w:val="2FF45C76"/>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nsid w:val="2FFB5FD2"/>
    <w:multiLevelType w:val="hybridMultilevel"/>
    <w:tmpl w:val="C32E485C"/>
    <w:lvl w:ilvl="0" w:tplc="18246F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8">
    <w:nsid w:val="30B7154C"/>
    <w:multiLevelType w:val="hybridMultilevel"/>
    <w:tmpl w:val="C32E485C"/>
    <w:lvl w:ilvl="0" w:tplc="18246F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9">
    <w:nsid w:val="311A7692"/>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0">
    <w:nsid w:val="31554DCC"/>
    <w:multiLevelType w:val="hybridMultilevel"/>
    <w:tmpl w:val="1C4CFBB2"/>
    <w:lvl w:ilvl="0" w:tplc="502297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1">
    <w:nsid w:val="3158366D"/>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2">
    <w:nsid w:val="31750053"/>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3">
    <w:nsid w:val="317D4B03"/>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4">
    <w:nsid w:val="31E85C59"/>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5">
    <w:nsid w:val="3255371E"/>
    <w:multiLevelType w:val="hybridMultilevel"/>
    <w:tmpl w:val="D68EA078"/>
    <w:lvl w:ilvl="0" w:tplc="B03EB0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6">
    <w:nsid w:val="32C32A54"/>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7">
    <w:nsid w:val="32EB236B"/>
    <w:multiLevelType w:val="hybridMultilevel"/>
    <w:tmpl w:val="A126AF8A"/>
    <w:lvl w:ilvl="0" w:tplc="3A7E4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8">
    <w:nsid w:val="333C4C13"/>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9">
    <w:nsid w:val="339817F6"/>
    <w:multiLevelType w:val="hybridMultilevel"/>
    <w:tmpl w:val="53600032"/>
    <w:lvl w:ilvl="0" w:tplc="FBB042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0">
    <w:nsid w:val="33B976A3"/>
    <w:multiLevelType w:val="hybridMultilevel"/>
    <w:tmpl w:val="53600032"/>
    <w:lvl w:ilvl="0" w:tplc="FBB042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1">
    <w:nsid w:val="33BE4DAE"/>
    <w:multiLevelType w:val="hybridMultilevel"/>
    <w:tmpl w:val="E0FA72FC"/>
    <w:lvl w:ilvl="0" w:tplc="B09AA6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2">
    <w:nsid w:val="33DB0B29"/>
    <w:multiLevelType w:val="hybridMultilevel"/>
    <w:tmpl w:val="C79C4F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3">
    <w:nsid w:val="34530625"/>
    <w:multiLevelType w:val="hybridMultilevel"/>
    <w:tmpl w:val="EB583F7E"/>
    <w:lvl w:ilvl="0" w:tplc="FBB042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4">
    <w:nsid w:val="34845B4D"/>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5">
    <w:nsid w:val="34D212D4"/>
    <w:multiLevelType w:val="hybridMultilevel"/>
    <w:tmpl w:val="244CF8EC"/>
    <w:lvl w:ilvl="0" w:tplc="9EAE24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6">
    <w:nsid w:val="34D51D88"/>
    <w:multiLevelType w:val="hybridMultilevel"/>
    <w:tmpl w:val="F3E2DE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7">
    <w:nsid w:val="35374298"/>
    <w:multiLevelType w:val="hybridMultilevel"/>
    <w:tmpl w:val="D68EA078"/>
    <w:lvl w:ilvl="0" w:tplc="B03EB0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8">
    <w:nsid w:val="355005BC"/>
    <w:multiLevelType w:val="hybridMultilevel"/>
    <w:tmpl w:val="E1F649B8"/>
    <w:lvl w:ilvl="0" w:tplc="502297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9">
    <w:nsid w:val="35AF2857"/>
    <w:multiLevelType w:val="hybridMultilevel"/>
    <w:tmpl w:val="7266307E"/>
    <w:lvl w:ilvl="0" w:tplc="50F2A4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0">
    <w:nsid w:val="36C54FA1"/>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1">
    <w:nsid w:val="37422C40"/>
    <w:multiLevelType w:val="hybridMultilevel"/>
    <w:tmpl w:val="51104304"/>
    <w:lvl w:ilvl="0" w:tplc="0192A4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2">
    <w:nsid w:val="37D5350D"/>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3">
    <w:nsid w:val="37F14F9A"/>
    <w:multiLevelType w:val="hybridMultilevel"/>
    <w:tmpl w:val="1FC4E5D2"/>
    <w:lvl w:ilvl="0" w:tplc="C866A27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4">
    <w:nsid w:val="38293208"/>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5">
    <w:nsid w:val="385D02DF"/>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6">
    <w:nsid w:val="398866CE"/>
    <w:multiLevelType w:val="hybridMultilevel"/>
    <w:tmpl w:val="7C7ABA52"/>
    <w:lvl w:ilvl="0" w:tplc="71C28C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7">
    <w:nsid w:val="39D72021"/>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8">
    <w:nsid w:val="39E00503"/>
    <w:multiLevelType w:val="hybridMultilevel"/>
    <w:tmpl w:val="51104304"/>
    <w:lvl w:ilvl="0" w:tplc="0192A4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9">
    <w:nsid w:val="39EE1B21"/>
    <w:multiLevelType w:val="hybridMultilevel"/>
    <w:tmpl w:val="C32E485C"/>
    <w:lvl w:ilvl="0" w:tplc="18246F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0">
    <w:nsid w:val="39F36D5B"/>
    <w:multiLevelType w:val="hybridMultilevel"/>
    <w:tmpl w:val="09DEDC22"/>
    <w:lvl w:ilvl="0" w:tplc="502297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1">
    <w:nsid w:val="3A5C1256"/>
    <w:multiLevelType w:val="hybridMultilevel"/>
    <w:tmpl w:val="3EC8FBA4"/>
    <w:lvl w:ilvl="0" w:tplc="5D3A0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2">
    <w:nsid w:val="3BE04BF4"/>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3">
    <w:nsid w:val="3C955ACD"/>
    <w:multiLevelType w:val="hybridMultilevel"/>
    <w:tmpl w:val="F67C8658"/>
    <w:lvl w:ilvl="0" w:tplc="44E436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4">
    <w:nsid w:val="3D1A4B1D"/>
    <w:multiLevelType w:val="hybridMultilevel"/>
    <w:tmpl w:val="A126AF8A"/>
    <w:lvl w:ilvl="0" w:tplc="3A7E4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5">
    <w:nsid w:val="3D202A19"/>
    <w:multiLevelType w:val="hybridMultilevel"/>
    <w:tmpl w:val="8B083DD2"/>
    <w:lvl w:ilvl="0" w:tplc="6610D4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6">
    <w:nsid w:val="3D3F59E1"/>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7">
    <w:nsid w:val="3D9F331A"/>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8">
    <w:nsid w:val="3E8D73CB"/>
    <w:multiLevelType w:val="hybridMultilevel"/>
    <w:tmpl w:val="7BCCB05A"/>
    <w:lvl w:ilvl="0" w:tplc="502297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9">
    <w:nsid w:val="3EC55260"/>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0">
    <w:nsid w:val="3EC845B0"/>
    <w:multiLevelType w:val="hybridMultilevel"/>
    <w:tmpl w:val="1A708452"/>
    <w:lvl w:ilvl="0" w:tplc="DE5296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1">
    <w:nsid w:val="3EF457CC"/>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2">
    <w:nsid w:val="3F293E44"/>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3">
    <w:nsid w:val="3F36498A"/>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4">
    <w:nsid w:val="3F6D76D0"/>
    <w:multiLevelType w:val="hybridMultilevel"/>
    <w:tmpl w:val="F67C8658"/>
    <w:lvl w:ilvl="0" w:tplc="44E436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5">
    <w:nsid w:val="3FAE330A"/>
    <w:multiLevelType w:val="hybridMultilevel"/>
    <w:tmpl w:val="51104304"/>
    <w:lvl w:ilvl="0" w:tplc="0192A4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6">
    <w:nsid w:val="403C1246"/>
    <w:multiLevelType w:val="hybridMultilevel"/>
    <w:tmpl w:val="9606D832"/>
    <w:lvl w:ilvl="0" w:tplc="5F6624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7">
    <w:nsid w:val="40816710"/>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8">
    <w:nsid w:val="424D4A70"/>
    <w:multiLevelType w:val="hybridMultilevel"/>
    <w:tmpl w:val="BDC825F2"/>
    <w:lvl w:ilvl="0" w:tplc="6F520E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9">
    <w:nsid w:val="42D1035B"/>
    <w:multiLevelType w:val="hybridMultilevel"/>
    <w:tmpl w:val="09DEDC22"/>
    <w:lvl w:ilvl="0" w:tplc="502297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0">
    <w:nsid w:val="439E3D7F"/>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1">
    <w:nsid w:val="43FD7B7C"/>
    <w:multiLevelType w:val="hybridMultilevel"/>
    <w:tmpl w:val="51104304"/>
    <w:lvl w:ilvl="0" w:tplc="0192A4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2">
    <w:nsid w:val="44066485"/>
    <w:multiLevelType w:val="hybridMultilevel"/>
    <w:tmpl w:val="1DA6D80C"/>
    <w:lvl w:ilvl="0" w:tplc="2DF44A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3">
    <w:nsid w:val="444F4C04"/>
    <w:multiLevelType w:val="hybridMultilevel"/>
    <w:tmpl w:val="F67C8658"/>
    <w:lvl w:ilvl="0" w:tplc="44E436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4">
    <w:nsid w:val="44757B11"/>
    <w:multiLevelType w:val="hybridMultilevel"/>
    <w:tmpl w:val="DE528ABA"/>
    <w:lvl w:ilvl="0" w:tplc="8BC6A0A2">
      <w:start w:val="1"/>
      <w:numFmt w:val="decimal"/>
      <w:lvlText w:val="（%1）"/>
      <w:lvlJc w:val="left"/>
      <w:pPr>
        <w:ind w:left="720" w:hanging="7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5">
    <w:nsid w:val="44E670F2"/>
    <w:multiLevelType w:val="hybridMultilevel"/>
    <w:tmpl w:val="A894E334"/>
    <w:lvl w:ilvl="0" w:tplc="4CDC119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6">
    <w:nsid w:val="45D36EC9"/>
    <w:multiLevelType w:val="hybridMultilevel"/>
    <w:tmpl w:val="691236BC"/>
    <w:lvl w:ilvl="0" w:tplc="315630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7">
    <w:nsid w:val="45E76567"/>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8">
    <w:nsid w:val="46BA1842"/>
    <w:multiLevelType w:val="hybridMultilevel"/>
    <w:tmpl w:val="8D06ADC0"/>
    <w:lvl w:ilvl="0" w:tplc="7CAE7B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9">
    <w:nsid w:val="46C35775"/>
    <w:multiLevelType w:val="hybridMultilevel"/>
    <w:tmpl w:val="2DF20932"/>
    <w:lvl w:ilvl="0" w:tplc="E07C90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0">
    <w:nsid w:val="472D4D3C"/>
    <w:multiLevelType w:val="hybridMultilevel"/>
    <w:tmpl w:val="EB583F7E"/>
    <w:lvl w:ilvl="0" w:tplc="FBB042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1">
    <w:nsid w:val="47541DA2"/>
    <w:multiLevelType w:val="hybridMultilevel"/>
    <w:tmpl w:val="AA2E5476"/>
    <w:lvl w:ilvl="0" w:tplc="D1FE80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2">
    <w:nsid w:val="47815B9A"/>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3">
    <w:nsid w:val="47D57CB9"/>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4">
    <w:nsid w:val="480F367A"/>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5">
    <w:nsid w:val="48A94351"/>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6">
    <w:nsid w:val="48EA768D"/>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7">
    <w:nsid w:val="49D41AB5"/>
    <w:multiLevelType w:val="hybridMultilevel"/>
    <w:tmpl w:val="09DEDC22"/>
    <w:lvl w:ilvl="0" w:tplc="502297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8">
    <w:nsid w:val="4A427EB4"/>
    <w:multiLevelType w:val="hybridMultilevel"/>
    <w:tmpl w:val="517EA9FE"/>
    <w:lvl w:ilvl="0" w:tplc="D0444B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9">
    <w:nsid w:val="4A6829EE"/>
    <w:multiLevelType w:val="hybridMultilevel"/>
    <w:tmpl w:val="EB583F7E"/>
    <w:lvl w:ilvl="0" w:tplc="FBB042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0">
    <w:nsid w:val="4B037B13"/>
    <w:multiLevelType w:val="hybridMultilevel"/>
    <w:tmpl w:val="53600032"/>
    <w:lvl w:ilvl="0" w:tplc="FBB042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1">
    <w:nsid w:val="4B05383E"/>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2">
    <w:nsid w:val="4B3C7BE3"/>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3">
    <w:nsid w:val="4B873401"/>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4">
    <w:nsid w:val="4C0F255E"/>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5">
    <w:nsid w:val="4CEC2E5B"/>
    <w:multiLevelType w:val="hybridMultilevel"/>
    <w:tmpl w:val="AA2E5476"/>
    <w:lvl w:ilvl="0" w:tplc="D1FE80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6">
    <w:nsid w:val="4D270A72"/>
    <w:multiLevelType w:val="hybridMultilevel"/>
    <w:tmpl w:val="BE02EC50"/>
    <w:lvl w:ilvl="0" w:tplc="C22E07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7">
    <w:nsid w:val="4D6B5091"/>
    <w:multiLevelType w:val="hybridMultilevel"/>
    <w:tmpl w:val="54CEEE42"/>
    <w:lvl w:ilvl="0" w:tplc="06EAB5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8">
    <w:nsid w:val="4DAC7BCC"/>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9">
    <w:nsid w:val="4E124F89"/>
    <w:multiLevelType w:val="hybridMultilevel"/>
    <w:tmpl w:val="02560A38"/>
    <w:lvl w:ilvl="0" w:tplc="4CDC119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0">
    <w:nsid w:val="4E182CD3"/>
    <w:multiLevelType w:val="hybridMultilevel"/>
    <w:tmpl w:val="EB583F7E"/>
    <w:lvl w:ilvl="0" w:tplc="FBB042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1">
    <w:nsid w:val="4E1F2FF8"/>
    <w:multiLevelType w:val="hybridMultilevel"/>
    <w:tmpl w:val="080AB4DE"/>
    <w:lvl w:ilvl="0" w:tplc="5150FC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2">
    <w:nsid w:val="4ECE6F7D"/>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3">
    <w:nsid w:val="504D70F8"/>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4">
    <w:nsid w:val="508C56D1"/>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5">
    <w:nsid w:val="509E12BD"/>
    <w:multiLevelType w:val="hybridMultilevel"/>
    <w:tmpl w:val="A2B0C8AA"/>
    <w:lvl w:ilvl="0" w:tplc="455AF6F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6">
    <w:nsid w:val="513C2775"/>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7">
    <w:nsid w:val="52460481"/>
    <w:multiLevelType w:val="hybridMultilevel"/>
    <w:tmpl w:val="C32E485C"/>
    <w:lvl w:ilvl="0" w:tplc="18246F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8">
    <w:nsid w:val="52DB5D67"/>
    <w:multiLevelType w:val="hybridMultilevel"/>
    <w:tmpl w:val="AA90E5B2"/>
    <w:lvl w:ilvl="0" w:tplc="502297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9">
    <w:nsid w:val="535479ED"/>
    <w:multiLevelType w:val="hybridMultilevel"/>
    <w:tmpl w:val="F3E2DE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0">
    <w:nsid w:val="537E55FC"/>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1">
    <w:nsid w:val="53F40D00"/>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2">
    <w:nsid w:val="547565E7"/>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3">
    <w:nsid w:val="54A45FB8"/>
    <w:multiLevelType w:val="hybridMultilevel"/>
    <w:tmpl w:val="CDE8D48E"/>
    <w:lvl w:ilvl="0" w:tplc="837EE4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4">
    <w:nsid w:val="54C71F16"/>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5">
    <w:nsid w:val="54E362F7"/>
    <w:multiLevelType w:val="hybridMultilevel"/>
    <w:tmpl w:val="174286BA"/>
    <w:lvl w:ilvl="0" w:tplc="502297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6">
    <w:nsid w:val="5507440C"/>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7">
    <w:nsid w:val="55532761"/>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8">
    <w:nsid w:val="560B3A7A"/>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9">
    <w:nsid w:val="56B104E1"/>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0">
    <w:nsid w:val="571D43F8"/>
    <w:multiLevelType w:val="hybridMultilevel"/>
    <w:tmpl w:val="37D8B850"/>
    <w:lvl w:ilvl="0" w:tplc="655A98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1">
    <w:nsid w:val="57D14746"/>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2">
    <w:nsid w:val="57E940CB"/>
    <w:multiLevelType w:val="hybridMultilevel"/>
    <w:tmpl w:val="7BCCB05A"/>
    <w:lvl w:ilvl="0" w:tplc="502297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3">
    <w:nsid w:val="585F7C99"/>
    <w:multiLevelType w:val="hybridMultilevel"/>
    <w:tmpl w:val="AA2E5476"/>
    <w:lvl w:ilvl="0" w:tplc="D1FE80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4">
    <w:nsid w:val="58656CF8"/>
    <w:multiLevelType w:val="hybridMultilevel"/>
    <w:tmpl w:val="AA2E5476"/>
    <w:lvl w:ilvl="0" w:tplc="D1FE80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5">
    <w:nsid w:val="594B5CC8"/>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6">
    <w:nsid w:val="5994552D"/>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7">
    <w:nsid w:val="59C22555"/>
    <w:multiLevelType w:val="hybridMultilevel"/>
    <w:tmpl w:val="C32E485C"/>
    <w:lvl w:ilvl="0" w:tplc="18246F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8">
    <w:nsid w:val="5AE66266"/>
    <w:multiLevelType w:val="hybridMultilevel"/>
    <w:tmpl w:val="9104DDEE"/>
    <w:lvl w:ilvl="0" w:tplc="00C269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9">
    <w:nsid w:val="5B4071AB"/>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0">
    <w:nsid w:val="5B994780"/>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1">
    <w:nsid w:val="5BCA2211"/>
    <w:multiLevelType w:val="hybridMultilevel"/>
    <w:tmpl w:val="34E821A0"/>
    <w:lvl w:ilvl="0" w:tplc="7BA4B9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2">
    <w:nsid w:val="5C1C6CA3"/>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3">
    <w:nsid w:val="5CB55608"/>
    <w:multiLevelType w:val="hybridMultilevel"/>
    <w:tmpl w:val="97A05E4C"/>
    <w:lvl w:ilvl="0" w:tplc="02DABB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4">
    <w:nsid w:val="5D0710A2"/>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5">
    <w:nsid w:val="5D485224"/>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6">
    <w:nsid w:val="5DBA6FE5"/>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7">
    <w:nsid w:val="5EDB4918"/>
    <w:multiLevelType w:val="hybridMultilevel"/>
    <w:tmpl w:val="BBD21E5A"/>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8">
    <w:nsid w:val="602D598A"/>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9">
    <w:nsid w:val="602D6617"/>
    <w:multiLevelType w:val="hybridMultilevel"/>
    <w:tmpl w:val="7BCCB05A"/>
    <w:lvl w:ilvl="0" w:tplc="502297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0">
    <w:nsid w:val="6088181C"/>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1">
    <w:nsid w:val="60C41417"/>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2">
    <w:nsid w:val="60E21898"/>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3">
    <w:nsid w:val="61485591"/>
    <w:multiLevelType w:val="hybridMultilevel"/>
    <w:tmpl w:val="BAAE3A60"/>
    <w:lvl w:ilvl="0" w:tplc="C988E2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4">
    <w:nsid w:val="615B3BFF"/>
    <w:multiLevelType w:val="hybridMultilevel"/>
    <w:tmpl w:val="EB583F7E"/>
    <w:lvl w:ilvl="0" w:tplc="FBB042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5">
    <w:nsid w:val="62257A0F"/>
    <w:multiLevelType w:val="hybridMultilevel"/>
    <w:tmpl w:val="7FB00BAA"/>
    <w:lvl w:ilvl="0" w:tplc="E8B2A3E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6">
    <w:nsid w:val="637B2539"/>
    <w:multiLevelType w:val="hybridMultilevel"/>
    <w:tmpl w:val="C32E485C"/>
    <w:lvl w:ilvl="0" w:tplc="18246F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7">
    <w:nsid w:val="63BF515E"/>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8">
    <w:nsid w:val="63FC0BA7"/>
    <w:multiLevelType w:val="hybridMultilevel"/>
    <w:tmpl w:val="E0FA72FC"/>
    <w:lvl w:ilvl="0" w:tplc="B09AA6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9">
    <w:nsid w:val="641D7CD5"/>
    <w:multiLevelType w:val="hybridMultilevel"/>
    <w:tmpl w:val="7BCCB05A"/>
    <w:lvl w:ilvl="0" w:tplc="502297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0">
    <w:nsid w:val="645B5364"/>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1">
    <w:nsid w:val="64A42CC0"/>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2">
    <w:nsid w:val="650003A3"/>
    <w:multiLevelType w:val="hybridMultilevel"/>
    <w:tmpl w:val="6F1E3688"/>
    <w:lvl w:ilvl="0" w:tplc="FB80E0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3">
    <w:nsid w:val="65DC7E8C"/>
    <w:multiLevelType w:val="hybridMultilevel"/>
    <w:tmpl w:val="F67C8658"/>
    <w:lvl w:ilvl="0" w:tplc="44E436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4">
    <w:nsid w:val="660C21B5"/>
    <w:multiLevelType w:val="hybridMultilevel"/>
    <w:tmpl w:val="C32E485C"/>
    <w:lvl w:ilvl="0" w:tplc="18246F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5">
    <w:nsid w:val="679D44F5"/>
    <w:multiLevelType w:val="hybridMultilevel"/>
    <w:tmpl w:val="EB583F7E"/>
    <w:lvl w:ilvl="0" w:tplc="FBB042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6">
    <w:nsid w:val="67D51A42"/>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7">
    <w:nsid w:val="68013E3F"/>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8">
    <w:nsid w:val="6859660D"/>
    <w:multiLevelType w:val="hybridMultilevel"/>
    <w:tmpl w:val="51104304"/>
    <w:lvl w:ilvl="0" w:tplc="0192A4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9">
    <w:nsid w:val="692C0A1B"/>
    <w:multiLevelType w:val="hybridMultilevel"/>
    <w:tmpl w:val="7BCCB05A"/>
    <w:lvl w:ilvl="0" w:tplc="502297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0">
    <w:nsid w:val="69484F3D"/>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1">
    <w:nsid w:val="694E17CC"/>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2">
    <w:nsid w:val="69FC3C28"/>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3">
    <w:nsid w:val="6A231D13"/>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4">
    <w:nsid w:val="6AEE7348"/>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5">
    <w:nsid w:val="6B126DA6"/>
    <w:multiLevelType w:val="hybridMultilevel"/>
    <w:tmpl w:val="EB583F7E"/>
    <w:lvl w:ilvl="0" w:tplc="FBB042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6">
    <w:nsid w:val="6B2C5411"/>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7">
    <w:nsid w:val="6C27715C"/>
    <w:multiLevelType w:val="hybridMultilevel"/>
    <w:tmpl w:val="5A60AAC0"/>
    <w:lvl w:ilvl="0" w:tplc="D61449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8">
    <w:nsid w:val="6C3870A9"/>
    <w:multiLevelType w:val="hybridMultilevel"/>
    <w:tmpl w:val="FAA8B546"/>
    <w:lvl w:ilvl="0" w:tplc="502297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9">
    <w:nsid w:val="6CD86222"/>
    <w:multiLevelType w:val="hybridMultilevel"/>
    <w:tmpl w:val="97A05E4C"/>
    <w:lvl w:ilvl="0" w:tplc="02DABB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0">
    <w:nsid w:val="6D3842CE"/>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1">
    <w:nsid w:val="6D4E185F"/>
    <w:multiLevelType w:val="hybridMultilevel"/>
    <w:tmpl w:val="3356D8EA"/>
    <w:lvl w:ilvl="0" w:tplc="F65CB0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2">
    <w:nsid w:val="6D7F6170"/>
    <w:multiLevelType w:val="hybridMultilevel"/>
    <w:tmpl w:val="C32E485C"/>
    <w:lvl w:ilvl="0" w:tplc="18246F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3">
    <w:nsid w:val="6E23738F"/>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4">
    <w:nsid w:val="6E656261"/>
    <w:multiLevelType w:val="hybridMultilevel"/>
    <w:tmpl w:val="09DEDC22"/>
    <w:lvl w:ilvl="0" w:tplc="502297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5">
    <w:nsid w:val="7097202C"/>
    <w:multiLevelType w:val="hybridMultilevel"/>
    <w:tmpl w:val="4B7ADA68"/>
    <w:lvl w:ilvl="0" w:tplc="502297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6">
    <w:nsid w:val="70CD4A6F"/>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7">
    <w:nsid w:val="70F941DE"/>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8">
    <w:nsid w:val="71726858"/>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9">
    <w:nsid w:val="717861C2"/>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0">
    <w:nsid w:val="720A293A"/>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1">
    <w:nsid w:val="72796706"/>
    <w:multiLevelType w:val="hybridMultilevel"/>
    <w:tmpl w:val="D74E4878"/>
    <w:lvl w:ilvl="0" w:tplc="502297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2">
    <w:nsid w:val="72DC31ED"/>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3">
    <w:nsid w:val="738F76EC"/>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4">
    <w:nsid w:val="74715728"/>
    <w:multiLevelType w:val="hybridMultilevel"/>
    <w:tmpl w:val="4B7ADA68"/>
    <w:lvl w:ilvl="0" w:tplc="502297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5">
    <w:nsid w:val="74ED6A8D"/>
    <w:multiLevelType w:val="hybridMultilevel"/>
    <w:tmpl w:val="B82848E8"/>
    <w:lvl w:ilvl="0" w:tplc="6AA812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6">
    <w:nsid w:val="74F36FE3"/>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7">
    <w:nsid w:val="758961AD"/>
    <w:multiLevelType w:val="hybridMultilevel"/>
    <w:tmpl w:val="C9D6A9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8">
    <w:nsid w:val="75B325AF"/>
    <w:multiLevelType w:val="hybridMultilevel"/>
    <w:tmpl w:val="C9D6A9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9">
    <w:nsid w:val="761D07A7"/>
    <w:multiLevelType w:val="hybridMultilevel"/>
    <w:tmpl w:val="51104304"/>
    <w:lvl w:ilvl="0" w:tplc="0192A4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0">
    <w:nsid w:val="764F0525"/>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1">
    <w:nsid w:val="76557246"/>
    <w:multiLevelType w:val="hybridMultilevel"/>
    <w:tmpl w:val="C32E485C"/>
    <w:lvl w:ilvl="0" w:tplc="18246F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2">
    <w:nsid w:val="768F10C2"/>
    <w:multiLevelType w:val="hybridMultilevel"/>
    <w:tmpl w:val="C32E485C"/>
    <w:lvl w:ilvl="0" w:tplc="18246F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3">
    <w:nsid w:val="76A8610B"/>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4">
    <w:nsid w:val="77D62303"/>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5">
    <w:nsid w:val="78A347B3"/>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6">
    <w:nsid w:val="793663F3"/>
    <w:multiLevelType w:val="hybridMultilevel"/>
    <w:tmpl w:val="E3164EA4"/>
    <w:lvl w:ilvl="0" w:tplc="C5D404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7">
    <w:nsid w:val="79480FB5"/>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8">
    <w:nsid w:val="79A332BE"/>
    <w:multiLevelType w:val="hybridMultilevel"/>
    <w:tmpl w:val="AA10B0B0"/>
    <w:lvl w:ilvl="0" w:tplc="DEF299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9">
    <w:nsid w:val="7A27732F"/>
    <w:multiLevelType w:val="hybridMultilevel"/>
    <w:tmpl w:val="C32E485C"/>
    <w:lvl w:ilvl="0" w:tplc="18246F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0">
    <w:nsid w:val="7A670EDF"/>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1">
    <w:nsid w:val="7B203E75"/>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2">
    <w:nsid w:val="7B33396A"/>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3">
    <w:nsid w:val="7B7C1642"/>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4">
    <w:nsid w:val="7B997B14"/>
    <w:multiLevelType w:val="hybridMultilevel"/>
    <w:tmpl w:val="F3E2DE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5">
    <w:nsid w:val="7BAB2448"/>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6">
    <w:nsid w:val="7BAF3147"/>
    <w:multiLevelType w:val="hybridMultilevel"/>
    <w:tmpl w:val="7BCCB05A"/>
    <w:lvl w:ilvl="0" w:tplc="502297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7">
    <w:nsid w:val="7C1D42CB"/>
    <w:multiLevelType w:val="hybridMultilevel"/>
    <w:tmpl w:val="9104DDEE"/>
    <w:lvl w:ilvl="0" w:tplc="00C269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8">
    <w:nsid w:val="7C215E47"/>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9">
    <w:nsid w:val="7C5E7ABF"/>
    <w:multiLevelType w:val="hybridMultilevel"/>
    <w:tmpl w:val="09DEDC22"/>
    <w:lvl w:ilvl="0" w:tplc="502297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0">
    <w:nsid w:val="7CF35051"/>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1">
    <w:nsid w:val="7DB56977"/>
    <w:multiLevelType w:val="hybridMultilevel"/>
    <w:tmpl w:val="09DEDC22"/>
    <w:lvl w:ilvl="0" w:tplc="502297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2">
    <w:nsid w:val="7DE91E13"/>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3">
    <w:nsid w:val="7DF02824"/>
    <w:multiLevelType w:val="hybridMultilevel"/>
    <w:tmpl w:val="7BCCB05A"/>
    <w:lvl w:ilvl="0" w:tplc="502297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4">
    <w:nsid w:val="7DF85EBE"/>
    <w:multiLevelType w:val="hybridMultilevel"/>
    <w:tmpl w:val="D4847BD6"/>
    <w:lvl w:ilvl="0" w:tplc="1862DB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5">
    <w:nsid w:val="7EA42FA0"/>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6">
    <w:nsid w:val="7EEA1896"/>
    <w:multiLevelType w:val="hybridMultilevel"/>
    <w:tmpl w:val="8B48B110"/>
    <w:lvl w:ilvl="0" w:tplc="FBB042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7">
    <w:nsid w:val="7F2A4574"/>
    <w:multiLevelType w:val="hybridMultilevel"/>
    <w:tmpl w:val="B17EA99E"/>
    <w:lvl w:ilvl="0" w:tplc="2270A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0"/>
  </w:num>
  <w:num w:numId="2">
    <w:abstractNumId w:val="82"/>
  </w:num>
  <w:num w:numId="3">
    <w:abstractNumId w:val="205"/>
  </w:num>
  <w:num w:numId="4">
    <w:abstractNumId w:val="176"/>
  </w:num>
  <w:num w:numId="5">
    <w:abstractNumId w:val="60"/>
  </w:num>
  <w:num w:numId="6">
    <w:abstractNumId w:val="137"/>
  </w:num>
  <w:num w:numId="7">
    <w:abstractNumId w:val="160"/>
  </w:num>
  <w:num w:numId="8">
    <w:abstractNumId w:val="45"/>
  </w:num>
  <w:num w:numId="9">
    <w:abstractNumId w:val="268"/>
  </w:num>
  <w:num w:numId="10">
    <w:abstractNumId w:val="275"/>
  </w:num>
  <w:num w:numId="11">
    <w:abstractNumId w:val="284"/>
  </w:num>
  <w:num w:numId="12">
    <w:abstractNumId w:val="78"/>
  </w:num>
  <w:num w:numId="13">
    <w:abstractNumId w:val="138"/>
  </w:num>
  <w:num w:numId="14">
    <w:abstractNumId w:val="43"/>
  </w:num>
  <w:num w:numId="15">
    <w:abstractNumId w:val="39"/>
  </w:num>
  <w:num w:numId="16">
    <w:abstractNumId w:val="309"/>
  </w:num>
  <w:num w:numId="17">
    <w:abstractNumId w:val="120"/>
  </w:num>
  <w:num w:numId="18">
    <w:abstractNumId w:val="169"/>
  </w:num>
  <w:num w:numId="19">
    <w:abstractNumId w:val="187"/>
  </w:num>
  <w:num w:numId="20">
    <w:abstractNumId w:val="62"/>
  </w:num>
  <w:num w:numId="21">
    <w:abstractNumId w:val="274"/>
  </w:num>
  <w:num w:numId="22">
    <w:abstractNumId w:val="311"/>
  </w:num>
  <w:num w:numId="23">
    <w:abstractNumId w:val="104"/>
  </w:num>
  <w:num w:numId="24">
    <w:abstractNumId w:val="281"/>
  </w:num>
  <w:num w:numId="25">
    <w:abstractNumId w:val="35"/>
  </w:num>
  <w:num w:numId="26">
    <w:abstractNumId w:val="313"/>
  </w:num>
  <w:num w:numId="27">
    <w:abstractNumId w:val="2"/>
  </w:num>
  <w:num w:numId="28">
    <w:abstractNumId w:val="105"/>
  </w:num>
  <w:num w:numId="29">
    <w:abstractNumId w:val="158"/>
  </w:num>
  <w:num w:numId="30">
    <w:abstractNumId w:val="222"/>
  </w:num>
  <w:num w:numId="31">
    <w:abstractNumId w:val="259"/>
  </w:num>
  <w:num w:numId="32">
    <w:abstractNumId w:val="73"/>
  </w:num>
  <w:num w:numId="33">
    <w:abstractNumId w:val="22"/>
  </w:num>
  <w:num w:numId="34">
    <w:abstractNumId w:val="49"/>
  </w:num>
  <w:num w:numId="35">
    <w:abstractNumId w:val="41"/>
  </w:num>
  <w:num w:numId="36">
    <w:abstractNumId w:val="249"/>
  </w:num>
  <w:num w:numId="37">
    <w:abstractNumId w:val="239"/>
  </w:num>
  <w:num w:numId="38">
    <w:abstractNumId w:val="46"/>
  </w:num>
  <w:num w:numId="39">
    <w:abstractNumId w:val="306"/>
  </w:num>
  <w:num w:numId="40">
    <w:abstractNumId w:val="215"/>
  </w:num>
  <w:num w:numId="41">
    <w:abstractNumId w:val="52"/>
  </w:num>
  <w:num w:numId="42">
    <w:abstractNumId w:val="47"/>
  </w:num>
  <w:num w:numId="43">
    <w:abstractNumId w:val="143"/>
  </w:num>
  <w:num w:numId="44">
    <w:abstractNumId w:val="175"/>
  </w:num>
  <w:num w:numId="45">
    <w:abstractNumId w:val="199"/>
  </w:num>
  <w:num w:numId="46">
    <w:abstractNumId w:val="230"/>
  </w:num>
  <w:num w:numId="47">
    <w:abstractNumId w:val="280"/>
  </w:num>
  <w:num w:numId="48">
    <w:abstractNumId w:val="125"/>
  </w:num>
  <w:num w:numId="49">
    <w:abstractNumId w:val="293"/>
  </w:num>
  <w:num w:numId="50">
    <w:abstractNumId w:val="38"/>
  </w:num>
  <w:num w:numId="51">
    <w:abstractNumId w:val="97"/>
  </w:num>
  <w:num w:numId="52">
    <w:abstractNumId w:val="23"/>
  </w:num>
  <w:num w:numId="53">
    <w:abstractNumId w:val="250"/>
  </w:num>
  <w:num w:numId="54">
    <w:abstractNumId w:val="218"/>
  </w:num>
  <w:num w:numId="55">
    <w:abstractNumId w:val="42"/>
  </w:num>
  <w:num w:numId="56">
    <w:abstractNumId w:val="106"/>
  </w:num>
  <w:num w:numId="57">
    <w:abstractNumId w:val="48"/>
  </w:num>
  <w:num w:numId="58">
    <w:abstractNumId w:val="37"/>
  </w:num>
  <w:num w:numId="59">
    <w:abstractNumId w:val="310"/>
  </w:num>
  <w:num w:numId="60">
    <w:abstractNumId w:val="191"/>
  </w:num>
  <w:num w:numId="61">
    <w:abstractNumId w:val="32"/>
  </w:num>
  <w:num w:numId="62">
    <w:abstractNumId w:val="198"/>
  </w:num>
  <w:num w:numId="63">
    <w:abstractNumId w:val="315"/>
  </w:num>
  <w:num w:numId="64">
    <w:abstractNumId w:val="142"/>
  </w:num>
  <w:num w:numId="65">
    <w:abstractNumId w:val="18"/>
  </w:num>
  <w:num w:numId="66">
    <w:abstractNumId w:val="65"/>
  </w:num>
  <w:num w:numId="67">
    <w:abstractNumId w:val="256"/>
  </w:num>
  <w:num w:numId="68">
    <w:abstractNumId w:val="210"/>
  </w:num>
  <w:num w:numId="69">
    <w:abstractNumId w:val="80"/>
  </w:num>
  <w:num w:numId="70">
    <w:abstractNumId w:val="100"/>
  </w:num>
  <w:num w:numId="71">
    <w:abstractNumId w:val="40"/>
  </w:num>
  <w:num w:numId="72">
    <w:abstractNumId w:val="174"/>
  </w:num>
  <w:num w:numId="73">
    <w:abstractNumId w:val="59"/>
  </w:num>
  <w:num w:numId="74">
    <w:abstractNumId w:val="278"/>
  </w:num>
  <w:num w:numId="75">
    <w:abstractNumId w:val="76"/>
  </w:num>
  <w:num w:numId="76">
    <w:abstractNumId w:val="208"/>
  </w:num>
  <w:num w:numId="77">
    <w:abstractNumId w:val="159"/>
  </w:num>
  <w:num w:numId="78">
    <w:abstractNumId w:val="96"/>
  </w:num>
  <w:num w:numId="79">
    <w:abstractNumId w:val="161"/>
  </w:num>
  <w:num w:numId="80">
    <w:abstractNumId w:val="50"/>
  </w:num>
  <w:num w:numId="81">
    <w:abstractNumId w:val="93"/>
  </w:num>
  <w:num w:numId="82">
    <w:abstractNumId w:val="204"/>
  </w:num>
  <w:num w:numId="83">
    <w:abstractNumId w:val="167"/>
  </w:num>
  <w:num w:numId="84">
    <w:abstractNumId w:val="122"/>
  </w:num>
  <w:num w:numId="85">
    <w:abstractNumId w:val="113"/>
  </w:num>
  <w:num w:numId="86">
    <w:abstractNumId w:val="25"/>
  </w:num>
  <w:num w:numId="87">
    <w:abstractNumId w:val="63"/>
  </w:num>
  <w:num w:numId="88">
    <w:abstractNumId w:val="79"/>
  </w:num>
  <w:num w:numId="89">
    <w:abstractNumId w:val="226"/>
  </w:num>
  <w:num w:numId="90">
    <w:abstractNumId w:val="237"/>
  </w:num>
  <w:num w:numId="91">
    <w:abstractNumId w:val="183"/>
  </w:num>
  <w:num w:numId="92">
    <w:abstractNumId w:val="247"/>
  </w:num>
  <w:num w:numId="93">
    <w:abstractNumId w:val="17"/>
  </w:num>
  <w:num w:numId="94">
    <w:abstractNumId w:val="232"/>
  </w:num>
  <w:num w:numId="95">
    <w:abstractNumId w:val="126"/>
  </w:num>
  <w:num w:numId="96">
    <w:abstractNumId w:val="245"/>
  </w:num>
  <w:num w:numId="97">
    <w:abstractNumId w:val="163"/>
  </w:num>
  <w:num w:numId="98">
    <w:abstractNumId w:val="290"/>
  </w:num>
  <w:num w:numId="99">
    <w:abstractNumId w:val="83"/>
  </w:num>
  <w:num w:numId="100">
    <w:abstractNumId w:val="236"/>
  </w:num>
  <w:num w:numId="101">
    <w:abstractNumId w:val="31"/>
  </w:num>
  <w:num w:numId="102">
    <w:abstractNumId w:val="291"/>
  </w:num>
  <w:num w:numId="103">
    <w:abstractNumId w:val="11"/>
  </w:num>
  <w:num w:numId="104">
    <w:abstractNumId w:val="234"/>
  </w:num>
  <w:num w:numId="105">
    <w:abstractNumId w:val="194"/>
  </w:num>
  <w:num w:numId="106">
    <w:abstractNumId w:val="266"/>
  </w:num>
  <w:num w:numId="107">
    <w:abstractNumId w:val="111"/>
  </w:num>
  <w:num w:numId="108">
    <w:abstractNumId w:val="92"/>
  </w:num>
  <w:num w:numId="109">
    <w:abstractNumId w:val="254"/>
  </w:num>
  <w:num w:numId="110">
    <w:abstractNumId w:val="317"/>
  </w:num>
  <w:num w:numId="111">
    <w:abstractNumId w:val="128"/>
  </w:num>
  <w:num w:numId="112">
    <w:abstractNumId w:val="292"/>
  </w:num>
  <w:num w:numId="113">
    <w:abstractNumId w:val="260"/>
  </w:num>
  <w:num w:numId="114">
    <w:abstractNumId w:val="84"/>
  </w:num>
  <w:num w:numId="115">
    <w:abstractNumId w:val="308"/>
  </w:num>
  <w:num w:numId="116">
    <w:abstractNumId w:val="273"/>
  </w:num>
  <w:num w:numId="117">
    <w:abstractNumId w:val="56"/>
  </w:num>
  <w:num w:numId="118">
    <w:abstractNumId w:val="279"/>
  </w:num>
  <w:num w:numId="119">
    <w:abstractNumId w:val="99"/>
  </w:num>
  <w:num w:numId="120">
    <w:abstractNumId w:val="9"/>
  </w:num>
  <w:num w:numId="121">
    <w:abstractNumId w:val="34"/>
  </w:num>
  <w:num w:numId="122">
    <w:abstractNumId w:val="207"/>
  </w:num>
  <w:num w:numId="123">
    <w:abstractNumId w:val="229"/>
  </w:num>
  <w:num w:numId="124">
    <w:abstractNumId w:val="74"/>
  </w:num>
  <w:num w:numId="125">
    <w:abstractNumId w:val="8"/>
  </w:num>
  <w:num w:numId="126">
    <w:abstractNumId w:val="264"/>
  </w:num>
  <w:num w:numId="127">
    <w:abstractNumId w:val="202"/>
  </w:num>
  <w:num w:numId="128">
    <w:abstractNumId w:val="118"/>
  </w:num>
  <w:num w:numId="129">
    <w:abstractNumId w:val="283"/>
  </w:num>
  <w:num w:numId="130">
    <w:abstractNumId w:val="1"/>
  </w:num>
  <w:num w:numId="131">
    <w:abstractNumId w:val="270"/>
  </w:num>
  <w:num w:numId="132">
    <w:abstractNumId w:val="170"/>
  </w:num>
  <w:num w:numId="133">
    <w:abstractNumId w:val="162"/>
  </w:num>
  <w:num w:numId="134">
    <w:abstractNumId w:val="221"/>
  </w:num>
  <w:num w:numId="135">
    <w:abstractNumId w:val="235"/>
  </w:num>
  <w:num w:numId="136">
    <w:abstractNumId w:val="3"/>
  </w:num>
  <w:num w:numId="137">
    <w:abstractNumId w:val="211"/>
  </w:num>
  <w:num w:numId="138">
    <w:abstractNumId w:val="276"/>
  </w:num>
  <w:num w:numId="139">
    <w:abstractNumId w:val="147"/>
  </w:num>
  <w:num w:numId="140">
    <w:abstractNumId w:val="277"/>
  </w:num>
  <w:num w:numId="141">
    <w:abstractNumId w:val="225"/>
  </w:num>
  <w:num w:numId="142">
    <w:abstractNumId w:val="107"/>
  </w:num>
  <w:num w:numId="143">
    <w:abstractNumId w:val="217"/>
  </w:num>
  <w:num w:numId="144">
    <w:abstractNumId w:val="114"/>
  </w:num>
  <w:num w:numId="145">
    <w:abstractNumId w:val="95"/>
  </w:num>
  <w:num w:numId="146">
    <w:abstractNumId w:val="94"/>
  </w:num>
  <w:num w:numId="147">
    <w:abstractNumId w:val="305"/>
  </w:num>
  <w:num w:numId="148">
    <w:abstractNumId w:val="261"/>
  </w:num>
  <w:num w:numId="149">
    <w:abstractNumId w:val="246"/>
  </w:num>
  <w:num w:numId="150">
    <w:abstractNumId w:val="312"/>
  </w:num>
  <w:num w:numId="151">
    <w:abstractNumId w:val="123"/>
  </w:num>
  <w:num w:numId="152">
    <w:abstractNumId w:val="299"/>
  </w:num>
  <w:num w:numId="153">
    <w:abstractNumId w:val="203"/>
  </w:num>
  <w:num w:numId="154">
    <w:abstractNumId w:val="197"/>
  </w:num>
  <w:num w:numId="155">
    <w:abstractNumId w:val="251"/>
  </w:num>
  <w:num w:numId="156">
    <w:abstractNumId w:val="300"/>
  </w:num>
  <w:num w:numId="157">
    <w:abstractNumId w:val="13"/>
  </w:num>
  <w:num w:numId="158">
    <w:abstractNumId w:val="294"/>
  </w:num>
  <w:num w:numId="159">
    <w:abstractNumId w:val="148"/>
  </w:num>
  <w:num w:numId="160">
    <w:abstractNumId w:val="192"/>
  </w:num>
  <w:num w:numId="161">
    <w:abstractNumId w:val="55"/>
  </w:num>
  <w:num w:numId="162">
    <w:abstractNumId w:val="58"/>
  </w:num>
  <w:num w:numId="163">
    <w:abstractNumId w:val="103"/>
  </w:num>
  <w:num w:numId="164">
    <w:abstractNumId w:val="193"/>
  </w:num>
  <w:num w:numId="165">
    <w:abstractNumId w:val="303"/>
  </w:num>
  <w:num w:numId="166">
    <w:abstractNumId w:val="289"/>
  </w:num>
  <w:num w:numId="167">
    <w:abstractNumId w:val="177"/>
  </w:num>
  <w:num w:numId="168">
    <w:abstractNumId w:val="182"/>
  </w:num>
  <w:num w:numId="169">
    <w:abstractNumId w:val="71"/>
  </w:num>
  <w:num w:numId="170">
    <w:abstractNumId w:val="242"/>
  </w:num>
  <w:num w:numId="171">
    <w:abstractNumId w:val="216"/>
  </w:num>
  <w:num w:numId="172">
    <w:abstractNumId w:val="179"/>
  </w:num>
  <w:num w:numId="173">
    <w:abstractNumId w:val="186"/>
  </w:num>
  <w:num w:numId="174">
    <w:abstractNumId w:val="101"/>
  </w:num>
  <w:num w:numId="175">
    <w:abstractNumId w:val="240"/>
  </w:num>
  <w:num w:numId="176">
    <w:abstractNumId w:val="81"/>
  </w:num>
  <w:num w:numId="177">
    <w:abstractNumId w:val="157"/>
  </w:num>
  <w:num w:numId="178">
    <w:abstractNumId w:val="227"/>
  </w:num>
  <w:num w:numId="179">
    <w:abstractNumId w:val="116"/>
  </w:num>
  <w:num w:numId="180">
    <w:abstractNumId w:val="297"/>
  </w:num>
  <w:num w:numId="181">
    <w:abstractNumId w:val="185"/>
  </w:num>
  <w:num w:numId="182">
    <w:abstractNumId w:val="124"/>
  </w:num>
  <w:num w:numId="183">
    <w:abstractNumId w:val="144"/>
  </w:num>
  <w:num w:numId="184">
    <w:abstractNumId w:val="117"/>
  </w:num>
  <w:num w:numId="185">
    <w:abstractNumId w:val="5"/>
  </w:num>
  <w:num w:numId="186">
    <w:abstractNumId w:val="140"/>
  </w:num>
  <w:num w:numId="187">
    <w:abstractNumId w:val="212"/>
  </w:num>
  <w:num w:numId="188">
    <w:abstractNumId w:val="184"/>
  </w:num>
  <w:num w:numId="189">
    <w:abstractNumId w:val="206"/>
  </w:num>
  <w:num w:numId="190">
    <w:abstractNumId w:val="150"/>
  </w:num>
  <w:num w:numId="191">
    <w:abstractNumId w:val="89"/>
  </w:num>
  <w:num w:numId="192">
    <w:abstractNumId w:val="109"/>
  </w:num>
  <w:num w:numId="193">
    <w:abstractNumId w:val="149"/>
  </w:num>
  <w:num w:numId="194">
    <w:abstractNumId w:val="152"/>
  </w:num>
  <w:num w:numId="195">
    <w:abstractNumId w:val="263"/>
  </w:num>
  <w:num w:numId="196">
    <w:abstractNumId w:val="258"/>
  </w:num>
  <w:num w:numId="197">
    <w:abstractNumId w:val="4"/>
  </w:num>
  <w:num w:numId="198">
    <w:abstractNumId w:val="134"/>
  </w:num>
  <w:num w:numId="199">
    <w:abstractNumId w:val="262"/>
  </w:num>
  <w:num w:numId="200">
    <w:abstractNumId w:val="233"/>
  </w:num>
  <w:num w:numId="201">
    <w:abstractNumId w:val="302"/>
  </w:num>
  <w:num w:numId="202">
    <w:abstractNumId w:val="115"/>
  </w:num>
  <w:num w:numId="203">
    <w:abstractNumId w:val="66"/>
  </w:num>
  <w:num w:numId="204">
    <w:abstractNumId w:val="238"/>
  </w:num>
  <w:num w:numId="205">
    <w:abstractNumId w:val="28"/>
  </w:num>
  <w:num w:numId="206">
    <w:abstractNumId w:val="141"/>
  </w:num>
  <w:num w:numId="207">
    <w:abstractNumId w:val="214"/>
  </w:num>
  <w:num w:numId="208">
    <w:abstractNumId w:val="145"/>
  </w:num>
  <w:num w:numId="209">
    <w:abstractNumId w:val="241"/>
  </w:num>
  <w:num w:numId="210">
    <w:abstractNumId w:val="30"/>
  </w:num>
  <w:num w:numId="211">
    <w:abstractNumId w:val="219"/>
  </w:num>
  <w:num w:numId="212">
    <w:abstractNumId w:val="29"/>
  </w:num>
  <w:num w:numId="213">
    <w:abstractNumId w:val="286"/>
  </w:num>
  <w:num w:numId="214">
    <w:abstractNumId w:val="269"/>
  </w:num>
  <w:num w:numId="215">
    <w:abstractNumId w:val="54"/>
  </w:num>
  <w:num w:numId="216">
    <w:abstractNumId w:val="257"/>
  </w:num>
  <w:num w:numId="217">
    <w:abstractNumId w:val="272"/>
  </w:num>
  <w:num w:numId="218">
    <w:abstractNumId w:val="121"/>
  </w:num>
  <w:num w:numId="219">
    <w:abstractNumId w:val="119"/>
  </w:num>
  <w:num w:numId="220">
    <w:abstractNumId w:val="301"/>
  </w:num>
  <w:num w:numId="221">
    <w:abstractNumId w:val="36"/>
  </w:num>
  <w:num w:numId="222">
    <w:abstractNumId w:val="20"/>
  </w:num>
  <w:num w:numId="223">
    <w:abstractNumId w:val="27"/>
  </w:num>
  <w:num w:numId="224">
    <w:abstractNumId w:val="75"/>
  </w:num>
  <w:num w:numId="225">
    <w:abstractNumId w:val="90"/>
  </w:num>
  <w:num w:numId="226">
    <w:abstractNumId w:val="132"/>
  </w:num>
  <w:num w:numId="227">
    <w:abstractNumId w:val="136"/>
  </w:num>
  <w:num w:numId="228">
    <w:abstractNumId w:val="72"/>
  </w:num>
  <w:num w:numId="229">
    <w:abstractNumId w:val="53"/>
  </w:num>
  <w:num w:numId="230">
    <w:abstractNumId w:val="220"/>
  </w:num>
  <w:num w:numId="231">
    <w:abstractNumId w:val="285"/>
  </w:num>
  <w:num w:numId="232">
    <w:abstractNumId w:val="307"/>
  </w:num>
  <w:num w:numId="233">
    <w:abstractNumId w:val="304"/>
  </w:num>
  <w:num w:numId="234">
    <w:abstractNumId w:val="296"/>
  </w:num>
  <w:num w:numId="235">
    <w:abstractNumId w:val="201"/>
  </w:num>
  <w:num w:numId="236">
    <w:abstractNumId w:val="88"/>
  </w:num>
  <w:num w:numId="237">
    <w:abstractNumId w:val="154"/>
  </w:num>
  <w:num w:numId="238">
    <w:abstractNumId w:val="57"/>
  </w:num>
  <w:num w:numId="239">
    <w:abstractNumId w:val="151"/>
  </w:num>
  <w:num w:numId="240">
    <w:abstractNumId w:val="108"/>
  </w:num>
  <w:num w:numId="241">
    <w:abstractNumId w:val="155"/>
  </w:num>
  <w:num w:numId="242">
    <w:abstractNumId w:val="69"/>
  </w:num>
  <w:num w:numId="243">
    <w:abstractNumId w:val="172"/>
  </w:num>
  <w:num w:numId="244">
    <w:abstractNumId w:val="178"/>
  </w:num>
  <w:num w:numId="245">
    <w:abstractNumId w:val="16"/>
  </w:num>
  <w:num w:numId="246">
    <w:abstractNumId w:val="135"/>
  </w:num>
  <w:num w:numId="247">
    <w:abstractNumId w:val="19"/>
  </w:num>
  <w:num w:numId="248">
    <w:abstractNumId w:val="12"/>
  </w:num>
  <w:num w:numId="249">
    <w:abstractNumId w:val="314"/>
  </w:num>
  <w:num w:numId="250">
    <w:abstractNumId w:val="252"/>
  </w:num>
  <w:num w:numId="251">
    <w:abstractNumId w:val="231"/>
  </w:num>
  <w:num w:numId="252">
    <w:abstractNumId w:val="91"/>
  </w:num>
  <w:num w:numId="253">
    <w:abstractNumId w:val="7"/>
  </w:num>
  <w:num w:numId="254">
    <w:abstractNumId w:val="33"/>
  </w:num>
  <w:num w:numId="255">
    <w:abstractNumId w:val="166"/>
  </w:num>
  <w:num w:numId="256">
    <w:abstractNumId w:val="112"/>
  </w:num>
  <w:num w:numId="257">
    <w:abstractNumId w:val="64"/>
  </w:num>
  <w:num w:numId="258">
    <w:abstractNumId w:val="168"/>
  </w:num>
  <w:num w:numId="259">
    <w:abstractNumId w:val="196"/>
  </w:num>
  <w:num w:numId="260">
    <w:abstractNumId w:val="271"/>
  </w:num>
  <w:num w:numId="261">
    <w:abstractNumId w:val="139"/>
  </w:num>
  <w:num w:numId="262">
    <w:abstractNumId w:val="146"/>
  </w:num>
  <w:num w:numId="263">
    <w:abstractNumId w:val="6"/>
  </w:num>
  <w:num w:numId="264">
    <w:abstractNumId w:val="298"/>
  </w:num>
  <w:num w:numId="265">
    <w:abstractNumId w:val="267"/>
  </w:num>
  <w:num w:numId="266">
    <w:abstractNumId w:val="243"/>
  </w:num>
  <w:num w:numId="267">
    <w:abstractNumId w:val="110"/>
  </w:num>
  <w:num w:numId="268">
    <w:abstractNumId w:val="213"/>
  </w:num>
  <w:num w:numId="269">
    <w:abstractNumId w:val="15"/>
  </w:num>
  <w:num w:numId="270">
    <w:abstractNumId w:val="188"/>
  </w:num>
  <w:num w:numId="271">
    <w:abstractNumId w:val="98"/>
  </w:num>
  <w:num w:numId="272">
    <w:abstractNumId w:val="68"/>
  </w:num>
  <w:num w:numId="273">
    <w:abstractNumId w:val="173"/>
  </w:num>
  <w:num w:numId="274">
    <w:abstractNumId w:val="85"/>
  </w:num>
  <w:num w:numId="275">
    <w:abstractNumId w:val="244"/>
  </w:num>
  <w:num w:numId="276">
    <w:abstractNumId w:val="24"/>
  </w:num>
  <w:num w:numId="277">
    <w:abstractNumId w:val="209"/>
  </w:num>
  <w:num w:numId="278">
    <w:abstractNumId w:val="223"/>
  </w:num>
  <w:num w:numId="279">
    <w:abstractNumId w:val="61"/>
  </w:num>
  <w:num w:numId="280">
    <w:abstractNumId w:val="131"/>
  </w:num>
  <w:num w:numId="281">
    <w:abstractNumId w:val="189"/>
  </w:num>
  <w:num w:numId="282">
    <w:abstractNumId w:val="130"/>
  </w:num>
  <w:num w:numId="283">
    <w:abstractNumId w:val="228"/>
  </w:num>
  <w:num w:numId="284">
    <w:abstractNumId w:val="26"/>
  </w:num>
  <w:num w:numId="285">
    <w:abstractNumId w:val="127"/>
  </w:num>
  <w:num w:numId="286">
    <w:abstractNumId w:val="0"/>
  </w:num>
  <w:num w:numId="287">
    <w:abstractNumId w:val="195"/>
  </w:num>
  <w:num w:numId="288">
    <w:abstractNumId w:val="164"/>
  </w:num>
  <w:num w:numId="289">
    <w:abstractNumId w:val="10"/>
  </w:num>
  <w:num w:numId="290">
    <w:abstractNumId w:val="133"/>
  </w:num>
  <w:num w:numId="291">
    <w:abstractNumId w:val="190"/>
  </w:num>
  <w:num w:numId="292">
    <w:abstractNumId w:val="181"/>
  </w:num>
  <w:num w:numId="293">
    <w:abstractNumId w:val="86"/>
  </w:num>
  <w:num w:numId="294">
    <w:abstractNumId w:val="255"/>
  </w:num>
  <w:num w:numId="295">
    <w:abstractNumId w:val="287"/>
  </w:num>
  <w:num w:numId="296">
    <w:abstractNumId w:val="21"/>
  </w:num>
  <w:num w:numId="297">
    <w:abstractNumId w:val="44"/>
  </w:num>
  <w:num w:numId="298">
    <w:abstractNumId w:val="265"/>
  </w:num>
  <w:num w:numId="299">
    <w:abstractNumId w:val="288"/>
  </w:num>
  <w:num w:numId="300">
    <w:abstractNumId w:val="67"/>
  </w:num>
  <w:num w:numId="301">
    <w:abstractNumId w:val="153"/>
  </w:num>
  <w:num w:numId="302">
    <w:abstractNumId w:val="248"/>
  </w:num>
  <w:num w:numId="303">
    <w:abstractNumId w:val="200"/>
  </w:num>
  <w:num w:numId="304">
    <w:abstractNumId w:val="102"/>
  </w:num>
  <w:num w:numId="305">
    <w:abstractNumId w:val="224"/>
  </w:num>
  <w:num w:numId="306">
    <w:abstractNumId w:val="253"/>
  </w:num>
  <w:num w:numId="307">
    <w:abstractNumId w:val="51"/>
  </w:num>
  <w:num w:numId="308">
    <w:abstractNumId w:val="180"/>
  </w:num>
  <w:num w:numId="309">
    <w:abstractNumId w:val="129"/>
  </w:num>
  <w:num w:numId="310">
    <w:abstractNumId w:val="316"/>
  </w:num>
  <w:num w:numId="311">
    <w:abstractNumId w:val="82"/>
  </w:num>
  <w:num w:numId="312">
    <w:abstractNumId w:val="87"/>
  </w:num>
  <w:num w:numId="313">
    <w:abstractNumId w:val="295"/>
  </w:num>
  <w:num w:numId="314">
    <w:abstractNumId w:val="156"/>
  </w:num>
  <w:num w:numId="315">
    <w:abstractNumId w:val="14"/>
  </w:num>
  <w:num w:numId="316">
    <w:abstractNumId w:val="77"/>
  </w:num>
  <w:num w:numId="317">
    <w:abstractNumId w:val="165"/>
  </w:num>
  <w:num w:numId="318">
    <w:abstractNumId w:val="282"/>
  </w:num>
  <w:num w:numId="319">
    <w:abstractNumId w:val="171"/>
  </w:num>
  <w:numIdMacAtCleanup w:val="3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hideSpellingErrors/>
  <w:trackRevisions/>
  <w:defaultTabStop w:val="420"/>
  <w:drawingGridHorizontalSpacing w:val="105"/>
  <w:drawingGridVerticalSpacing w:val="199"/>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65FEA"/>
    <w:rsid w:val="000002B6"/>
    <w:rsid w:val="000007B6"/>
    <w:rsid w:val="00001B8B"/>
    <w:rsid w:val="00001CA9"/>
    <w:rsid w:val="00002160"/>
    <w:rsid w:val="0000350B"/>
    <w:rsid w:val="0000393A"/>
    <w:rsid w:val="000040CE"/>
    <w:rsid w:val="0000499A"/>
    <w:rsid w:val="000050E1"/>
    <w:rsid w:val="00005142"/>
    <w:rsid w:val="00005C1C"/>
    <w:rsid w:val="00006C4C"/>
    <w:rsid w:val="00006D6D"/>
    <w:rsid w:val="00006DEB"/>
    <w:rsid w:val="000070E1"/>
    <w:rsid w:val="000073FD"/>
    <w:rsid w:val="00007B1C"/>
    <w:rsid w:val="00007B5D"/>
    <w:rsid w:val="000104B0"/>
    <w:rsid w:val="0001052E"/>
    <w:rsid w:val="00010C0C"/>
    <w:rsid w:val="00010C61"/>
    <w:rsid w:val="00011F3A"/>
    <w:rsid w:val="000120B5"/>
    <w:rsid w:val="00012560"/>
    <w:rsid w:val="000129E4"/>
    <w:rsid w:val="00013FA1"/>
    <w:rsid w:val="000141A5"/>
    <w:rsid w:val="0001474C"/>
    <w:rsid w:val="00014AB2"/>
    <w:rsid w:val="00014CAE"/>
    <w:rsid w:val="00014EC6"/>
    <w:rsid w:val="00015FBB"/>
    <w:rsid w:val="00016980"/>
    <w:rsid w:val="00017A8B"/>
    <w:rsid w:val="00020332"/>
    <w:rsid w:val="00020595"/>
    <w:rsid w:val="00020FD3"/>
    <w:rsid w:val="000211F8"/>
    <w:rsid w:val="000218BA"/>
    <w:rsid w:val="00025810"/>
    <w:rsid w:val="00025D61"/>
    <w:rsid w:val="00026128"/>
    <w:rsid w:val="00026270"/>
    <w:rsid w:val="00026B1B"/>
    <w:rsid w:val="00027312"/>
    <w:rsid w:val="000278AB"/>
    <w:rsid w:val="00030149"/>
    <w:rsid w:val="000309C8"/>
    <w:rsid w:val="000311EB"/>
    <w:rsid w:val="00031A1D"/>
    <w:rsid w:val="00033E5B"/>
    <w:rsid w:val="000346E6"/>
    <w:rsid w:val="00034986"/>
    <w:rsid w:val="00034C94"/>
    <w:rsid w:val="00035A83"/>
    <w:rsid w:val="000367FA"/>
    <w:rsid w:val="00036AA0"/>
    <w:rsid w:val="00036B01"/>
    <w:rsid w:val="000370D0"/>
    <w:rsid w:val="0003713A"/>
    <w:rsid w:val="00040B4D"/>
    <w:rsid w:val="00040E7A"/>
    <w:rsid w:val="000414A3"/>
    <w:rsid w:val="0004233F"/>
    <w:rsid w:val="0004268E"/>
    <w:rsid w:val="00042931"/>
    <w:rsid w:val="00042B67"/>
    <w:rsid w:val="00043CD0"/>
    <w:rsid w:val="00043E0A"/>
    <w:rsid w:val="00044FF8"/>
    <w:rsid w:val="000459F0"/>
    <w:rsid w:val="000466EE"/>
    <w:rsid w:val="00046751"/>
    <w:rsid w:val="00047067"/>
    <w:rsid w:val="0004712D"/>
    <w:rsid w:val="00047241"/>
    <w:rsid w:val="000475CA"/>
    <w:rsid w:val="000478BB"/>
    <w:rsid w:val="00050B3D"/>
    <w:rsid w:val="00051369"/>
    <w:rsid w:val="0005177B"/>
    <w:rsid w:val="00051793"/>
    <w:rsid w:val="00052081"/>
    <w:rsid w:val="000525FB"/>
    <w:rsid w:val="000530C2"/>
    <w:rsid w:val="0005388D"/>
    <w:rsid w:val="00053A2A"/>
    <w:rsid w:val="0005657B"/>
    <w:rsid w:val="00056E27"/>
    <w:rsid w:val="00056EA7"/>
    <w:rsid w:val="000625BE"/>
    <w:rsid w:val="000626DF"/>
    <w:rsid w:val="000636DF"/>
    <w:rsid w:val="000637C0"/>
    <w:rsid w:val="000652FB"/>
    <w:rsid w:val="000657F2"/>
    <w:rsid w:val="00065AE8"/>
    <w:rsid w:val="00065B8E"/>
    <w:rsid w:val="00065F4C"/>
    <w:rsid w:val="0006658A"/>
    <w:rsid w:val="0006682E"/>
    <w:rsid w:val="000673D1"/>
    <w:rsid w:val="000675B4"/>
    <w:rsid w:val="00067622"/>
    <w:rsid w:val="00067F81"/>
    <w:rsid w:val="0007023F"/>
    <w:rsid w:val="00070B5E"/>
    <w:rsid w:val="0007101D"/>
    <w:rsid w:val="00071960"/>
    <w:rsid w:val="00071E40"/>
    <w:rsid w:val="00071F46"/>
    <w:rsid w:val="00072269"/>
    <w:rsid w:val="00072D1F"/>
    <w:rsid w:val="00072E81"/>
    <w:rsid w:val="0007385E"/>
    <w:rsid w:val="00074197"/>
    <w:rsid w:val="00074B35"/>
    <w:rsid w:val="00074E64"/>
    <w:rsid w:val="00074F72"/>
    <w:rsid w:val="000752E9"/>
    <w:rsid w:val="000754C3"/>
    <w:rsid w:val="0007644C"/>
    <w:rsid w:val="000768A4"/>
    <w:rsid w:val="0007765A"/>
    <w:rsid w:val="00077CA7"/>
    <w:rsid w:val="00080484"/>
    <w:rsid w:val="000813F3"/>
    <w:rsid w:val="00082C10"/>
    <w:rsid w:val="00082F87"/>
    <w:rsid w:val="0008326E"/>
    <w:rsid w:val="0008331D"/>
    <w:rsid w:val="00083BFB"/>
    <w:rsid w:val="00083C64"/>
    <w:rsid w:val="000841DE"/>
    <w:rsid w:val="000852B4"/>
    <w:rsid w:val="00085C3A"/>
    <w:rsid w:val="00086AAE"/>
    <w:rsid w:val="00087A09"/>
    <w:rsid w:val="00087A27"/>
    <w:rsid w:val="00087E78"/>
    <w:rsid w:val="00090CB8"/>
    <w:rsid w:val="00090E63"/>
    <w:rsid w:val="0009201A"/>
    <w:rsid w:val="00092345"/>
    <w:rsid w:val="000925DF"/>
    <w:rsid w:val="000927C2"/>
    <w:rsid w:val="000944E7"/>
    <w:rsid w:val="00094D3E"/>
    <w:rsid w:val="00094D41"/>
    <w:rsid w:val="000954CF"/>
    <w:rsid w:val="00096713"/>
    <w:rsid w:val="0009698C"/>
    <w:rsid w:val="0009764D"/>
    <w:rsid w:val="000976AA"/>
    <w:rsid w:val="00097FBB"/>
    <w:rsid w:val="000A00DD"/>
    <w:rsid w:val="000A0B31"/>
    <w:rsid w:val="000A1164"/>
    <w:rsid w:val="000A29C7"/>
    <w:rsid w:val="000A2A83"/>
    <w:rsid w:val="000A3BB6"/>
    <w:rsid w:val="000A3D33"/>
    <w:rsid w:val="000A4807"/>
    <w:rsid w:val="000A5312"/>
    <w:rsid w:val="000A5E04"/>
    <w:rsid w:val="000A5FBB"/>
    <w:rsid w:val="000A772C"/>
    <w:rsid w:val="000B0597"/>
    <w:rsid w:val="000B0869"/>
    <w:rsid w:val="000B0A11"/>
    <w:rsid w:val="000B0C98"/>
    <w:rsid w:val="000B0D9B"/>
    <w:rsid w:val="000B0E58"/>
    <w:rsid w:val="000B2A5D"/>
    <w:rsid w:val="000B37C7"/>
    <w:rsid w:val="000B3B16"/>
    <w:rsid w:val="000B5448"/>
    <w:rsid w:val="000B5AB5"/>
    <w:rsid w:val="000B7161"/>
    <w:rsid w:val="000B7A13"/>
    <w:rsid w:val="000B7B1E"/>
    <w:rsid w:val="000B7F74"/>
    <w:rsid w:val="000C08BA"/>
    <w:rsid w:val="000C0DAA"/>
    <w:rsid w:val="000C0E6F"/>
    <w:rsid w:val="000C1261"/>
    <w:rsid w:val="000C1423"/>
    <w:rsid w:val="000C19FB"/>
    <w:rsid w:val="000C1A05"/>
    <w:rsid w:val="000C2899"/>
    <w:rsid w:val="000C2B22"/>
    <w:rsid w:val="000C2C97"/>
    <w:rsid w:val="000C2D04"/>
    <w:rsid w:val="000C2FFA"/>
    <w:rsid w:val="000C3E5A"/>
    <w:rsid w:val="000C460F"/>
    <w:rsid w:val="000C561E"/>
    <w:rsid w:val="000C5B3C"/>
    <w:rsid w:val="000C5F58"/>
    <w:rsid w:val="000C6575"/>
    <w:rsid w:val="000C6985"/>
    <w:rsid w:val="000C6DA1"/>
    <w:rsid w:val="000D010A"/>
    <w:rsid w:val="000D029D"/>
    <w:rsid w:val="000D04E9"/>
    <w:rsid w:val="000D13E2"/>
    <w:rsid w:val="000D1575"/>
    <w:rsid w:val="000D1840"/>
    <w:rsid w:val="000D1BA6"/>
    <w:rsid w:val="000D3515"/>
    <w:rsid w:val="000D3816"/>
    <w:rsid w:val="000D5649"/>
    <w:rsid w:val="000D5BC9"/>
    <w:rsid w:val="000D7912"/>
    <w:rsid w:val="000E06DA"/>
    <w:rsid w:val="000E0C45"/>
    <w:rsid w:val="000E1532"/>
    <w:rsid w:val="000E206B"/>
    <w:rsid w:val="000E273B"/>
    <w:rsid w:val="000E28A0"/>
    <w:rsid w:val="000E2912"/>
    <w:rsid w:val="000E2A31"/>
    <w:rsid w:val="000E2B8B"/>
    <w:rsid w:val="000E2CD7"/>
    <w:rsid w:val="000E3A01"/>
    <w:rsid w:val="000E3EA4"/>
    <w:rsid w:val="000E3EE0"/>
    <w:rsid w:val="000E4152"/>
    <w:rsid w:val="000E4A3E"/>
    <w:rsid w:val="000E5FF7"/>
    <w:rsid w:val="000E656C"/>
    <w:rsid w:val="000E6B44"/>
    <w:rsid w:val="000E6CD6"/>
    <w:rsid w:val="000E72E7"/>
    <w:rsid w:val="000E754E"/>
    <w:rsid w:val="000E7566"/>
    <w:rsid w:val="000E7A44"/>
    <w:rsid w:val="000E7B43"/>
    <w:rsid w:val="000F0AEA"/>
    <w:rsid w:val="000F0FBC"/>
    <w:rsid w:val="000F15EE"/>
    <w:rsid w:val="000F1681"/>
    <w:rsid w:val="000F18F2"/>
    <w:rsid w:val="000F1E11"/>
    <w:rsid w:val="000F1E51"/>
    <w:rsid w:val="000F37D3"/>
    <w:rsid w:val="000F438F"/>
    <w:rsid w:val="000F51B3"/>
    <w:rsid w:val="000F5EB8"/>
    <w:rsid w:val="000F6100"/>
    <w:rsid w:val="000F6748"/>
    <w:rsid w:val="000F7A64"/>
    <w:rsid w:val="000F7F8C"/>
    <w:rsid w:val="00100C3B"/>
    <w:rsid w:val="00100F43"/>
    <w:rsid w:val="00102188"/>
    <w:rsid w:val="001023C1"/>
    <w:rsid w:val="00102E78"/>
    <w:rsid w:val="0010333F"/>
    <w:rsid w:val="00103C6E"/>
    <w:rsid w:val="00103E06"/>
    <w:rsid w:val="001058AF"/>
    <w:rsid w:val="00106208"/>
    <w:rsid w:val="0010722A"/>
    <w:rsid w:val="0011077C"/>
    <w:rsid w:val="00110855"/>
    <w:rsid w:val="00110E9D"/>
    <w:rsid w:val="00112937"/>
    <w:rsid w:val="00113668"/>
    <w:rsid w:val="00114B63"/>
    <w:rsid w:val="00115F6C"/>
    <w:rsid w:val="00117A29"/>
    <w:rsid w:val="00117D1D"/>
    <w:rsid w:val="00120014"/>
    <w:rsid w:val="0012020D"/>
    <w:rsid w:val="00120450"/>
    <w:rsid w:val="00120A2C"/>
    <w:rsid w:val="00120C70"/>
    <w:rsid w:val="0012119E"/>
    <w:rsid w:val="0012185B"/>
    <w:rsid w:val="00121BBE"/>
    <w:rsid w:val="00121BD8"/>
    <w:rsid w:val="00121DDC"/>
    <w:rsid w:val="001228BE"/>
    <w:rsid w:val="00122B51"/>
    <w:rsid w:val="00123978"/>
    <w:rsid w:val="0012433F"/>
    <w:rsid w:val="00124515"/>
    <w:rsid w:val="0012599C"/>
    <w:rsid w:val="00125FBB"/>
    <w:rsid w:val="0012634A"/>
    <w:rsid w:val="00126AD2"/>
    <w:rsid w:val="00126E58"/>
    <w:rsid w:val="001279F6"/>
    <w:rsid w:val="00127F8F"/>
    <w:rsid w:val="001313B3"/>
    <w:rsid w:val="00131EBB"/>
    <w:rsid w:val="00132EEE"/>
    <w:rsid w:val="001333A3"/>
    <w:rsid w:val="001334CF"/>
    <w:rsid w:val="0013355C"/>
    <w:rsid w:val="00133DB3"/>
    <w:rsid w:val="00133DE2"/>
    <w:rsid w:val="00133E56"/>
    <w:rsid w:val="00133F03"/>
    <w:rsid w:val="00134928"/>
    <w:rsid w:val="001350F4"/>
    <w:rsid w:val="00135623"/>
    <w:rsid w:val="00136892"/>
    <w:rsid w:val="001419BD"/>
    <w:rsid w:val="00141BAF"/>
    <w:rsid w:val="00141DD2"/>
    <w:rsid w:val="00142275"/>
    <w:rsid w:val="001429E7"/>
    <w:rsid w:val="00142BF9"/>
    <w:rsid w:val="00142D76"/>
    <w:rsid w:val="00142D90"/>
    <w:rsid w:val="00143163"/>
    <w:rsid w:val="001449F2"/>
    <w:rsid w:val="00144CDD"/>
    <w:rsid w:val="00145AB7"/>
    <w:rsid w:val="00145B93"/>
    <w:rsid w:val="00145F37"/>
    <w:rsid w:val="00145F8B"/>
    <w:rsid w:val="001469A6"/>
    <w:rsid w:val="00147BAB"/>
    <w:rsid w:val="00147F02"/>
    <w:rsid w:val="001504ED"/>
    <w:rsid w:val="00150561"/>
    <w:rsid w:val="001511C0"/>
    <w:rsid w:val="0015120F"/>
    <w:rsid w:val="0015237E"/>
    <w:rsid w:val="001525AE"/>
    <w:rsid w:val="00153176"/>
    <w:rsid w:val="001540A4"/>
    <w:rsid w:val="00154447"/>
    <w:rsid w:val="00155785"/>
    <w:rsid w:val="00156D6A"/>
    <w:rsid w:val="00157EA1"/>
    <w:rsid w:val="001600B9"/>
    <w:rsid w:val="001601D4"/>
    <w:rsid w:val="0016063C"/>
    <w:rsid w:val="0016094B"/>
    <w:rsid w:val="001609FF"/>
    <w:rsid w:val="00161456"/>
    <w:rsid w:val="001620C1"/>
    <w:rsid w:val="00162B14"/>
    <w:rsid w:val="00162E42"/>
    <w:rsid w:val="00163F0A"/>
    <w:rsid w:val="00164161"/>
    <w:rsid w:val="00164456"/>
    <w:rsid w:val="00164603"/>
    <w:rsid w:val="00165CF6"/>
    <w:rsid w:val="001677BA"/>
    <w:rsid w:val="00167995"/>
    <w:rsid w:val="00167AC3"/>
    <w:rsid w:val="00167E26"/>
    <w:rsid w:val="001704A7"/>
    <w:rsid w:val="00170C38"/>
    <w:rsid w:val="001714CD"/>
    <w:rsid w:val="00172E92"/>
    <w:rsid w:val="00174377"/>
    <w:rsid w:val="00175D1B"/>
    <w:rsid w:val="00175DE5"/>
    <w:rsid w:val="00175EC6"/>
    <w:rsid w:val="00176931"/>
    <w:rsid w:val="00176A89"/>
    <w:rsid w:val="00176BFF"/>
    <w:rsid w:val="00176E4A"/>
    <w:rsid w:val="0017799A"/>
    <w:rsid w:val="00181083"/>
    <w:rsid w:val="00181F2F"/>
    <w:rsid w:val="001827E4"/>
    <w:rsid w:val="00182F90"/>
    <w:rsid w:val="00182FB0"/>
    <w:rsid w:val="00183030"/>
    <w:rsid w:val="00183B28"/>
    <w:rsid w:val="00183CD4"/>
    <w:rsid w:val="00183E8B"/>
    <w:rsid w:val="001844D3"/>
    <w:rsid w:val="00184594"/>
    <w:rsid w:val="00184812"/>
    <w:rsid w:val="00184B8B"/>
    <w:rsid w:val="00184E41"/>
    <w:rsid w:val="00184EC0"/>
    <w:rsid w:val="001856C7"/>
    <w:rsid w:val="00185E8D"/>
    <w:rsid w:val="00186C48"/>
    <w:rsid w:val="00190083"/>
    <w:rsid w:val="001909AF"/>
    <w:rsid w:val="001912D4"/>
    <w:rsid w:val="00191EAF"/>
    <w:rsid w:val="00191F54"/>
    <w:rsid w:val="00192AEE"/>
    <w:rsid w:val="0019395C"/>
    <w:rsid w:val="001947D0"/>
    <w:rsid w:val="00194EBD"/>
    <w:rsid w:val="00195A3C"/>
    <w:rsid w:val="00196311"/>
    <w:rsid w:val="00196464"/>
    <w:rsid w:val="0019650A"/>
    <w:rsid w:val="00196EED"/>
    <w:rsid w:val="0019739F"/>
    <w:rsid w:val="001A0CB1"/>
    <w:rsid w:val="001A288D"/>
    <w:rsid w:val="001A297E"/>
    <w:rsid w:val="001A3D33"/>
    <w:rsid w:val="001A499C"/>
    <w:rsid w:val="001A4F65"/>
    <w:rsid w:val="001A508F"/>
    <w:rsid w:val="001A6079"/>
    <w:rsid w:val="001A6DAA"/>
    <w:rsid w:val="001A7819"/>
    <w:rsid w:val="001A78BB"/>
    <w:rsid w:val="001A7C13"/>
    <w:rsid w:val="001B01AA"/>
    <w:rsid w:val="001B048A"/>
    <w:rsid w:val="001B0CC5"/>
    <w:rsid w:val="001B19D5"/>
    <w:rsid w:val="001B296F"/>
    <w:rsid w:val="001B310D"/>
    <w:rsid w:val="001B3967"/>
    <w:rsid w:val="001B3ECA"/>
    <w:rsid w:val="001B4C4E"/>
    <w:rsid w:val="001B5D60"/>
    <w:rsid w:val="001B6F90"/>
    <w:rsid w:val="001B719F"/>
    <w:rsid w:val="001C00CA"/>
    <w:rsid w:val="001C06A5"/>
    <w:rsid w:val="001C1331"/>
    <w:rsid w:val="001C1AB6"/>
    <w:rsid w:val="001C1F1B"/>
    <w:rsid w:val="001C21A6"/>
    <w:rsid w:val="001C25E7"/>
    <w:rsid w:val="001C2699"/>
    <w:rsid w:val="001C3F42"/>
    <w:rsid w:val="001C511B"/>
    <w:rsid w:val="001C5663"/>
    <w:rsid w:val="001C5AF9"/>
    <w:rsid w:val="001C6616"/>
    <w:rsid w:val="001C6BE9"/>
    <w:rsid w:val="001C6C54"/>
    <w:rsid w:val="001C7287"/>
    <w:rsid w:val="001C7B4C"/>
    <w:rsid w:val="001C7CD4"/>
    <w:rsid w:val="001C7D4B"/>
    <w:rsid w:val="001C7D67"/>
    <w:rsid w:val="001D0034"/>
    <w:rsid w:val="001D046D"/>
    <w:rsid w:val="001D0BD1"/>
    <w:rsid w:val="001D146F"/>
    <w:rsid w:val="001D1855"/>
    <w:rsid w:val="001D23C3"/>
    <w:rsid w:val="001D2B16"/>
    <w:rsid w:val="001D2E1C"/>
    <w:rsid w:val="001D5017"/>
    <w:rsid w:val="001D630E"/>
    <w:rsid w:val="001D6378"/>
    <w:rsid w:val="001D6A72"/>
    <w:rsid w:val="001D6DCA"/>
    <w:rsid w:val="001D712B"/>
    <w:rsid w:val="001D75F2"/>
    <w:rsid w:val="001E0142"/>
    <w:rsid w:val="001E15B7"/>
    <w:rsid w:val="001E2218"/>
    <w:rsid w:val="001E273C"/>
    <w:rsid w:val="001E2771"/>
    <w:rsid w:val="001E3130"/>
    <w:rsid w:val="001E53EE"/>
    <w:rsid w:val="001E57BF"/>
    <w:rsid w:val="001E5800"/>
    <w:rsid w:val="001E6CD4"/>
    <w:rsid w:val="001F0536"/>
    <w:rsid w:val="001F09E7"/>
    <w:rsid w:val="001F1DDE"/>
    <w:rsid w:val="001F20F1"/>
    <w:rsid w:val="001F2640"/>
    <w:rsid w:val="001F2FFA"/>
    <w:rsid w:val="001F3068"/>
    <w:rsid w:val="001F30B5"/>
    <w:rsid w:val="001F360B"/>
    <w:rsid w:val="001F4747"/>
    <w:rsid w:val="001F5A19"/>
    <w:rsid w:val="001F60FF"/>
    <w:rsid w:val="001F614F"/>
    <w:rsid w:val="001F6780"/>
    <w:rsid w:val="001F796E"/>
    <w:rsid w:val="001F7D42"/>
    <w:rsid w:val="001F7DE2"/>
    <w:rsid w:val="00200789"/>
    <w:rsid w:val="00201704"/>
    <w:rsid w:val="00201CD6"/>
    <w:rsid w:val="00201E41"/>
    <w:rsid w:val="00202D55"/>
    <w:rsid w:val="002036CB"/>
    <w:rsid w:val="002036F6"/>
    <w:rsid w:val="00203B52"/>
    <w:rsid w:val="00203E0D"/>
    <w:rsid w:val="002042CB"/>
    <w:rsid w:val="002044E8"/>
    <w:rsid w:val="00204775"/>
    <w:rsid w:val="00205A06"/>
    <w:rsid w:val="00205F4B"/>
    <w:rsid w:val="0020629E"/>
    <w:rsid w:val="00206BD2"/>
    <w:rsid w:val="00206DEB"/>
    <w:rsid w:val="0020742A"/>
    <w:rsid w:val="0020745B"/>
    <w:rsid w:val="002078AD"/>
    <w:rsid w:val="002100B1"/>
    <w:rsid w:val="00210275"/>
    <w:rsid w:val="0021040A"/>
    <w:rsid w:val="002114D6"/>
    <w:rsid w:val="002114D7"/>
    <w:rsid w:val="00211A3D"/>
    <w:rsid w:val="0021209A"/>
    <w:rsid w:val="002123A1"/>
    <w:rsid w:val="0021272B"/>
    <w:rsid w:val="00212FE3"/>
    <w:rsid w:val="00214B52"/>
    <w:rsid w:val="002151A9"/>
    <w:rsid w:val="0021554D"/>
    <w:rsid w:val="00215803"/>
    <w:rsid w:val="00215C1F"/>
    <w:rsid w:val="00216513"/>
    <w:rsid w:val="002174D2"/>
    <w:rsid w:val="002206EC"/>
    <w:rsid w:val="00220B42"/>
    <w:rsid w:val="0022179C"/>
    <w:rsid w:val="002225D7"/>
    <w:rsid w:val="00223518"/>
    <w:rsid w:val="00224540"/>
    <w:rsid w:val="00225534"/>
    <w:rsid w:val="00225E7E"/>
    <w:rsid w:val="002265E7"/>
    <w:rsid w:val="002271D5"/>
    <w:rsid w:val="0022736C"/>
    <w:rsid w:val="00231809"/>
    <w:rsid w:val="00231931"/>
    <w:rsid w:val="00232BFB"/>
    <w:rsid w:val="0023385E"/>
    <w:rsid w:val="00233F6A"/>
    <w:rsid w:val="00234118"/>
    <w:rsid w:val="00234855"/>
    <w:rsid w:val="0023555C"/>
    <w:rsid w:val="00235606"/>
    <w:rsid w:val="0023609B"/>
    <w:rsid w:val="002371DC"/>
    <w:rsid w:val="002374B7"/>
    <w:rsid w:val="00237ACB"/>
    <w:rsid w:val="00240E9A"/>
    <w:rsid w:val="00241172"/>
    <w:rsid w:val="00241CBB"/>
    <w:rsid w:val="00241F34"/>
    <w:rsid w:val="0024254E"/>
    <w:rsid w:val="00243073"/>
    <w:rsid w:val="0024464F"/>
    <w:rsid w:val="00244D11"/>
    <w:rsid w:val="00244F10"/>
    <w:rsid w:val="0024508C"/>
    <w:rsid w:val="00245364"/>
    <w:rsid w:val="002455B0"/>
    <w:rsid w:val="00245B36"/>
    <w:rsid w:val="0024770E"/>
    <w:rsid w:val="00247774"/>
    <w:rsid w:val="00247784"/>
    <w:rsid w:val="00247813"/>
    <w:rsid w:val="002500C8"/>
    <w:rsid w:val="0025128A"/>
    <w:rsid w:val="00251B9C"/>
    <w:rsid w:val="00251BD5"/>
    <w:rsid w:val="002527BD"/>
    <w:rsid w:val="00252D60"/>
    <w:rsid w:val="00253087"/>
    <w:rsid w:val="0025346B"/>
    <w:rsid w:val="0025469D"/>
    <w:rsid w:val="00255A5C"/>
    <w:rsid w:val="00255CBC"/>
    <w:rsid w:val="0025659E"/>
    <w:rsid w:val="00256A87"/>
    <w:rsid w:val="00257269"/>
    <w:rsid w:val="00257349"/>
    <w:rsid w:val="002574A0"/>
    <w:rsid w:val="002605EF"/>
    <w:rsid w:val="00260923"/>
    <w:rsid w:val="00260D79"/>
    <w:rsid w:val="00260F4F"/>
    <w:rsid w:val="0026156D"/>
    <w:rsid w:val="00261C04"/>
    <w:rsid w:val="0026208C"/>
    <w:rsid w:val="002623D6"/>
    <w:rsid w:val="00262507"/>
    <w:rsid w:val="00262A08"/>
    <w:rsid w:val="00262F46"/>
    <w:rsid w:val="002635BA"/>
    <w:rsid w:val="002635CA"/>
    <w:rsid w:val="0026364B"/>
    <w:rsid w:val="00263811"/>
    <w:rsid w:val="002642ED"/>
    <w:rsid w:val="0026445C"/>
    <w:rsid w:val="00264461"/>
    <w:rsid w:val="00265C7C"/>
    <w:rsid w:val="00265FEA"/>
    <w:rsid w:val="00266843"/>
    <w:rsid w:val="002672AC"/>
    <w:rsid w:val="0026779A"/>
    <w:rsid w:val="00267B13"/>
    <w:rsid w:val="00270A23"/>
    <w:rsid w:val="00270C8E"/>
    <w:rsid w:val="00271DD3"/>
    <w:rsid w:val="00271EB9"/>
    <w:rsid w:val="00272AA8"/>
    <w:rsid w:val="00272DA3"/>
    <w:rsid w:val="002736D7"/>
    <w:rsid w:val="002754A0"/>
    <w:rsid w:val="00276754"/>
    <w:rsid w:val="0027689C"/>
    <w:rsid w:val="00276FB7"/>
    <w:rsid w:val="00277383"/>
    <w:rsid w:val="00277501"/>
    <w:rsid w:val="002775E4"/>
    <w:rsid w:val="002805E4"/>
    <w:rsid w:val="002825FB"/>
    <w:rsid w:val="00282B29"/>
    <w:rsid w:val="00283176"/>
    <w:rsid w:val="00283CB3"/>
    <w:rsid w:val="00283CFC"/>
    <w:rsid w:val="00284894"/>
    <w:rsid w:val="00285777"/>
    <w:rsid w:val="002859A1"/>
    <w:rsid w:val="00285BD6"/>
    <w:rsid w:val="00285CE2"/>
    <w:rsid w:val="0028654A"/>
    <w:rsid w:val="00287988"/>
    <w:rsid w:val="00287CDB"/>
    <w:rsid w:val="0029020A"/>
    <w:rsid w:val="00290F89"/>
    <w:rsid w:val="0029124E"/>
    <w:rsid w:val="002922A1"/>
    <w:rsid w:val="00292562"/>
    <w:rsid w:val="00293160"/>
    <w:rsid w:val="002939E8"/>
    <w:rsid w:val="00293C00"/>
    <w:rsid w:val="00293C66"/>
    <w:rsid w:val="0029495E"/>
    <w:rsid w:val="00294BF3"/>
    <w:rsid w:val="00295113"/>
    <w:rsid w:val="00295737"/>
    <w:rsid w:val="00295859"/>
    <w:rsid w:val="00295DE8"/>
    <w:rsid w:val="00295E9C"/>
    <w:rsid w:val="00296540"/>
    <w:rsid w:val="00296A0A"/>
    <w:rsid w:val="00297C47"/>
    <w:rsid w:val="00297E47"/>
    <w:rsid w:val="002A0470"/>
    <w:rsid w:val="002A060F"/>
    <w:rsid w:val="002A1155"/>
    <w:rsid w:val="002A1A4E"/>
    <w:rsid w:val="002A203B"/>
    <w:rsid w:val="002A2361"/>
    <w:rsid w:val="002A2F28"/>
    <w:rsid w:val="002A3092"/>
    <w:rsid w:val="002A36BC"/>
    <w:rsid w:val="002A38B0"/>
    <w:rsid w:val="002A3E1B"/>
    <w:rsid w:val="002A4382"/>
    <w:rsid w:val="002A4701"/>
    <w:rsid w:val="002A48DC"/>
    <w:rsid w:val="002A5362"/>
    <w:rsid w:val="002A63CA"/>
    <w:rsid w:val="002A66F0"/>
    <w:rsid w:val="002A6999"/>
    <w:rsid w:val="002A78D4"/>
    <w:rsid w:val="002B1B7B"/>
    <w:rsid w:val="002B2654"/>
    <w:rsid w:val="002B3FE9"/>
    <w:rsid w:val="002B4D13"/>
    <w:rsid w:val="002B5B0B"/>
    <w:rsid w:val="002B5EBD"/>
    <w:rsid w:val="002B65F2"/>
    <w:rsid w:val="002B66D7"/>
    <w:rsid w:val="002B7B6B"/>
    <w:rsid w:val="002B7C45"/>
    <w:rsid w:val="002C0E3C"/>
    <w:rsid w:val="002C2736"/>
    <w:rsid w:val="002C29CA"/>
    <w:rsid w:val="002C2B9D"/>
    <w:rsid w:val="002C376F"/>
    <w:rsid w:val="002C3CD5"/>
    <w:rsid w:val="002C4188"/>
    <w:rsid w:val="002C4747"/>
    <w:rsid w:val="002C63D3"/>
    <w:rsid w:val="002C683C"/>
    <w:rsid w:val="002C7B81"/>
    <w:rsid w:val="002D079E"/>
    <w:rsid w:val="002D07F6"/>
    <w:rsid w:val="002D0F28"/>
    <w:rsid w:val="002D17C9"/>
    <w:rsid w:val="002D1A45"/>
    <w:rsid w:val="002D1AAA"/>
    <w:rsid w:val="002D2FDB"/>
    <w:rsid w:val="002D30CB"/>
    <w:rsid w:val="002D3115"/>
    <w:rsid w:val="002D4D82"/>
    <w:rsid w:val="002D517B"/>
    <w:rsid w:val="002D69CD"/>
    <w:rsid w:val="002D7EC6"/>
    <w:rsid w:val="002E12FD"/>
    <w:rsid w:val="002E137E"/>
    <w:rsid w:val="002E193A"/>
    <w:rsid w:val="002E2283"/>
    <w:rsid w:val="002E259A"/>
    <w:rsid w:val="002E2818"/>
    <w:rsid w:val="002E436B"/>
    <w:rsid w:val="002E4F2E"/>
    <w:rsid w:val="002E51BA"/>
    <w:rsid w:val="002E562C"/>
    <w:rsid w:val="002E6D58"/>
    <w:rsid w:val="002E72B9"/>
    <w:rsid w:val="002E78B7"/>
    <w:rsid w:val="002E7FF4"/>
    <w:rsid w:val="002F06DC"/>
    <w:rsid w:val="002F1513"/>
    <w:rsid w:val="002F15D8"/>
    <w:rsid w:val="002F26FE"/>
    <w:rsid w:val="002F2C8B"/>
    <w:rsid w:val="002F31AA"/>
    <w:rsid w:val="002F470A"/>
    <w:rsid w:val="002F473E"/>
    <w:rsid w:val="002F4804"/>
    <w:rsid w:val="002F56EA"/>
    <w:rsid w:val="002F6176"/>
    <w:rsid w:val="002F6998"/>
    <w:rsid w:val="002F6EE2"/>
    <w:rsid w:val="002F6F2A"/>
    <w:rsid w:val="002F6F93"/>
    <w:rsid w:val="002F74BB"/>
    <w:rsid w:val="0030004D"/>
    <w:rsid w:val="00300590"/>
    <w:rsid w:val="00301248"/>
    <w:rsid w:val="003020DB"/>
    <w:rsid w:val="00302A01"/>
    <w:rsid w:val="00302D16"/>
    <w:rsid w:val="00302EB2"/>
    <w:rsid w:val="0030324A"/>
    <w:rsid w:val="00303B11"/>
    <w:rsid w:val="00304C87"/>
    <w:rsid w:val="00306414"/>
    <w:rsid w:val="00306810"/>
    <w:rsid w:val="00306E72"/>
    <w:rsid w:val="00307970"/>
    <w:rsid w:val="0031087A"/>
    <w:rsid w:val="00310C70"/>
    <w:rsid w:val="00312858"/>
    <w:rsid w:val="003144E0"/>
    <w:rsid w:val="003145EA"/>
    <w:rsid w:val="00314631"/>
    <w:rsid w:val="00314BF6"/>
    <w:rsid w:val="0031511C"/>
    <w:rsid w:val="00315A9B"/>
    <w:rsid w:val="003175C5"/>
    <w:rsid w:val="0031768F"/>
    <w:rsid w:val="0032100E"/>
    <w:rsid w:val="00321A85"/>
    <w:rsid w:val="00322696"/>
    <w:rsid w:val="00322962"/>
    <w:rsid w:val="00323168"/>
    <w:rsid w:val="003234C0"/>
    <w:rsid w:val="00323684"/>
    <w:rsid w:val="00323990"/>
    <w:rsid w:val="0032438D"/>
    <w:rsid w:val="00324F05"/>
    <w:rsid w:val="00330D2C"/>
    <w:rsid w:val="00331885"/>
    <w:rsid w:val="00331AFD"/>
    <w:rsid w:val="0033203E"/>
    <w:rsid w:val="003329C8"/>
    <w:rsid w:val="003330C2"/>
    <w:rsid w:val="00333DFC"/>
    <w:rsid w:val="003340BE"/>
    <w:rsid w:val="00334E9E"/>
    <w:rsid w:val="00335FC3"/>
    <w:rsid w:val="0033614B"/>
    <w:rsid w:val="00336650"/>
    <w:rsid w:val="00336B4D"/>
    <w:rsid w:val="003405EC"/>
    <w:rsid w:val="00340A66"/>
    <w:rsid w:val="00341B8C"/>
    <w:rsid w:val="003432A9"/>
    <w:rsid w:val="00343E1E"/>
    <w:rsid w:val="0034452E"/>
    <w:rsid w:val="00344538"/>
    <w:rsid w:val="00344573"/>
    <w:rsid w:val="003454C9"/>
    <w:rsid w:val="00346076"/>
    <w:rsid w:val="00346884"/>
    <w:rsid w:val="0034758D"/>
    <w:rsid w:val="00347F3F"/>
    <w:rsid w:val="00350525"/>
    <w:rsid w:val="003509BC"/>
    <w:rsid w:val="003518FD"/>
    <w:rsid w:val="00351991"/>
    <w:rsid w:val="00351E66"/>
    <w:rsid w:val="00352343"/>
    <w:rsid w:val="0035256A"/>
    <w:rsid w:val="00352E57"/>
    <w:rsid w:val="003533D7"/>
    <w:rsid w:val="00353985"/>
    <w:rsid w:val="00353BBB"/>
    <w:rsid w:val="00354D21"/>
    <w:rsid w:val="00355DA7"/>
    <w:rsid w:val="00356FCD"/>
    <w:rsid w:val="00357023"/>
    <w:rsid w:val="0035742E"/>
    <w:rsid w:val="00357559"/>
    <w:rsid w:val="0035782C"/>
    <w:rsid w:val="00357BF5"/>
    <w:rsid w:val="003600DB"/>
    <w:rsid w:val="00360343"/>
    <w:rsid w:val="00360823"/>
    <w:rsid w:val="0036266C"/>
    <w:rsid w:val="003626F2"/>
    <w:rsid w:val="003628AA"/>
    <w:rsid w:val="00362AF5"/>
    <w:rsid w:val="00362CAA"/>
    <w:rsid w:val="0036326F"/>
    <w:rsid w:val="003632E5"/>
    <w:rsid w:val="00363FD4"/>
    <w:rsid w:val="00365BB7"/>
    <w:rsid w:val="00366088"/>
    <w:rsid w:val="00366132"/>
    <w:rsid w:val="003668F9"/>
    <w:rsid w:val="003669C8"/>
    <w:rsid w:val="00367449"/>
    <w:rsid w:val="00370422"/>
    <w:rsid w:val="003704B1"/>
    <w:rsid w:val="003704C9"/>
    <w:rsid w:val="00370D58"/>
    <w:rsid w:val="00371C19"/>
    <w:rsid w:val="0037258B"/>
    <w:rsid w:val="003727B9"/>
    <w:rsid w:val="00372E41"/>
    <w:rsid w:val="00373F40"/>
    <w:rsid w:val="003753F1"/>
    <w:rsid w:val="00376000"/>
    <w:rsid w:val="003762FF"/>
    <w:rsid w:val="00376819"/>
    <w:rsid w:val="00376EB2"/>
    <w:rsid w:val="00377937"/>
    <w:rsid w:val="00377EC5"/>
    <w:rsid w:val="0038074B"/>
    <w:rsid w:val="003809F4"/>
    <w:rsid w:val="00380B35"/>
    <w:rsid w:val="00380B3B"/>
    <w:rsid w:val="00380BB7"/>
    <w:rsid w:val="003816A8"/>
    <w:rsid w:val="00381C1E"/>
    <w:rsid w:val="00382202"/>
    <w:rsid w:val="00382FB0"/>
    <w:rsid w:val="00383655"/>
    <w:rsid w:val="00383E55"/>
    <w:rsid w:val="003848D1"/>
    <w:rsid w:val="003855A9"/>
    <w:rsid w:val="00385E4B"/>
    <w:rsid w:val="00385E54"/>
    <w:rsid w:val="003870BA"/>
    <w:rsid w:val="00387B68"/>
    <w:rsid w:val="003903CB"/>
    <w:rsid w:val="00391622"/>
    <w:rsid w:val="00392E7F"/>
    <w:rsid w:val="00393519"/>
    <w:rsid w:val="00394D1B"/>
    <w:rsid w:val="00395850"/>
    <w:rsid w:val="00396AA1"/>
    <w:rsid w:val="003973E5"/>
    <w:rsid w:val="003A07BC"/>
    <w:rsid w:val="003A1424"/>
    <w:rsid w:val="003A1666"/>
    <w:rsid w:val="003A18EC"/>
    <w:rsid w:val="003A1FFB"/>
    <w:rsid w:val="003A21EA"/>
    <w:rsid w:val="003A2E24"/>
    <w:rsid w:val="003A37D0"/>
    <w:rsid w:val="003A47B0"/>
    <w:rsid w:val="003A4B46"/>
    <w:rsid w:val="003A4E56"/>
    <w:rsid w:val="003A5859"/>
    <w:rsid w:val="003A5B3B"/>
    <w:rsid w:val="003A6443"/>
    <w:rsid w:val="003A6998"/>
    <w:rsid w:val="003A6D7A"/>
    <w:rsid w:val="003A722F"/>
    <w:rsid w:val="003B09A5"/>
    <w:rsid w:val="003B17FB"/>
    <w:rsid w:val="003B1B40"/>
    <w:rsid w:val="003B2665"/>
    <w:rsid w:val="003B3BCB"/>
    <w:rsid w:val="003B3FF2"/>
    <w:rsid w:val="003B57D1"/>
    <w:rsid w:val="003B72B3"/>
    <w:rsid w:val="003B7D26"/>
    <w:rsid w:val="003B7E40"/>
    <w:rsid w:val="003C0063"/>
    <w:rsid w:val="003C00E2"/>
    <w:rsid w:val="003C0603"/>
    <w:rsid w:val="003C12AE"/>
    <w:rsid w:val="003C17CE"/>
    <w:rsid w:val="003C18B9"/>
    <w:rsid w:val="003C1C61"/>
    <w:rsid w:val="003C1CD8"/>
    <w:rsid w:val="003C307B"/>
    <w:rsid w:val="003C6A80"/>
    <w:rsid w:val="003C6CA7"/>
    <w:rsid w:val="003C6E9C"/>
    <w:rsid w:val="003C71D1"/>
    <w:rsid w:val="003D077C"/>
    <w:rsid w:val="003D077F"/>
    <w:rsid w:val="003D09EF"/>
    <w:rsid w:val="003D18E3"/>
    <w:rsid w:val="003D19C2"/>
    <w:rsid w:val="003D2101"/>
    <w:rsid w:val="003D26D6"/>
    <w:rsid w:val="003D27AC"/>
    <w:rsid w:val="003D31B4"/>
    <w:rsid w:val="003D33C0"/>
    <w:rsid w:val="003D45A0"/>
    <w:rsid w:val="003D4942"/>
    <w:rsid w:val="003D4A16"/>
    <w:rsid w:val="003D4E30"/>
    <w:rsid w:val="003D5B44"/>
    <w:rsid w:val="003D5B95"/>
    <w:rsid w:val="003D61F4"/>
    <w:rsid w:val="003D7829"/>
    <w:rsid w:val="003D7BB9"/>
    <w:rsid w:val="003D7F10"/>
    <w:rsid w:val="003E0CBF"/>
    <w:rsid w:val="003E10E9"/>
    <w:rsid w:val="003E1A54"/>
    <w:rsid w:val="003E3173"/>
    <w:rsid w:val="003E3422"/>
    <w:rsid w:val="003E4197"/>
    <w:rsid w:val="003E48E6"/>
    <w:rsid w:val="003E4EA8"/>
    <w:rsid w:val="003E52C1"/>
    <w:rsid w:val="003E5655"/>
    <w:rsid w:val="003E65F2"/>
    <w:rsid w:val="003F01DC"/>
    <w:rsid w:val="003F0C5D"/>
    <w:rsid w:val="003F12E7"/>
    <w:rsid w:val="003F1AAC"/>
    <w:rsid w:val="003F2377"/>
    <w:rsid w:val="003F25A4"/>
    <w:rsid w:val="003F3399"/>
    <w:rsid w:val="003F3CFE"/>
    <w:rsid w:val="003F41CF"/>
    <w:rsid w:val="003F5FFE"/>
    <w:rsid w:val="003F628A"/>
    <w:rsid w:val="003F636D"/>
    <w:rsid w:val="003F6EAB"/>
    <w:rsid w:val="003F73FA"/>
    <w:rsid w:val="003F7A5E"/>
    <w:rsid w:val="004001C1"/>
    <w:rsid w:val="00400D9A"/>
    <w:rsid w:val="0040125B"/>
    <w:rsid w:val="004019E8"/>
    <w:rsid w:val="0040286F"/>
    <w:rsid w:val="0040424D"/>
    <w:rsid w:val="0040433D"/>
    <w:rsid w:val="00406145"/>
    <w:rsid w:val="004066B2"/>
    <w:rsid w:val="0040710D"/>
    <w:rsid w:val="004078CB"/>
    <w:rsid w:val="004079BB"/>
    <w:rsid w:val="00407E41"/>
    <w:rsid w:val="0041019B"/>
    <w:rsid w:val="0041136A"/>
    <w:rsid w:val="0041232E"/>
    <w:rsid w:val="0041247E"/>
    <w:rsid w:val="00412905"/>
    <w:rsid w:val="0041299C"/>
    <w:rsid w:val="00413A62"/>
    <w:rsid w:val="00413F34"/>
    <w:rsid w:val="00414B73"/>
    <w:rsid w:val="004156A8"/>
    <w:rsid w:val="0041680B"/>
    <w:rsid w:val="00417071"/>
    <w:rsid w:val="00417A2E"/>
    <w:rsid w:val="00417BBF"/>
    <w:rsid w:val="00420E9F"/>
    <w:rsid w:val="00420FB4"/>
    <w:rsid w:val="004211E6"/>
    <w:rsid w:val="0042163F"/>
    <w:rsid w:val="00421711"/>
    <w:rsid w:val="00422F2B"/>
    <w:rsid w:val="00423527"/>
    <w:rsid w:val="00423C5D"/>
    <w:rsid w:val="004246F0"/>
    <w:rsid w:val="0042478B"/>
    <w:rsid w:val="00426152"/>
    <w:rsid w:val="0042726B"/>
    <w:rsid w:val="004272AB"/>
    <w:rsid w:val="004273EC"/>
    <w:rsid w:val="004303EC"/>
    <w:rsid w:val="00430B9C"/>
    <w:rsid w:val="00430BEB"/>
    <w:rsid w:val="00431556"/>
    <w:rsid w:val="00431CFE"/>
    <w:rsid w:val="00431D7F"/>
    <w:rsid w:val="0043210B"/>
    <w:rsid w:val="00432589"/>
    <w:rsid w:val="0043296E"/>
    <w:rsid w:val="00432C09"/>
    <w:rsid w:val="00433E90"/>
    <w:rsid w:val="00434405"/>
    <w:rsid w:val="004349FD"/>
    <w:rsid w:val="00434FC6"/>
    <w:rsid w:val="00435535"/>
    <w:rsid w:val="004355FA"/>
    <w:rsid w:val="00435E66"/>
    <w:rsid w:val="00436AFA"/>
    <w:rsid w:val="0043780D"/>
    <w:rsid w:val="0044105C"/>
    <w:rsid w:val="00441666"/>
    <w:rsid w:val="00441792"/>
    <w:rsid w:val="004438D1"/>
    <w:rsid w:val="00443D03"/>
    <w:rsid w:val="0044608A"/>
    <w:rsid w:val="00446283"/>
    <w:rsid w:val="00447CCC"/>
    <w:rsid w:val="004505E2"/>
    <w:rsid w:val="00450EB9"/>
    <w:rsid w:val="00451743"/>
    <w:rsid w:val="00451AA1"/>
    <w:rsid w:val="00451E41"/>
    <w:rsid w:val="0045216D"/>
    <w:rsid w:val="004524EB"/>
    <w:rsid w:val="00452DCC"/>
    <w:rsid w:val="00453122"/>
    <w:rsid w:val="00453964"/>
    <w:rsid w:val="004563DA"/>
    <w:rsid w:val="00456B1A"/>
    <w:rsid w:val="0045744A"/>
    <w:rsid w:val="0045763B"/>
    <w:rsid w:val="00457D07"/>
    <w:rsid w:val="0046032B"/>
    <w:rsid w:val="00460921"/>
    <w:rsid w:val="004617B2"/>
    <w:rsid w:val="00461C6B"/>
    <w:rsid w:val="004621DA"/>
    <w:rsid w:val="00462441"/>
    <w:rsid w:val="0046250C"/>
    <w:rsid w:val="004626AC"/>
    <w:rsid w:val="00463103"/>
    <w:rsid w:val="00465A92"/>
    <w:rsid w:val="00465BE6"/>
    <w:rsid w:val="0046711B"/>
    <w:rsid w:val="00467E42"/>
    <w:rsid w:val="00470764"/>
    <w:rsid w:val="00470D18"/>
    <w:rsid w:val="00470E9B"/>
    <w:rsid w:val="004717AE"/>
    <w:rsid w:val="004718E5"/>
    <w:rsid w:val="00471C22"/>
    <w:rsid w:val="004721E8"/>
    <w:rsid w:val="00472956"/>
    <w:rsid w:val="00473CE9"/>
    <w:rsid w:val="00473E04"/>
    <w:rsid w:val="00475C29"/>
    <w:rsid w:val="0047601C"/>
    <w:rsid w:val="00476275"/>
    <w:rsid w:val="0047780B"/>
    <w:rsid w:val="00477901"/>
    <w:rsid w:val="00480A1C"/>
    <w:rsid w:val="004818B5"/>
    <w:rsid w:val="0048257C"/>
    <w:rsid w:val="004827C9"/>
    <w:rsid w:val="004829FF"/>
    <w:rsid w:val="00482C95"/>
    <w:rsid w:val="004843B6"/>
    <w:rsid w:val="00484802"/>
    <w:rsid w:val="00485C6C"/>
    <w:rsid w:val="0048668E"/>
    <w:rsid w:val="00486C6C"/>
    <w:rsid w:val="0048798B"/>
    <w:rsid w:val="0049026D"/>
    <w:rsid w:val="00490930"/>
    <w:rsid w:val="00490F2C"/>
    <w:rsid w:val="00491C14"/>
    <w:rsid w:val="00491D3B"/>
    <w:rsid w:val="00492E53"/>
    <w:rsid w:val="004933F3"/>
    <w:rsid w:val="00493CAE"/>
    <w:rsid w:val="00494133"/>
    <w:rsid w:val="004941D3"/>
    <w:rsid w:val="00494744"/>
    <w:rsid w:val="00494AE5"/>
    <w:rsid w:val="0049536B"/>
    <w:rsid w:val="00495BF3"/>
    <w:rsid w:val="00495FDB"/>
    <w:rsid w:val="0049656A"/>
    <w:rsid w:val="00496769"/>
    <w:rsid w:val="00496A58"/>
    <w:rsid w:val="00497185"/>
    <w:rsid w:val="00497DA9"/>
    <w:rsid w:val="004A059E"/>
    <w:rsid w:val="004A109F"/>
    <w:rsid w:val="004A11C0"/>
    <w:rsid w:val="004A2AA4"/>
    <w:rsid w:val="004A3316"/>
    <w:rsid w:val="004A351B"/>
    <w:rsid w:val="004A3556"/>
    <w:rsid w:val="004A39A7"/>
    <w:rsid w:val="004A44F0"/>
    <w:rsid w:val="004A5CB6"/>
    <w:rsid w:val="004A685C"/>
    <w:rsid w:val="004A6987"/>
    <w:rsid w:val="004A70C7"/>
    <w:rsid w:val="004A7E3D"/>
    <w:rsid w:val="004B05A7"/>
    <w:rsid w:val="004B25B8"/>
    <w:rsid w:val="004B2641"/>
    <w:rsid w:val="004B2BE6"/>
    <w:rsid w:val="004B40B9"/>
    <w:rsid w:val="004B4179"/>
    <w:rsid w:val="004B46B3"/>
    <w:rsid w:val="004B4724"/>
    <w:rsid w:val="004B4A26"/>
    <w:rsid w:val="004B5861"/>
    <w:rsid w:val="004B5C5C"/>
    <w:rsid w:val="004B7136"/>
    <w:rsid w:val="004B7436"/>
    <w:rsid w:val="004C0F35"/>
    <w:rsid w:val="004C1A3B"/>
    <w:rsid w:val="004C2073"/>
    <w:rsid w:val="004C2AC1"/>
    <w:rsid w:val="004C3525"/>
    <w:rsid w:val="004C5CC8"/>
    <w:rsid w:val="004C6591"/>
    <w:rsid w:val="004C6CA8"/>
    <w:rsid w:val="004C7345"/>
    <w:rsid w:val="004C792F"/>
    <w:rsid w:val="004C7C39"/>
    <w:rsid w:val="004D00F2"/>
    <w:rsid w:val="004D088A"/>
    <w:rsid w:val="004D0DED"/>
    <w:rsid w:val="004D1AB7"/>
    <w:rsid w:val="004D1BAC"/>
    <w:rsid w:val="004D1E75"/>
    <w:rsid w:val="004D2738"/>
    <w:rsid w:val="004D38DD"/>
    <w:rsid w:val="004D4594"/>
    <w:rsid w:val="004D529D"/>
    <w:rsid w:val="004D5FB1"/>
    <w:rsid w:val="004D6C3F"/>
    <w:rsid w:val="004D7764"/>
    <w:rsid w:val="004E123E"/>
    <w:rsid w:val="004E1DE3"/>
    <w:rsid w:val="004E284F"/>
    <w:rsid w:val="004E2B9A"/>
    <w:rsid w:val="004E3556"/>
    <w:rsid w:val="004E3FFC"/>
    <w:rsid w:val="004E44CD"/>
    <w:rsid w:val="004E45DC"/>
    <w:rsid w:val="004E5022"/>
    <w:rsid w:val="004E509F"/>
    <w:rsid w:val="004E749B"/>
    <w:rsid w:val="004E7933"/>
    <w:rsid w:val="004F08C2"/>
    <w:rsid w:val="004F0926"/>
    <w:rsid w:val="004F3195"/>
    <w:rsid w:val="004F35DC"/>
    <w:rsid w:val="004F3AD9"/>
    <w:rsid w:val="004F3B9E"/>
    <w:rsid w:val="004F41EB"/>
    <w:rsid w:val="004F424F"/>
    <w:rsid w:val="004F43EF"/>
    <w:rsid w:val="004F47EC"/>
    <w:rsid w:val="004F5151"/>
    <w:rsid w:val="004F56E6"/>
    <w:rsid w:val="004F5E05"/>
    <w:rsid w:val="004F6C23"/>
    <w:rsid w:val="004F70E1"/>
    <w:rsid w:val="0050132C"/>
    <w:rsid w:val="0050166D"/>
    <w:rsid w:val="005016AB"/>
    <w:rsid w:val="00501F0B"/>
    <w:rsid w:val="00502F92"/>
    <w:rsid w:val="0050334A"/>
    <w:rsid w:val="00503662"/>
    <w:rsid w:val="0050390C"/>
    <w:rsid w:val="00504226"/>
    <w:rsid w:val="00504627"/>
    <w:rsid w:val="0050475A"/>
    <w:rsid w:val="00504DB4"/>
    <w:rsid w:val="00505CC5"/>
    <w:rsid w:val="00505E12"/>
    <w:rsid w:val="00507664"/>
    <w:rsid w:val="00511D1B"/>
    <w:rsid w:val="005121FD"/>
    <w:rsid w:val="00512888"/>
    <w:rsid w:val="00512BFF"/>
    <w:rsid w:val="00513676"/>
    <w:rsid w:val="00514BD2"/>
    <w:rsid w:val="00514F53"/>
    <w:rsid w:val="005170DA"/>
    <w:rsid w:val="0051742C"/>
    <w:rsid w:val="005176C5"/>
    <w:rsid w:val="00517946"/>
    <w:rsid w:val="00520423"/>
    <w:rsid w:val="005210DF"/>
    <w:rsid w:val="005212C2"/>
    <w:rsid w:val="00522461"/>
    <w:rsid w:val="00522F34"/>
    <w:rsid w:val="005231F7"/>
    <w:rsid w:val="0052324E"/>
    <w:rsid w:val="00524DF5"/>
    <w:rsid w:val="00525998"/>
    <w:rsid w:val="00525CDA"/>
    <w:rsid w:val="00526319"/>
    <w:rsid w:val="0052775A"/>
    <w:rsid w:val="00527A92"/>
    <w:rsid w:val="005302D9"/>
    <w:rsid w:val="00530587"/>
    <w:rsid w:val="00530C0B"/>
    <w:rsid w:val="0053128D"/>
    <w:rsid w:val="00531556"/>
    <w:rsid w:val="00531799"/>
    <w:rsid w:val="00531B12"/>
    <w:rsid w:val="00531DE2"/>
    <w:rsid w:val="005324E8"/>
    <w:rsid w:val="005328FC"/>
    <w:rsid w:val="00533252"/>
    <w:rsid w:val="00533290"/>
    <w:rsid w:val="00533880"/>
    <w:rsid w:val="00533C1D"/>
    <w:rsid w:val="00533FC4"/>
    <w:rsid w:val="005341C5"/>
    <w:rsid w:val="00534207"/>
    <w:rsid w:val="00534471"/>
    <w:rsid w:val="00534D70"/>
    <w:rsid w:val="005350F8"/>
    <w:rsid w:val="00535132"/>
    <w:rsid w:val="00536A48"/>
    <w:rsid w:val="00537316"/>
    <w:rsid w:val="00537A21"/>
    <w:rsid w:val="00537ED4"/>
    <w:rsid w:val="00540B0A"/>
    <w:rsid w:val="00540C09"/>
    <w:rsid w:val="0054111A"/>
    <w:rsid w:val="00541180"/>
    <w:rsid w:val="0054127D"/>
    <w:rsid w:val="005428F1"/>
    <w:rsid w:val="005435A1"/>
    <w:rsid w:val="00543E9D"/>
    <w:rsid w:val="005441E3"/>
    <w:rsid w:val="0054662C"/>
    <w:rsid w:val="00546761"/>
    <w:rsid w:val="00546891"/>
    <w:rsid w:val="00547437"/>
    <w:rsid w:val="005476CF"/>
    <w:rsid w:val="0054796C"/>
    <w:rsid w:val="00547C1E"/>
    <w:rsid w:val="005509F7"/>
    <w:rsid w:val="00550EB9"/>
    <w:rsid w:val="005510D7"/>
    <w:rsid w:val="00551732"/>
    <w:rsid w:val="005517E9"/>
    <w:rsid w:val="00552FAB"/>
    <w:rsid w:val="00554795"/>
    <w:rsid w:val="00555565"/>
    <w:rsid w:val="005558CC"/>
    <w:rsid w:val="0055614A"/>
    <w:rsid w:val="0055633E"/>
    <w:rsid w:val="00556987"/>
    <w:rsid w:val="0055747B"/>
    <w:rsid w:val="00557482"/>
    <w:rsid w:val="00557B56"/>
    <w:rsid w:val="0056122C"/>
    <w:rsid w:val="00561538"/>
    <w:rsid w:val="00561FFC"/>
    <w:rsid w:val="005627B4"/>
    <w:rsid w:val="00563A35"/>
    <w:rsid w:val="00563C06"/>
    <w:rsid w:val="00563CC1"/>
    <w:rsid w:val="00564506"/>
    <w:rsid w:val="00564BD0"/>
    <w:rsid w:val="00565342"/>
    <w:rsid w:val="00566A2E"/>
    <w:rsid w:val="0056705F"/>
    <w:rsid w:val="00567487"/>
    <w:rsid w:val="005677C9"/>
    <w:rsid w:val="00567964"/>
    <w:rsid w:val="00567D61"/>
    <w:rsid w:val="00567EB6"/>
    <w:rsid w:val="00570BDF"/>
    <w:rsid w:val="00571538"/>
    <w:rsid w:val="005720D6"/>
    <w:rsid w:val="00572A4C"/>
    <w:rsid w:val="005740DE"/>
    <w:rsid w:val="0057428D"/>
    <w:rsid w:val="0057448B"/>
    <w:rsid w:val="00574D25"/>
    <w:rsid w:val="005758CB"/>
    <w:rsid w:val="00575A00"/>
    <w:rsid w:val="00577512"/>
    <w:rsid w:val="00580A4F"/>
    <w:rsid w:val="00580CF7"/>
    <w:rsid w:val="005813C0"/>
    <w:rsid w:val="00581489"/>
    <w:rsid w:val="005814C7"/>
    <w:rsid w:val="00581889"/>
    <w:rsid w:val="00581BAD"/>
    <w:rsid w:val="0058289E"/>
    <w:rsid w:val="0058324C"/>
    <w:rsid w:val="0058417A"/>
    <w:rsid w:val="00586490"/>
    <w:rsid w:val="00586AC2"/>
    <w:rsid w:val="00587552"/>
    <w:rsid w:val="005875C3"/>
    <w:rsid w:val="00587C15"/>
    <w:rsid w:val="005900E1"/>
    <w:rsid w:val="00590215"/>
    <w:rsid w:val="00590224"/>
    <w:rsid w:val="005908CD"/>
    <w:rsid w:val="0059180A"/>
    <w:rsid w:val="00591CBB"/>
    <w:rsid w:val="00591E3D"/>
    <w:rsid w:val="00592737"/>
    <w:rsid w:val="00592A1E"/>
    <w:rsid w:val="00592C2F"/>
    <w:rsid w:val="00593E14"/>
    <w:rsid w:val="005953E2"/>
    <w:rsid w:val="00595A2A"/>
    <w:rsid w:val="00595CE5"/>
    <w:rsid w:val="00596032"/>
    <w:rsid w:val="005963E1"/>
    <w:rsid w:val="00596481"/>
    <w:rsid w:val="00596BF5"/>
    <w:rsid w:val="00596EF0"/>
    <w:rsid w:val="00597738"/>
    <w:rsid w:val="005A079D"/>
    <w:rsid w:val="005A0F2E"/>
    <w:rsid w:val="005A1508"/>
    <w:rsid w:val="005A159A"/>
    <w:rsid w:val="005A1936"/>
    <w:rsid w:val="005A1D7E"/>
    <w:rsid w:val="005A1DE8"/>
    <w:rsid w:val="005A1E8B"/>
    <w:rsid w:val="005A2092"/>
    <w:rsid w:val="005A2138"/>
    <w:rsid w:val="005A274C"/>
    <w:rsid w:val="005A3F9B"/>
    <w:rsid w:val="005A4447"/>
    <w:rsid w:val="005A528C"/>
    <w:rsid w:val="005A5B82"/>
    <w:rsid w:val="005A73F0"/>
    <w:rsid w:val="005A7586"/>
    <w:rsid w:val="005B03FA"/>
    <w:rsid w:val="005B04CD"/>
    <w:rsid w:val="005B0D10"/>
    <w:rsid w:val="005B0F87"/>
    <w:rsid w:val="005B0FF9"/>
    <w:rsid w:val="005B146A"/>
    <w:rsid w:val="005B16A2"/>
    <w:rsid w:val="005B18DE"/>
    <w:rsid w:val="005B220B"/>
    <w:rsid w:val="005B2226"/>
    <w:rsid w:val="005B2C46"/>
    <w:rsid w:val="005B2F7F"/>
    <w:rsid w:val="005B3508"/>
    <w:rsid w:val="005B4A80"/>
    <w:rsid w:val="005B4D49"/>
    <w:rsid w:val="005B50A2"/>
    <w:rsid w:val="005B5226"/>
    <w:rsid w:val="005B5ED4"/>
    <w:rsid w:val="005B638F"/>
    <w:rsid w:val="005B6EFD"/>
    <w:rsid w:val="005C0311"/>
    <w:rsid w:val="005C131A"/>
    <w:rsid w:val="005C4218"/>
    <w:rsid w:val="005C4391"/>
    <w:rsid w:val="005C46B9"/>
    <w:rsid w:val="005C4772"/>
    <w:rsid w:val="005C4BEF"/>
    <w:rsid w:val="005C4CED"/>
    <w:rsid w:val="005C4DB4"/>
    <w:rsid w:val="005C500C"/>
    <w:rsid w:val="005C63DB"/>
    <w:rsid w:val="005C64B7"/>
    <w:rsid w:val="005D01D7"/>
    <w:rsid w:val="005D02F7"/>
    <w:rsid w:val="005D06D8"/>
    <w:rsid w:val="005D2212"/>
    <w:rsid w:val="005D2B6A"/>
    <w:rsid w:val="005D31D5"/>
    <w:rsid w:val="005D3A6E"/>
    <w:rsid w:val="005D428B"/>
    <w:rsid w:val="005D47B2"/>
    <w:rsid w:val="005D48BA"/>
    <w:rsid w:val="005D5108"/>
    <w:rsid w:val="005D515B"/>
    <w:rsid w:val="005D53A7"/>
    <w:rsid w:val="005D5E25"/>
    <w:rsid w:val="005D68F6"/>
    <w:rsid w:val="005E009F"/>
    <w:rsid w:val="005E01B4"/>
    <w:rsid w:val="005E06CB"/>
    <w:rsid w:val="005E0C6B"/>
    <w:rsid w:val="005E16ED"/>
    <w:rsid w:val="005E18E6"/>
    <w:rsid w:val="005E288B"/>
    <w:rsid w:val="005E2A46"/>
    <w:rsid w:val="005E2B83"/>
    <w:rsid w:val="005E2BBD"/>
    <w:rsid w:val="005E3012"/>
    <w:rsid w:val="005E30A5"/>
    <w:rsid w:val="005E310D"/>
    <w:rsid w:val="005E358B"/>
    <w:rsid w:val="005E509A"/>
    <w:rsid w:val="005E5525"/>
    <w:rsid w:val="005E5AEA"/>
    <w:rsid w:val="005E5FEF"/>
    <w:rsid w:val="005E7B15"/>
    <w:rsid w:val="005E7CB6"/>
    <w:rsid w:val="005F015A"/>
    <w:rsid w:val="005F0774"/>
    <w:rsid w:val="005F1A38"/>
    <w:rsid w:val="005F1E03"/>
    <w:rsid w:val="005F2620"/>
    <w:rsid w:val="005F2F15"/>
    <w:rsid w:val="005F3240"/>
    <w:rsid w:val="005F36BA"/>
    <w:rsid w:val="005F371D"/>
    <w:rsid w:val="005F3791"/>
    <w:rsid w:val="005F42AF"/>
    <w:rsid w:val="005F585E"/>
    <w:rsid w:val="005F6601"/>
    <w:rsid w:val="005F7A9B"/>
    <w:rsid w:val="005F7DED"/>
    <w:rsid w:val="006002E0"/>
    <w:rsid w:val="00601DF9"/>
    <w:rsid w:val="006020D6"/>
    <w:rsid w:val="00602BE2"/>
    <w:rsid w:val="00603368"/>
    <w:rsid w:val="00603470"/>
    <w:rsid w:val="0060372E"/>
    <w:rsid w:val="006042AA"/>
    <w:rsid w:val="006043AB"/>
    <w:rsid w:val="006050BD"/>
    <w:rsid w:val="00605AF3"/>
    <w:rsid w:val="0060621D"/>
    <w:rsid w:val="006078AF"/>
    <w:rsid w:val="00607E3C"/>
    <w:rsid w:val="0061039B"/>
    <w:rsid w:val="00610507"/>
    <w:rsid w:val="006111A9"/>
    <w:rsid w:val="006112FF"/>
    <w:rsid w:val="0061187F"/>
    <w:rsid w:val="006118CF"/>
    <w:rsid w:val="0061275C"/>
    <w:rsid w:val="0061280E"/>
    <w:rsid w:val="00613B0D"/>
    <w:rsid w:val="00613CA1"/>
    <w:rsid w:val="006148AD"/>
    <w:rsid w:val="00615816"/>
    <w:rsid w:val="0061611B"/>
    <w:rsid w:val="00616996"/>
    <w:rsid w:val="00616F31"/>
    <w:rsid w:val="006174AA"/>
    <w:rsid w:val="00617701"/>
    <w:rsid w:val="00617B39"/>
    <w:rsid w:val="006205EB"/>
    <w:rsid w:val="00620A75"/>
    <w:rsid w:val="00620DFF"/>
    <w:rsid w:val="0062142A"/>
    <w:rsid w:val="006214C7"/>
    <w:rsid w:val="00621683"/>
    <w:rsid w:val="00622065"/>
    <w:rsid w:val="006224A4"/>
    <w:rsid w:val="006229F7"/>
    <w:rsid w:val="00622D5C"/>
    <w:rsid w:val="00623492"/>
    <w:rsid w:val="00623A8D"/>
    <w:rsid w:val="00624C8D"/>
    <w:rsid w:val="00625357"/>
    <w:rsid w:val="0062545E"/>
    <w:rsid w:val="006255BC"/>
    <w:rsid w:val="00625A84"/>
    <w:rsid w:val="006265C8"/>
    <w:rsid w:val="0062664E"/>
    <w:rsid w:val="00626ADD"/>
    <w:rsid w:val="006278E4"/>
    <w:rsid w:val="006306E0"/>
    <w:rsid w:val="00630B18"/>
    <w:rsid w:val="00631A65"/>
    <w:rsid w:val="00631CCA"/>
    <w:rsid w:val="00632E96"/>
    <w:rsid w:val="00633229"/>
    <w:rsid w:val="0063363D"/>
    <w:rsid w:val="00633BC2"/>
    <w:rsid w:val="00633E61"/>
    <w:rsid w:val="00634A4B"/>
    <w:rsid w:val="00635109"/>
    <w:rsid w:val="006353DF"/>
    <w:rsid w:val="0063657A"/>
    <w:rsid w:val="006365E1"/>
    <w:rsid w:val="00636B17"/>
    <w:rsid w:val="006371C4"/>
    <w:rsid w:val="00637382"/>
    <w:rsid w:val="006376A3"/>
    <w:rsid w:val="006376EA"/>
    <w:rsid w:val="006377CD"/>
    <w:rsid w:val="00637880"/>
    <w:rsid w:val="00637A4A"/>
    <w:rsid w:val="00637C7D"/>
    <w:rsid w:val="00640E2D"/>
    <w:rsid w:val="006411DC"/>
    <w:rsid w:val="0064227B"/>
    <w:rsid w:val="00642C7B"/>
    <w:rsid w:val="006431CB"/>
    <w:rsid w:val="006432DE"/>
    <w:rsid w:val="006440E4"/>
    <w:rsid w:val="00644C72"/>
    <w:rsid w:val="00644CB4"/>
    <w:rsid w:val="0064579A"/>
    <w:rsid w:val="0064603D"/>
    <w:rsid w:val="0064759F"/>
    <w:rsid w:val="00647B5D"/>
    <w:rsid w:val="006504BC"/>
    <w:rsid w:val="00650875"/>
    <w:rsid w:val="006512A1"/>
    <w:rsid w:val="006518B4"/>
    <w:rsid w:val="0065204C"/>
    <w:rsid w:val="00652055"/>
    <w:rsid w:val="0065275A"/>
    <w:rsid w:val="006530A2"/>
    <w:rsid w:val="0065373D"/>
    <w:rsid w:val="0065432F"/>
    <w:rsid w:val="0065493E"/>
    <w:rsid w:val="00654CA8"/>
    <w:rsid w:val="00654D0F"/>
    <w:rsid w:val="00654DD0"/>
    <w:rsid w:val="00657578"/>
    <w:rsid w:val="0066193B"/>
    <w:rsid w:val="00662115"/>
    <w:rsid w:val="00662EFD"/>
    <w:rsid w:val="006635A3"/>
    <w:rsid w:val="00663C88"/>
    <w:rsid w:val="00666854"/>
    <w:rsid w:val="00667028"/>
    <w:rsid w:val="006671B9"/>
    <w:rsid w:val="006674A2"/>
    <w:rsid w:val="00667701"/>
    <w:rsid w:val="006704F8"/>
    <w:rsid w:val="00671B87"/>
    <w:rsid w:val="00672526"/>
    <w:rsid w:val="00672995"/>
    <w:rsid w:val="0067315D"/>
    <w:rsid w:val="00673C5E"/>
    <w:rsid w:val="00673E54"/>
    <w:rsid w:val="00674969"/>
    <w:rsid w:val="00674C15"/>
    <w:rsid w:val="006752A0"/>
    <w:rsid w:val="00675FB7"/>
    <w:rsid w:val="00676A7E"/>
    <w:rsid w:val="00676AAB"/>
    <w:rsid w:val="006803A4"/>
    <w:rsid w:val="00680DD2"/>
    <w:rsid w:val="00680E2F"/>
    <w:rsid w:val="00681477"/>
    <w:rsid w:val="006820F8"/>
    <w:rsid w:val="0068239B"/>
    <w:rsid w:val="00682682"/>
    <w:rsid w:val="0068373D"/>
    <w:rsid w:val="00683799"/>
    <w:rsid w:val="00683B6E"/>
    <w:rsid w:val="00683DD2"/>
    <w:rsid w:val="00683E3B"/>
    <w:rsid w:val="0068419A"/>
    <w:rsid w:val="006842BC"/>
    <w:rsid w:val="00684396"/>
    <w:rsid w:val="00684B14"/>
    <w:rsid w:val="00684E7B"/>
    <w:rsid w:val="00685032"/>
    <w:rsid w:val="00685582"/>
    <w:rsid w:val="00685EC1"/>
    <w:rsid w:val="006860AE"/>
    <w:rsid w:val="006874F3"/>
    <w:rsid w:val="00687978"/>
    <w:rsid w:val="00687C33"/>
    <w:rsid w:val="00687CC5"/>
    <w:rsid w:val="006910A2"/>
    <w:rsid w:val="00691F29"/>
    <w:rsid w:val="006921F0"/>
    <w:rsid w:val="00692F4B"/>
    <w:rsid w:val="00693484"/>
    <w:rsid w:val="0069359B"/>
    <w:rsid w:val="00693634"/>
    <w:rsid w:val="006938C6"/>
    <w:rsid w:val="00693ACB"/>
    <w:rsid w:val="00693DEF"/>
    <w:rsid w:val="00694CE6"/>
    <w:rsid w:val="00695104"/>
    <w:rsid w:val="00696DE5"/>
    <w:rsid w:val="00697EA4"/>
    <w:rsid w:val="00697FB2"/>
    <w:rsid w:val="006A0BB1"/>
    <w:rsid w:val="006A1428"/>
    <w:rsid w:val="006A47CD"/>
    <w:rsid w:val="006A5950"/>
    <w:rsid w:val="006A601C"/>
    <w:rsid w:val="006A6E98"/>
    <w:rsid w:val="006A7592"/>
    <w:rsid w:val="006A7E3F"/>
    <w:rsid w:val="006B144A"/>
    <w:rsid w:val="006B1535"/>
    <w:rsid w:val="006B3770"/>
    <w:rsid w:val="006B3A05"/>
    <w:rsid w:val="006B493D"/>
    <w:rsid w:val="006B577D"/>
    <w:rsid w:val="006B5FCE"/>
    <w:rsid w:val="006B71A7"/>
    <w:rsid w:val="006B71E4"/>
    <w:rsid w:val="006B7C09"/>
    <w:rsid w:val="006C0055"/>
    <w:rsid w:val="006C0313"/>
    <w:rsid w:val="006C0FEA"/>
    <w:rsid w:val="006C1ADD"/>
    <w:rsid w:val="006C301B"/>
    <w:rsid w:val="006C3866"/>
    <w:rsid w:val="006C3D6B"/>
    <w:rsid w:val="006C3DE2"/>
    <w:rsid w:val="006C4BB9"/>
    <w:rsid w:val="006C4F7A"/>
    <w:rsid w:val="006C4F97"/>
    <w:rsid w:val="006C5383"/>
    <w:rsid w:val="006C5937"/>
    <w:rsid w:val="006C61D5"/>
    <w:rsid w:val="006C63EB"/>
    <w:rsid w:val="006C655B"/>
    <w:rsid w:val="006C7C10"/>
    <w:rsid w:val="006D2661"/>
    <w:rsid w:val="006D33DE"/>
    <w:rsid w:val="006D4187"/>
    <w:rsid w:val="006D4D3F"/>
    <w:rsid w:val="006D4F0A"/>
    <w:rsid w:val="006D50C6"/>
    <w:rsid w:val="006D56F9"/>
    <w:rsid w:val="006D63EF"/>
    <w:rsid w:val="006D6489"/>
    <w:rsid w:val="006D65A8"/>
    <w:rsid w:val="006D66A1"/>
    <w:rsid w:val="006D7A2F"/>
    <w:rsid w:val="006E040A"/>
    <w:rsid w:val="006E1522"/>
    <w:rsid w:val="006E18D5"/>
    <w:rsid w:val="006E1EEC"/>
    <w:rsid w:val="006E2633"/>
    <w:rsid w:val="006E2B79"/>
    <w:rsid w:val="006E2F43"/>
    <w:rsid w:val="006E3A94"/>
    <w:rsid w:val="006E404C"/>
    <w:rsid w:val="006E4383"/>
    <w:rsid w:val="006E51C6"/>
    <w:rsid w:val="006E5F33"/>
    <w:rsid w:val="006E6782"/>
    <w:rsid w:val="006E6808"/>
    <w:rsid w:val="006E6942"/>
    <w:rsid w:val="006E6959"/>
    <w:rsid w:val="006E6A38"/>
    <w:rsid w:val="006E6F7B"/>
    <w:rsid w:val="006E7C6B"/>
    <w:rsid w:val="006E7CC4"/>
    <w:rsid w:val="006F00CF"/>
    <w:rsid w:val="006F095C"/>
    <w:rsid w:val="006F0EE3"/>
    <w:rsid w:val="006F1518"/>
    <w:rsid w:val="006F3912"/>
    <w:rsid w:val="006F3A99"/>
    <w:rsid w:val="006F3E83"/>
    <w:rsid w:val="006F481C"/>
    <w:rsid w:val="006F505B"/>
    <w:rsid w:val="006F556D"/>
    <w:rsid w:val="006F60F9"/>
    <w:rsid w:val="006F6D30"/>
    <w:rsid w:val="006F6D90"/>
    <w:rsid w:val="006F6E64"/>
    <w:rsid w:val="007005F4"/>
    <w:rsid w:val="00700626"/>
    <w:rsid w:val="0070069B"/>
    <w:rsid w:val="00700CC8"/>
    <w:rsid w:val="00701A98"/>
    <w:rsid w:val="00701D0A"/>
    <w:rsid w:val="00702A96"/>
    <w:rsid w:val="00702B45"/>
    <w:rsid w:val="007036A0"/>
    <w:rsid w:val="0070383C"/>
    <w:rsid w:val="00703920"/>
    <w:rsid w:val="00705476"/>
    <w:rsid w:val="00705A84"/>
    <w:rsid w:val="0070727E"/>
    <w:rsid w:val="00710A09"/>
    <w:rsid w:val="00711231"/>
    <w:rsid w:val="00711573"/>
    <w:rsid w:val="00711BCD"/>
    <w:rsid w:val="00712A10"/>
    <w:rsid w:val="00713DBF"/>
    <w:rsid w:val="00715386"/>
    <w:rsid w:val="0071690B"/>
    <w:rsid w:val="00717A59"/>
    <w:rsid w:val="00720597"/>
    <w:rsid w:val="00720DCC"/>
    <w:rsid w:val="0072103C"/>
    <w:rsid w:val="00721267"/>
    <w:rsid w:val="00721508"/>
    <w:rsid w:val="00721E0C"/>
    <w:rsid w:val="00722066"/>
    <w:rsid w:val="0072231A"/>
    <w:rsid w:val="0072434C"/>
    <w:rsid w:val="007248A6"/>
    <w:rsid w:val="00725059"/>
    <w:rsid w:val="00725650"/>
    <w:rsid w:val="007259F0"/>
    <w:rsid w:val="00725F2C"/>
    <w:rsid w:val="007262F2"/>
    <w:rsid w:val="00727A03"/>
    <w:rsid w:val="00730224"/>
    <w:rsid w:val="00731691"/>
    <w:rsid w:val="007317D1"/>
    <w:rsid w:val="00731874"/>
    <w:rsid w:val="00732A68"/>
    <w:rsid w:val="00733171"/>
    <w:rsid w:val="00733640"/>
    <w:rsid w:val="00733FC3"/>
    <w:rsid w:val="00734179"/>
    <w:rsid w:val="007343B6"/>
    <w:rsid w:val="007358DD"/>
    <w:rsid w:val="00735C86"/>
    <w:rsid w:val="007363A2"/>
    <w:rsid w:val="00737B68"/>
    <w:rsid w:val="007407D7"/>
    <w:rsid w:val="00743CB3"/>
    <w:rsid w:val="00744267"/>
    <w:rsid w:val="007442A1"/>
    <w:rsid w:val="007446A8"/>
    <w:rsid w:val="00745C16"/>
    <w:rsid w:val="00746321"/>
    <w:rsid w:val="00746466"/>
    <w:rsid w:val="007472F8"/>
    <w:rsid w:val="00747554"/>
    <w:rsid w:val="00747696"/>
    <w:rsid w:val="00747C81"/>
    <w:rsid w:val="0075025B"/>
    <w:rsid w:val="00750442"/>
    <w:rsid w:val="0075057B"/>
    <w:rsid w:val="00750859"/>
    <w:rsid w:val="0075098B"/>
    <w:rsid w:val="00750EA4"/>
    <w:rsid w:val="00751946"/>
    <w:rsid w:val="00751BCF"/>
    <w:rsid w:val="00751CAF"/>
    <w:rsid w:val="0075255F"/>
    <w:rsid w:val="007530EE"/>
    <w:rsid w:val="00753AD4"/>
    <w:rsid w:val="00754249"/>
    <w:rsid w:val="00754A45"/>
    <w:rsid w:val="007554AA"/>
    <w:rsid w:val="0075560D"/>
    <w:rsid w:val="00755AF7"/>
    <w:rsid w:val="007564FF"/>
    <w:rsid w:val="007567EA"/>
    <w:rsid w:val="00757823"/>
    <w:rsid w:val="00757D38"/>
    <w:rsid w:val="00757F8C"/>
    <w:rsid w:val="0076076B"/>
    <w:rsid w:val="00760A8B"/>
    <w:rsid w:val="00760EAE"/>
    <w:rsid w:val="00761742"/>
    <w:rsid w:val="00761E63"/>
    <w:rsid w:val="00761F16"/>
    <w:rsid w:val="00762C43"/>
    <w:rsid w:val="00763040"/>
    <w:rsid w:val="00763583"/>
    <w:rsid w:val="00763E87"/>
    <w:rsid w:val="00764374"/>
    <w:rsid w:val="00765322"/>
    <w:rsid w:val="00766012"/>
    <w:rsid w:val="0076659A"/>
    <w:rsid w:val="00766E0F"/>
    <w:rsid w:val="00770596"/>
    <w:rsid w:val="007705E6"/>
    <w:rsid w:val="00770D12"/>
    <w:rsid w:val="00771489"/>
    <w:rsid w:val="007718B7"/>
    <w:rsid w:val="00771D10"/>
    <w:rsid w:val="00772641"/>
    <w:rsid w:val="00772D02"/>
    <w:rsid w:val="00773D18"/>
    <w:rsid w:val="007743C2"/>
    <w:rsid w:val="007746D9"/>
    <w:rsid w:val="007753EC"/>
    <w:rsid w:val="007755BC"/>
    <w:rsid w:val="0077580B"/>
    <w:rsid w:val="007769D1"/>
    <w:rsid w:val="00776A9A"/>
    <w:rsid w:val="00776CD2"/>
    <w:rsid w:val="0077789D"/>
    <w:rsid w:val="00777A06"/>
    <w:rsid w:val="007802A9"/>
    <w:rsid w:val="00780671"/>
    <w:rsid w:val="00780817"/>
    <w:rsid w:val="00781426"/>
    <w:rsid w:val="00781967"/>
    <w:rsid w:val="007824C5"/>
    <w:rsid w:val="00782505"/>
    <w:rsid w:val="00782DDB"/>
    <w:rsid w:val="00782DED"/>
    <w:rsid w:val="007847A8"/>
    <w:rsid w:val="00785685"/>
    <w:rsid w:val="007857C9"/>
    <w:rsid w:val="00785967"/>
    <w:rsid w:val="00785DC7"/>
    <w:rsid w:val="00786782"/>
    <w:rsid w:val="0078691B"/>
    <w:rsid w:val="00786972"/>
    <w:rsid w:val="00786E8D"/>
    <w:rsid w:val="007877BB"/>
    <w:rsid w:val="00787819"/>
    <w:rsid w:val="00787B0F"/>
    <w:rsid w:val="00787B8F"/>
    <w:rsid w:val="00787DB8"/>
    <w:rsid w:val="00790260"/>
    <w:rsid w:val="0079188C"/>
    <w:rsid w:val="00791BDD"/>
    <w:rsid w:val="0079225A"/>
    <w:rsid w:val="0079250F"/>
    <w:rsid w:val="007926A9"/>
    <w:rsid w:val="0079469C"/>
    <w:rsid w:val="00794A4C"/>
    <w:rsid w:val="00794ADC"/>
    <w:rsid w:val="00794B7A"/>
    <w:rsid w:val="00795B55"/>
    <w:rsid w:val="0079624A"/>
    <w:rsid w:val="00797803"/>
    <w:rsid w:val="00797D03"/>
    <w:rsid w:val="007A0AFE"/>
    <w:rsid w:val="007A0B9F"/>
    <w:rsid w:val="007A0CC2"/>
    <w:rsid w:val="007A12D5"/>
    <w:rsid w:val="007A140D"/>
    <w:rsid w:val="007A1532"/>
    <w:rsid w:val="007A1633"/>
    <w:rsid w:val="007A2FF2"/>
    <w:rsid w:val="007A3148"/>
    <w:rsid w:val="007A3296"/>
    <w:rsid w:val="007A3409"/>
    <w:rsid w:val="007A3A32"/>
    <w:rsid w:val="007A3C03"/>
    <w:rsid w:val="007A45D0"/>
    <w:rsid w:val="007A45F8"/>
    <w:rsid w:val="007A4E9F"/>
    <w:rsid w:val="007A53BF"/>
    <w:rsid w:val="007A65C4"/>
    <w:rsid w:val="007A65CE"/>
    <w:rsid w:val="007A7202"/>
    <w:rsid w:val="007A762D"/>
    <w:rsid w:val="007A79E1"/>
    <w:rsid w:val="007A7A5A"/>
    <w:rsid w:val="007B05D4"/>
    <w:rsid w:val="007B1208"/>
    <w:rsid w:val="007B16B2"/>
    <w:rsid w:val="007B180A"/>
    <w:rsid w:val="007B2A6B"/>
    <w:rsid w:val="007B2FF9"/>
    <w:rsid w:val="007B4F35"/>
    <w:rsid w:val="007B541C"/>
    <w:rsid w:val="007B6081"/>
    <w:rsid w:val="007B7002"/>
    <w:rsid w:val="007B75D9"/>
    <w:rsid w:val="007B76D4"/>
    <w:rsid w:val="007B79EF"/>
    <w:rsid w:val="007B7F37"/>
    <w:rsid w:val="007C029E"/>
    <w:rsid w:val="007C08D9"/>
    <w:rsid w:val="007C1329"/>
    <w:rsid w:val="007C1882"/>
    <w:rsid w:val="007C38CD"/>
    <w:rsid w:val="007C504A"/>
    <w:rsid w:val="007C52A1"/>
    <w:rsid w:val="007C5617"/>
    <w:rsid w:val="007C5F13"/>
    <w:rsid w:val="007C6005"/>
    <w:rsid w:val="007C69CD"/>
    <w:rsid w:val="007C6D1F"/>
    <w:rsid w:val="007C73E4"/>
    <w:rsid w:val="007C7BFA"/>
    <w:rsid w:val="007C7D56"/>
    <w:rsid w:val="007D01A9"/>
    <w:rsid w:val="007D0498"/>
    <w:rsid w:val="007D13F9"/>
    <w:rsid w:val="007D1805"/>
    <w:rsid w:val="007D20F4"/>
    <w:rsid w:val="007D37D8"/>
    <w:rsid w:val="007D4A2E"/>
    <w:rsid w:val="007D4E49"/>
    <w:rsid w:val="007D65EF"/>
    <w:rsid w:val="007D76D6"/>
    <w:rsid w:val="007D7D81"/>
    <w:rsid w:val="007E0AC3"/>
    <w:rsid w:val="007E0ACA"/>
    <w:rsid w:val="007E1E69"/>
    <w:rsid w:val="007E1EDA"/>
    <w:rsid w:val="007E2050"/>
    <w:rsid w:val="007E22ED"/>
    <w:rsid w:val="007E23AF"/>
    <w:rsid w:val="007E2529"/>
    <w:rsid w:val="007E2894"/>
    <w:rsid w:val="007E2F7A"/>
    <w:rsid w:val="007E371F"/>
    <w:rsid w:val="007E3F68"/>
    <w:rsid w:val="007E47EF"/>
    <w:rsid w:val="007E6662"/>
    <w:rsid w:val="007E6862"/>
    <w:rsid w:val="007E6D63"/>
    <w:rsid w:val="007E7843"/>
    <w:rsid w:val="007F0A9D"/>
    <w:rsid w:val="007F0E41"/>
    <w:rsid w:val="007F1330"/>
    <w:rsid w:val="007F19C4"/>
    <w:rsid w:val="007F2A46"/>
    <w:rsid w:val="007F34DD"/>
    <w:rsid w:val="007F3D8C"/>
    <w:rsid w:val="007F4712"/>
    <w:rsid w:val="007F48E3"/>
    <w:rsid w:val="007F5846"/>
    <w:rsid w:val="007F59B7"/>
    <w:rsid w:val="007F68B5"/>
    <w:rsid w:val="007F68E9"/>
    <w:rsid w:val="007F6C12"/>
    <w:rsid w:val="007F6DD3"/>
    <w:rsid w:val="007F745F"/>
    <w:rsid w:val="007F7AA4"/>
    <w:rsid w:val="008007DD"/>
    <w:rsid w:val="00800CFC"/>
    <w:rsid w:val="008011E7"/>
    <w:rsid w:val="00801DA2"/>
    <w:rsid w:val="008023BB"/>
    <w:rsid w:val="00802BA2"/>
    <w:rsid w:val="00803076"/>
    <w:rsid w:val="00803136"/>
    <w:rsid w:val="00803C21"/>
    <w:rsid w:val="00804614"/>
    <w:rsid w:val="008046EC"/>
    <w:rsid w:val="008058A2"/>
    <w:rsid w:val="00805B95"/>
    <w:rsid w:val="0080616F"/>
    <w:rsid w:val="00806988"/>
    <w:rsid w:val="00806C55"/>
    <w:rsid w:val="00806D4C"/>
    <w:rsid w:val="0080741D"/>
    <w:rsid w:val="008078B5"/>
    <w:rsid w:val="00810053"/>
    <w:rsid w:val="00810107"/>
    <w:rsid w:val="00810C7A"/>
    <w:rsid w:val="00811A8F"/>
    <w:rsid w:val="0081268F"/>
    <w:rsid w:val="008127AF"/>
    <w:rsid w:val="00812BFE"/>
    <w:rsid w:val="008149F7"/>
    <w:rsid w:val="008155DC"/>
    <w:rsid w:val="00815C6F"/>
    <w:rsid w:val="00816C1E"/>
    <w:rsid w:val="0081732A"/>
    <w:rsid w:val="00817586"/>
    <w:rsid w:val="00817605"/>
    <w:rsid w:val="00817825"/>
    <w:rsid w:val="00817CD8"/>
    <w:rsid w:val="00820AFB"/>
    <w:rsid w:val="00820C32"/>
    <w:rsid w:val="00820EA8"/>
    <w:rsid w:val="00821798"/>
    <w:rsid w:val="00821AD6"/>
    <w:rsid w:val="00821D01"/>
    <w:rsid w:val="0082218F"/>
    <w:rsid w:val="008224D9"/>
    <w:rsid w:val="0082271F"/>
    <w:rsid w:val="008228DA"/>
    <w:rsid w:val="00822CC5"/>
    <w:rsid w:val="008231E5"/>
    <w:rsid w:val="00823209"/>
    <w:rsid w:val="00823705"/>
    <w:rsid w:val="008238DE"/>
    <w:rsid w:val="00824069"/>
    <w:rsid w:val="0082450B"/>
    <w:rsid w:val="0082517A"/>
    <w:rsid w:val="00825DB7"/>
    <w:rsid w:val="00826E02"/>
    <w:rsid w:val="00826F14"/>
    <w:rsid w:val="0082711C"/>
    <w:rsid w:val="00827A79"/>
    <w:rsid w:val="0083047F"/>
    <w:rsid w:val="0083137C"/>
    <w:rsid w:val="00831DE7"/>
    <w:rsid w:val="008323AF"/>
    <w:rsid w:val="008337F4"/>
    <w:rsid w:val="00833D76"/>
    <w:rsid w:val="00833DCC"/>
    <w:rsid w:val="00834ED2"/>
    <w:rsid w:val="0083520D"/>
    <w:rsid w:val="00837A68"/>
    <w:rsid w:val="00837D79"/>
    <w:rsid w:val="00840356"/>
    <w:rsid w:val="008408FD"/>
    <w:rsid w:val="00841448"/>
    <w:rsid w:val="0084442A"/>
    <w:rsid w:val="0084466D"/>
    <w:rsid w:val="00844B96"/>
    <w:rsid w:val="00844DC8"/>
    <w:rsid w:val="00845F74"/>
    <w:rsid w:val="008469C8"/>
    <w:rsid w:val="0084712A"/>
    <w:rsid w:val="0084721E"/>
    <w:rsid w:val="00847F62"/>
    <w:rsid w:val="008502FE"/>
    <w:rsid w:val="00851602"/>
    <w:rsid w:val="00853D98"/>
    <w:rsid w:val="00854F69"/>
    <w:rsid w:val="00856D96"/>
    <w:rsid w:val="00856E3A"/>
    <w:rsid w:val="008578DB"/>
    <w:rsid w:val="008606F8"/>
    <w:rsid w:val="008612AC"/>
    <w:rsid w:val="0086196D"/>
    <w:rsid w:val="0086243F"/>
    <w:rsid w:val="008628E2"/>
    <w:rsid w:val="00863977"/>
    <w:rsid w:val="008645FC"/>
    <w:rsid w:val="00864708"/>
    <w:rsid w:val="0086596D"/>
    <w:rsid w:val="008661C9"/>
    <w:rsid w:val="008666B6"/>
    <w:rsid w:val="0086688C"/>
    <w:rsid w:val="008672D5"/>
    <w:rsid w:val="0086739B"/>
    <w:rsid w:val="00867AB2"/>
    <w:rsid w:val="00867BF5"/>
    <w:rsid w:val="00871022"/>
    <w:rsid w:val="00871FAB"/>
    <w:rsid w:val="00872ED3"/>
    <w:rsid w:val="00873A13"/>
    <w:rsid w:val="0087558E"/>
    <w:rsid w:val="00875D80"/>
    <w:rsid w:val="00876B4F"/>
    <w:rsid w:val="00876C74"/>
    <w:rsid w:val="0087737A"/>
    <w:rsid w:val="00880D35"/>
    <w:rsid w:val="00881439"/>
    <w:rsid w:val="00882083"/>
    <w:rsid w:val="008824BA"/>
    <w:rsid w:val="00882674"/>
    <w:rsid w:val="008827B0"/>
    <w:rsid w:val="008846A7"/>
    <w:rsid w:val="00884E9A"/>
    <w:rsid w:val="00885586"/>
    <w:rsid w:val="008869B3"/>
    <w:rsid w:val="00886B1D"/>
    <w:rsid w:val="008873D2"/>
    <w:rsid w:val="00887554"/>
    <w:rsid w:val="0088776A"/>
    <w:rsid w:val="00893196"/>
    <w:rsid w:val="0089380D"/>
    <w:rsid w:val="00893FA0"/>
    <w:rsid w:val="0089436C"/>
    <w:rsid w:val="00895B2D"/>
    <w:rsid w:val="00896ACC"/>
    <w:rsid w:val="00896F77"/>
    <w:rsid w:val="0089780E"/>
    <w:rsid w:val="008979B0"/>
    <w:rsid w:val="00897F10"/>
    <w:rsid w:val="008A10A7"/>
    <w:rsid w:val="008A1308"/>
    <w:rsid w:val="008A28F0"/>
    <w:rsid w:val="008A2DC9"/>
    <w:rsid w:val="008A2EAB"/>
    <w:rsid w:val="008A2FC6"/>
    <w:rsid w:val="008A2FD1"/>
    <w:rsid w:val="008A3CCA"/>
    <w:rsid w:val="008A47D6"/>
    <w:rsid w:val="008A5495"/>
    <w:rsid w:val="008A72A3"/>
    <w:rsid w:val="008A760C"/>
    <w:rsid w:val="008A7A6E"/>
    <w:rsid w:val="008B049D"/>
    <w:rsid w:val="008B2C7F"/>
    <w:rsid w:val="008B4E60"/>
    <w:rsid w:val="008B56FC"/>
    <w:rsid w:val="008B5C9B"/>
    <w:rsid w:val="008B789C"/>
    <w:rsid w:val="008B7D07"/>
    <w:rsid w:val="008C0930"/>
    <w:rsid w:val="008C0B12"/>
    <w:rsid w:val="008C1244"/>
    <w:rsid w:val="008C143C"/>
    <w:rsid w:val="008C1530"/>
    <w:rsid w:val="008C238B"/>
    <w:rsid w:val="008C284F"/>
    <w:rsid w:val="008C2A0A"/>
    <w:rsid w:val="008C2DF9"/>
    <w:rsid w:val="008C3485"/>
    <w:rsid w:val="008C3DDE"/>
    <w:rsid w:val="008C44A4"/>
    <w:rsid w:val="008C48D2"/>
    <w:rsid w:val="008C4AF0"/>
    <w:rsid w:val="008C4B32"/>
    <w:rsid w:val="008C5066"/>
    <w:rsid w:val="008C5799"/>
    <w:rsid w:val="008C7835"/>
    <w:rsid w:val="008C7996"/>
    <w:rsid w:val="008C799B"/>
    <w:rsid w:val="008D055B"/>
    <w:rsid w:val="008D06E9"/>
    <w:rsid w:val="008D0E97"/>
    <w:rsid w:val="008D0EB6"/>
    <w:rsid w:val="008D178F"/>
    <w:rsid w:val="008D1E6D"/>
    <w:rsid w:val="008D2023"/>
    <w:rsid w:val="008D2134"/>
    <w:rsid w:val="008D29B4"/>
    <w:rsid w:val="008D3A61"/>
    <w:rsid w:val="008D3E9E"/>
    <w:rsid w:val="008D3F7A"/>
    <w:rsid w:val="008D3FEF"/>
    <w:rsid w:val="008D4739"/>
    <w:rsid w:val="008D63C0"/>
    <w:rsid w:val="008D6A90"/>
    <w:rsid w:val="008D6D0A"/>
    <w:rsid w:val="008D6E8D"/>
    <w:rsid w:val="008D77A1"/>
    <w:rsid w:val="008E021A"/>
    <w:rsid w:val="008E0B26"/>
    <w:rsid w:val="008E19B6"/>
    <w:rsid w:val="008E1A8D"/>
    <w:rsid w:val="008E1E1D"/>
    <w:rsid w:val="008E271E"/>
    <w:rsid w:val="008E29CC"/>
    <w:rsid w:val="008E335F"/>
    <w:rsid w:val="008E3F60"/>
    <w:rsid w:val="008E4BAC"/>
    <w:rsid w:val="008E4CE3"/>
    <w:rsid w:val="008E50BF"/>
    <w:rsid w:val="008E51B5"/>
    <w:rsid w:val="008E5733"/>
    <w:rsid w:val="008E68C6"/>
    <w:rsid w:val="008F1221"/>
    <w:rsid w:val="008F1DED"/>
    <w:rsid w:val="008F2614"/>
    <w:rsid w:val="008F4136"/>
    <w:rsid w:val="008F45DB"/>
    <w:rsid w:val="008F48E5"/>
    <w:rsid w:val="008F5468"/>
    <w:rsid w:val="008F5D95"/>
    <w:rsid w:val="008F66F3"/>
    <w:rsid w:val="008F6DE6"/>
    <w:rsid w:val="00900146"/>
    <w:rsid w:val="0090060E"/>
    <w:rsid w:val="00901706"/>
    <w:rsid w:val="00902625"/>
    <w:rsid w:val="00903372"/>
    <w:rsid w:val="00904A02"/>
    <w:rsid w:val="0090565B"/>
    <w:rsid w:val="009062E9"/>
    <w:rsid w:val="009069EB"/>
    <w:rsid w:val="00906D43"/>
    <w:rsid w:val="00906E18"/>
    <w:rsid w:val="009073AF"/>
    <w:rsid w:val="0091094C"/>
    <w:rsid w:val="00910FB7"/>
    <w:rsid w:val="00911780"/>
    <w:rsid w:val="00911F7B"/>
    <w:rsid w:val="009125AC"/>
    <w:rsid w:val="00913F71"/>
    <w:rsid w:val="00914142"/>
    <w:rsid w:val="009143BF"/>
    <w:rsid w:val="0091442F"/>
    <w:rsid w:val="009162E6"/>
    <w:rsid w:val="00916927"/>
    <w:rsid w:val="00917A45"/>
    <w:rsid w:val="00917BA6"/>
    <w:rsid w:val="00917D0D"/>
    <w:rsid w:val="00920705"/>
    <w:rsid w:val="00920C78"/>
    <w:rsid w:val="00920FBB"/>
    <w:rsid w:val="00921523"/>
    <w:rsid w:val="00921596"/>
    <w:rsid w:val="00922032"/>
    <w:rsid w:val="009222EE"/>
    <w:rsid w:val="00922596"/>
    <w:rsid w:val="0092278E"/>
    <w:rsid w:val="0092290F"/>
    <w:rsid w:val="00923937"/>
    <w:rsid w:val="009246E8"/>
    <w:rsid w:val="00924B1E"/>
    <w:rsid w:val="00924E47"/>
    <w:rsid w:val="00924FCC"/>
    <w:rsid w:val="0092798A"/>
    <w:rsid w:val="00927E58"/>
    <w:rsid w:val="00927FBF"/>
    <w:rsid w:val="009300F3"/>
    <w:rsid w:val="0093012C"/>
    <w:rsid w:val="009301CF"/>
    <w:rsid w:val="00930F78"/>
    <w:rsid w:val="00931FA2"/>
    <w:rsid w:val="00933169"/>
    <w:rsid w:val="009349EB"/>
    <w:rsid w:val="00934AD7"/>
    <w:rsid w:val="00934B15"/>
    <w:rsid w:val="00935C0E"/>
    <w:rsid w:val="00941F7B"/>
    <w:rsid w:val="00942389"/>
    <w:rsid w:val="00942669"/>
    <w:rsid w:val="00942949"/>
    <w:rsid w:val="00942AA2"/>
    <w:rsid w:val="00942AA5"/>
    <w:rsid w:val="00942D68"/>
    <w:rsid w:val="0094477B"/>
    <w:rsid w:val="0094509C"/>
    <w:rsid w:val="00947062"/>
    <w:rsid w:val="00950692"/>
    <w:rsid w:val="00951498"/>
    <w:rsid w:val="009521A9"/>
    <w:rsid w:val="0095318C"/>
    <w:rsid w:val="00953F22"/>
    <w:rsid w:val="00953F5E"/>
    <w:rsid w:val="00953FCE"/>
    <w:rsid w:val="00954978"/>
    <w:rsid w:val="00954B1E"/>
    <w:rsid w:val="009551DF"/>
    <w:rsid w:val="009557AE"/>
    <w:rsid w:val="00955A88"/>
    <w:rsid w:val="00955BAE"/>
    <w:rsid w:val="00955C12"/>
    <w:rsid w:val="009570CB"/>
    <w:rsid w:val="00957839"/>
    <w:rsid w:val="00960B72"/>
    <w:rsid w:val="009610A5"/>
    <w:rsid w:val="00961881"/>
    <w:rsid w:val="00961AAB"/>
    <w:rsid w:val="00961BAC"/>
    <w:rsid w:val="00961BCB"/>
    <w:rsid w:val="00961CC2"/>
    <w:rsid w:val="00962A7D"/>
    <w:rsid w:val="00962E96"/>
    <w:rsid w:val="00963221"/>
    <w:rsid w:val="00963FEE"/>
    <w:rsid w:val="00964BA8"/>
    <w:rsid w:val="009656E5"/>
    <w:rsid w:val="0096603F"/>
    <w:rsid w:val="00966867"/>
    <w:rsid w:val="00967B0A"/>
    <w:rsid w:val="0097049E"/>
    <w:rsid w:val="009720B1"/>
    <w:rsid w:val="009727D9"/>
    <w:rsid w:val="0097368F"/>
    <w:rsid w:val="00973702"/>
    <w:rsid w:val="00974141"/>
    <w:rsid w:val="009745E0"/>
    <w:rsid w:val="00974F7C"/>
    <w:rsid w:val="00976470"/>
    <w:rsid w:val="0097681A"/>
    <w:rsid w:val="00976A2F"/>
    <w:rsid w:val="00981536"/>
    <w:rsid w:val="0098160B"/>
    <w:rsid w:val="00981E54"/>
    <w:rsid w:val="00982407"/>
    <w:rsid w:val="0098271A"/>
    <w:rsid w:val="009836EB"/>
    <w:rsid w:val="009838F7"/>
    <w:rsid w:val="00983FFA"/>
    <w:rsid w:val="00984304"/>
    <w:rsid w:val="00985254"/>
    <w:rsid w:val="009857CB"/>
    <w:rsid w:val="009857F6"/>
    <w:rsid w:val="0098644B"/>
    <w:rsid w:val="00986B5B"/>
    <w:rsid w:val="00987396"/>
    <w:rsid w:val="00990AE9"/>
    <w:rsid w:val="00990E61"/>
    <w:rsid w:val="00990F49"/>
    <w:rsid w:val="009910B4"/>
    <w:rsid w:val="00991252"/>
    <w:rsid w:val="00991B21"/>
    <w:rsid w:val="00991D6E"/>
    <w:rsid w:val="00991E14"/>
    <w:rsid w:val="00992929"/>
    <w:rsid w:val="00992A00"/>
    <w:rsid w:val="009935D7"/>
    <w:rsid w:val="00993B71"/>
    <w:rsid w:val="00995276"/>
    <w:rsid w:val="009953A4"/>
    <w:rsid w:val="00995F6D"/>
    <w:rsid w:val="009A006F"/>
    <w:rsid w:val="009A0E4B"/>
    <w:rsid w:val="009A1306"/>
    <w:rsid w:val="009A15F8"/>
    <w:rsid w:val="009A2CFF"/>
    <w:rsid w:val="009A2D0E"/>
    <w:rsid w:val="009A350B"/>
    <w:rsid w:val="009A3743"/>
    <w:rsid w:val="009A4B90"/>
    <w:rsid w:val="009A5755"/>
    <w:rsid w:val="009A618D"/>
    <w:rsid w:val="009A6199"/>
    <w:rsid w:val="009A6C23"/>
    <w:rsid w:val="009A6D95"/>
    <w:rsid w:val="009A7ECB"/>
    <w:rsid w:val="009B03AB"/>
    <w:rsid w:val="009B0886"/>
    <w:rsid w:val="009B0B9E"/>
    <w:rsid w:val="009B13DC"/>
    <w:rsid w:val="009B1EAD"/>
    <w:rsid w:val="009B30E7"/>
    <w:rsid w:val="009B35E7"/>
    <w:rsid w:val="009B41AA"/>
    <w:rsid w:val="009B4914"/>
    <w:rsid w:val="009B56CA"/>
    <w:rsid w:val="009B5716"/>
    <w:rsid w:val="009B5CD4"/>
    <w:rsid w:val="009B6042"/>
    <w:rsid w:val="009B6226"/>
    <w:rsid w:val="009B66EC"/>
    <w:rsid w:val="009B7291"/>
    <w:rsid w:val="009C007C"/>
    <w:rsid w:val="009C01BA"/>
    <w:rsid w:val="009C0F89"/>
    <w:rsid w:val="009C13D2"/>
    <w:rsid w:val="009C234C"/>
    <w:rsid w:val="009C39A5"/>
    <w:rsid w:val="009C3A50"/>
    <w:rsid w:val="009C46C0"/>
    <w:rsid w:val="009C4701"/>
    <w:rsid w:val="009C494B"/>
    <w:rsid w:val="009C4AFA"/>
    <w:rsid w:val="009C4FD6"/>
    <w:rsid w:val="009C6379"/>
    <w:rsid w:val="009C6BC7"/>
    <w:rsid w:val="009C7291"/>
    <w:rsid w:val="009C7655"/>
    <w:rsid w:val="009C7B90"/>
    <w:rsid w:val="009C7F59"/>
    <w:rsid w:val="009D0156"/>
    <w:rsid w:val="009D0E89"/>
    <w:rsid w:val="009D2C82"/>
    <w:rsid w:val="009D2F18"/>
    <w:rsid w:val="009D3502"/>
    <w:rsid w:val="009D3D3B"/>
    <w:rsid w:val="009D428B"/>
    <w:rsid w:val="009D4584"/>
    <w:rsid w:val="009D4614"/>
    <w:rsid w:val="009D4BAE"/>
    <w:rsid w:val="009D4D4D"/>
    <w:rsid w:val="009D5B75"/>
    <w:rsid w:val="009E0529"/>
    <w:rsid w:val="009E05E4"/>
    <w:rsid w:val="009E09E8"/>
    <w:rsid w:val="009E0E55"/>
    <w:rsid w:val="009E118F"/>
    <w:rsid w:val="009E2A4B"/>
    <w:rsid w:val="009E307F"/>
    <w:rsid w:val="009E312C"/>
    <w:rsid w:val="009E35D2"/>
    <w:rsid w:val="009E3648"/>
    <w:rsid w:val="009E37EB"/>
    <w:rsid w:val="009E60D3"/>
    <w:rsid w:val="009E6386"/>
    <w:rsid w:val="009E66E5"/>
    <w:rsid w:val="009E7157"/>
    <w:rsid w:val="009E7C17"/>
    <w:rsid w:val="009E7F86"/>
    <w:rsid w:val="009F0ABC"/>
    <w:rsid w:val="009F0B14"/>
    <w:rsid w:val="009F12EF"/>
    <w:rsid w:val="009F1588"/>
    <w:rsid w:val="009F18D3"/>
    <w:rsid w:val="009F2668"/>
    <w:rsid w:val="009F2B91"/>
    <w:rsid w:val="009F2CE3"/>
    <w:rsid w:val="009F33C3"/>
    <w:rsid w:val="009F34E9"/>
    <w:rsid w:val="009F3618"/>
    <w:rsid w:val="009F3AEC"/>
    <w:rsid w:val="009F4D26"/>
    <w:rsid w:val="009F51BC"/>
    <w:rsid w:val="009F6634"/>
    <w:rsid w:val="009F6A23"/>
    <w:rsid w:val="009F73DF"/>
    <w:rsid w:val="009F75E2"/>
    <w:rsid w:val="009F7D00"/>
    <w:rsid w:val="00A00FB7"/>
    <w:rsid w:val="00A012BA"/>
    <w:rsid w:val="00A0159A"/>
    <w:rsid w:val="00A01B62"/>
    <w:rsid w:val="00A02B47"/>
    <w:rsid w:val="00A032B7"/>
    <w:rsid w:val="00A034C7"/>
    <w:rsid w:val="00A036CF"/>
    <w:rsid w:val="00A03AEB"/>
    <w:rsid w:val="00A03D9C"/>
    <w:rsid w:val="00A05DAD"/>
    <w:rsid w:val="00A05DEF"/>
    <w:rsid w:val="00A0694E"/>
    <w:rsid w:val="00A06D68"/>
    <w:rsid w:val="00A07A8F"/>
    <w:rsid w:val="00A10515"/>
    <w:rsid w:val="00A10A07"/>
    <w:rsid w:val="00A115D7"/>
    <w:rsid w:val="00A12BE7"/>
    <w:rsid w:val="00A13D69"/>
    <w:rsid w:val="00A13F29"/>
    <w:rsid w:val="00A1429E"/>
    <w:rsid w:val="00A14416"/>
    <w:rsid w:val="00A1505B"/>
    <w:rsid w:val="00A1506C"/>
    <w:rsid w:val="00A15D25"/>
    <w:rsid w:val="00A16759"/>
    <w:rsid w:val="00A17121"/>
    <w:rsid w:val="00A1729B"/>
    <w:rsid w:val="00A20656"/>
    <w:rsid w:val="00A20A36"/>
    <w:rsid w:val="00A219C0"/>
    <w:rsid w:val="00A21B86"/>
    <w:rsid w:val="00A21D55"/>
    <w:rsid w:val="00A224C2"/>
    <w:rsid w:val="00A227F2"/>
    <w:rsid w:val="00A22E30"/>
    <w:rsid w:val="00A22E60"/>
    <w:rsid w:val="00A243AF"/>
    <w:rsid w:val="00A24432"/>
    <w:rsid w:val="00A25880"/>
    <w:rsid w:val="00A25DAB"/>
    <w:rsid w:val="00A2637E"/>
    <w:rsid w:val="00A26AD7"/>
    <w:rsid w:val="00A27B7C"/>
    <w:rsid w:val="00A27DF0"/>
    <w:rsid w:val="00A30200"/>
    <w:rsid w:val="00A30A58"/>
    <w:rsid w:val="00A30C9C"/>
    <w:rsid w:val="00A31155"/>
    <w:rsid w:val="00A316E0"/>
    <w:rsid w:val="00A31BCF"/>
    <w:rsid w:val="00A320E0"/>
    <w:rsid w:val="00A325FA"/>
    <w:rsid w:val="00A33F41"/>
    <w:rsid w:val="00A340B7"/>
    <w:rsid w:val="00A344B1"/>
    <w:rsid w:val="00A3580B"/>
    <w:rsid w:val="00A36415"/>
    <w:rsid w:val="00A36E9C"/>
    <w:rsid w:val="00A372DD"/>
    <w:rsid w:val="00A412DF"/>
    <w:rsid w:val="00A41E80"/>
    <w:rsid w:val="00A4287A"/>
    <w:rsid w:val="00A42D31"/>
    <w:rsid w:val="00A42F8B"/>
    <w:rsid w:val="00A431E4"/>
    <w:rsid w:val="00A432B9"/>
    <w:rsid w:val="00A446EF"/>
    <w:rsid w:val="00A451BF"/>
    <w:rsid w:val="00A45336"/>
    <w:rsid w:val="00A459A4"/>
    <w:rsid w:val="00A4718F"/>
    <w:rsid w:val="00A50438"/>
    <w:rsid w:val="00A5067C"/>
    <w:rsid w:val="00A50698"/>
    <w:rsid w:val="00A50DEA"/>
    <w:rsid w:val="00A50F03"/>
    <w:rsid w:val="00A5124A"/>
    <w:rsid w:val="00A5153F"/>
    <w:rsid w:val="00A517A8"/>
    <w:rsid w:val="00A518D1"/>
    <w:rsid w:val="00A52575"/>
    <w:rsid w:val="00A525AB"/>
    <w:rsid w:val="00A528D3"/>
    <w:rsid w:val="00A52AD8"/>
    <w:rsid w:val="00A52D53"/>
    <w:rsid w:val="00A543C5"/>
    <w:rsid w:val="00A544EC"/>
    <w:rsid w:val="00A54976"/>
    <w:rsid w:val="00A54F19"/>
    <w:rsid w:val="00A56E48"/>
    <w:rsid w:val="00A56F78"/>
    <w:rsid w:val="00A57200"/>
    <w:rsid w:val="00A579EB"/>
    <w:rsid w:val="00A60320"/>
    <w:rsid w:val="00A62B79"/>
    <w:rsid w:val="00A62F80"/>
    <w:rsid w:val="00A636EA"/>
    <w:rsid w:val="00A649AC"/>
    <w:rsid w:val="00A65124"/>
    <w:rsid w:val="00A6535D"/>
    <w:rsid w:val="00A6602F"/>
    <w:rsid w:val="00A6611A"/>
    <w:rsid w:val="00A676FB"/>
    <w:rsid w:val="00A67BF8"/>
    <w:rsid w:val="00A7074C"/>
    <w:rsid w:val="00A70BE7"/>
    <w:rsid w:val="00A70BF8"/>
    <w:rsid w:val="00A71F5A"/>
    <w:rsid w:val="00A72392"/>
    <w:rsid w:val="00A72EF6"/>
    <w:rsid w:val="00A741D0"/>
    <w:rsid w:val="00A74783"/>
    <w:rsid w:val="00A75D0D"/>
    <w:rsid w:val="00A77138"/>
    <w:rsid w:val="00A77A31"/>
    <w:rsid w:val="00A77D13"/>
    <w:rsid w:val="00A807EA"/>
    <w:rsid w:val="00A814C0"/>
    <w:rsid w:val="00A82064"/>
    <w:rsid w:val="00A822AD"/>
    <w:rsid w:val="00A83840"/>
    <w:rsid w:val="00A83E60"/>
    <w:rsid w:val="00A84210"/>
    <w:rsid w:val="00A8502A"/>
    <w:rsid w:val="00A85108"/>
    <w:rsid w:val="00A856F4"/>
    <w:rsid w:val="00A90606"/>
    <w:rsid w:val="00A91BE2"/>
    <w:rsid w:val="00A9335D"/>
    <w:rsid w:val="00A93363"/>
    <w:rsid w:val="00A93A35"/>
    <w:rsid w:val="00A93A77"/>
    <w:rsid w:val="00A9441A"/>
    <w:rsid w:val="00A9460F"/>
    <w:rsid w:val="00A946FD"/>
    <w:rsid w:val="00A95265"/>
    <w:rsid w:val="00A95FDB"/>
    <w:rsid w:val="00A9724C"/>
    <w:rsid w:val="00A9788B"/>
    <w:rsid w:val="00A978FA"/>
    <w:rsid w:val="00A979BE"/>
    <w:rsid w:val="00AA00ED"/>
    <w:rsid w:val="00AA0396"/>
    <w:rsid w:val="00AA0E5B"/>
    <w:rsid w:val="00AA140F"/>
    <w:rsid w:val="00AA1A9D"/>
    <w:rsid w:val="00AA1AEA"/>
    <w:rsid w:val="00AA1AEF"/>
    <w:rsid w:val="00AA1E27"/>
    <w:rsid w:val="00AA2B09"/>
    <w:rsid w:val="00AA31E9"/>
    <w:rsid w:val="00AA45D4"/>
    <w:rsid w:val="00AA46FF"/>
    <w:rsid w:val="00AA4A54"/>
    <w:rsid w:val="00AA4B2D"/>
    <w:rsid w:val="00AA5570"/>
    <w:rsid w:val="00AA58E2"/>
    <w:rsid w:val="00AA5B8F"/>
    <w:rsid w:val="00AA703A"/>
    <w:rsid w:val="00AA7973"/>
    <w:rsid w:val="00AB0539"/>
    <w:rsid w:val="00AB1239"/>
    <w:rsid w:val="00AB12F5"/>
    <w:rsid w:val="00AB1F84"/>
    <w:rsid w:val="00AB264C"/>
    <w:rsid w:val="00AB2989"/>
    <w:rsid w:val="00AB3695"/>
    <w:rsid w:val="00AB3DF8"/>
    <w:rsid w:val="00AB43ED"/>
    <w:rsid w:val="00AB4D7B"/>
    <w:rsid w:val="00AB629C"/>
    <w:rsid w:val="00AB6538"/>
    <w:rsid w:val="00AB6E1D"/>
    <w:rsid w:val="00AB7025"/>
    <w:rsid w:val="00AB7659"/>
    <w:rsid w:val="00AC0719"/>
    <w:rsid w:val="00AC0905"/>
    <w:rsid w:val="00AC0C43"/>
    <w:rsid w:val="00AC0D2E"/>
    <w:rsid w:val="00AC0ECD"/>
    <w:rsid w:val="00AC32F6"/>
    <w:rsid w:val="00AC3FA7"/>
    <w:rsid w:val="00AC4C57"/>
    <w:rsid w:val="00AC5088"/>
    <w:rsid w:val="00AC5239"/>
    <w:rsid w:val="00AC561C"/>
    <w:rsid w:val="00AC56DA"/>
    <w:rsid w:val="00AC5CB4"/>
    <w:rsid w:val="00AC623B"/>
    <w:rsid w:val="00AC768B"/>
    <w:rsid w:val="00AD0299"/>
    <w:rsid w:val="00AD02FE"/>
    <w:rsid w:val="00AD062A"/>
    <w:rsid w:val="00AD0694"/>
    <w:rsid w:val="00AD09A6"/>
    <w:rsid w:val="00AD16C3"/>
    <w:rsid w:val="00AD26C5"/>
    <w:rsid w:val="00AD2A42"/>
    <w:rsid w:val="00AD2B0A"/>
    <w:rsid w:val="00AD3E59"/>
    <w:rsid w:val="00AD4CE7"/>
    <w:rsid w:val="00AD747B"/>
    <w:rsid w:val="00AE00C6"/>
    <w:rsid w:val="00AE289D"/>
    <w:rsid w:val="00AE32AE"/>
    <w:rsid w:val="00AE43F1"/>
    <w:rsid w:val="00AE61DE"/>
    <w:rsid w:val="00AE6728"/>
    <w:rsid w:val="00AE7B57"/>
    <w:rsid w:val="00AE7F53"/>
    <w:rsid w:val="00AF0024"/>
    <w:rsid w:val="00AF10F2"/>
    <w:rsid w:val="00AF2959"/>
    <w:rsid w:val="00AF417B"/>
    <w:rsid w:val="00AF5A1B"/>
    <w:rsid w:val="00AF67EB"/>
    <w:rsid w:val="00AF6C4E"/>
    <w:rsid w:val="00AF741A"/>
    <w:rsid w:val="00AF783C"/>
    <w:rsid w:val="00B01545"/>
    <w:rsid w:val="00B018B9"/>
    <w:rsid w:val="00B01AEB"/>
    <w:rsid w:val="00B01DFA"/>
    <w:rsid w:val="00B020C5"/>
    <w:rsid w:val="00B02565"/>
    <w:rsid w:val="00B029C8"/>
    <w:rsid w:val="00B02D08"/>
    <w:rsid w:val="00B038BE"/>
    <w:rsid w:val="00B03DF5"/>
    <w:rsid w:val="00B048D4"/>
    <w:rsid w:val="00B05FA9"/>
    <w:rsid w:val="00B06211"/>
    <w:rsid w:val="00B0622F"/>
    <w:rsid w:val="00B076EF"/>
    <w:rsid w:val="00B079B8"/>
    <w:rsid w:val="00B07B04"/>
    <w:rsid w:val="00B10541"/>
    <w:rsid w:val="00B1073C"/>
    <w:rsid w:val="00B10DE3"/>
    <w:rsid w:val="00B11042"/>
    <w:rsid w:val="00B11E17"/>
    <w:rsid w:val="00B1235A"/>
    <w:rsid w:val="00B1306F"/>
    <w:rsid w:val="00B131C8"/>
    <w:rsid w:val="00B14F3F"/>
    <w:rsid w:val="00B15CBF"/>
    <w:rsid w:val="00B16620"/>
    <w:rsid w:val="00B1665C"/>
    <w:rsid w:val="00B16823"/>
    <w:rsid w:val="00B2019A"/>
    <w:rsid w:val="00B20EA0"/>
    <w:rsid w:val="00B20F5F"/>
    <w:rsid w:val="00B219B9"/>
    <w:rsid w:val="00B21FEE"/>
    <w:rsid w:val="00B22476"/>
    <w:rsid w:val="00B228E1"/>
    <w:rsid w:val="00B23883"/>
    <w:rsid w:val="00B23E3C"/>
    <w:rsid w:val="00B24097"/>
    <w:rsid w:val="00B254AD"/>
    <w:rsid w:val="00B257E6"/>
    <w:rsid w:val="00B260FB"/>
    <w:rsid w:val="00B266BC"/>
    <w:rsid w:val="00B269AD"/>
    <w:rsid w:val="00B2785B"/>
    <w:rsid w:val="00B31384"/>
    <w:rsid w:val="00B31AE0"/>
    <w:rsid w:val="00B31CA7"/>
    <w:rsid w:val="00B32647"/>
    <w:rsid w:val="00B33DD6"/>
    <w:rsid w:val="00B3419E"/>
    <w:rsid w:val="00B342B1"/>
    <w:rsid w:val="00B343D8"/>
    <w:rsid w:val="00B34E12"/>
    <w:rsid w:val="00B34FB8"/>
    <w:rsid w:val="00B352EE"/>
    <w:rsid w:val="00B356F0"/>
    <w:rsid w:val="00B35E61"/>
    <w:rsid w:val="00B37957"/>
    <w:rsid w:val="00B41520"/>
    <w:rsid w:val="00B419B6"/>
    <w:rsid w:val="00B41E28"/>
    <w:rsid w:val="00B43794"/>
    <w:rsid w:val="00B43F3D"/>
    <w:rsid w:val="00B4528E"/>
    <w:rsid w:val="00B45366"/>
    <w:rsid w:val="00B455C9"/>
    <w:rsid w:val="00B45B6A"/>
    <w:rsid w:val="00B46BD3"/>
    <w:rsid w:val="00B46F9A"/>
    <w:rsid w:val="00B4711E"/>
    <w:rsid w:val="00B47170"/>
    <w:rsid w:val="00B47B63"/>
    <w:rsid w:val="00B50271"/>
    <w:rsid w:val="00B50C33"/>
    <w:rsid w:val="00B50E70"/>
    <w:rsid w:val="00B5115C"/>
    <w:rsid w:val="00B5154F"/>
    <w:rsid w:val="00B52483"/>
    <w:rsid w:val="00B52540"/>
    <w:rsid w:val="00B52D6B"/>
    <w:rsid w:val="00B534AA"/>
    <w:rsid w:val="00B53804"/>
    <w:rsid w:val="00B53D5B"/>
    <w:rsid w:val="00B54A22"/>
    <w:rsid w:val="00B54C59"/>
    <w:rsid w:val="00B54C90"/>
    <w:rsid w:val="00B55C86"/>
    <w:rsid w:val="00B60343"/>
    <w:rsid w:val="00B6044E"/>
    <w:rsid w:val="00B605C8"/>
    <w:rsid w:val="00B60831"/>
    <w:rsid w:val="00B60A60"/>
    <w:rsid w:val="00B61AD5"/>
    <w:rsid w:val="00B61E6F"/>
    <w:rsid w:val="00B6310C"/>
    <w:rsid w:val="00B6320D"/>
    <w:rsid w:val="00B638CA"/>
    <w:rsid w:val="00B63EDA"/>
    <w:rsid w:val="00B63FA0"/>
    <w:rsid w:val="00B64021"/>
    <w:rsid w:val="00B6474F"/>
    <w:rsid w:val="00B64A92"/>
    <w:rsid w:val="00B65707"/>
    <w:rsid w:val="00B65806"/>
    <w:rsid w:val="00B65E52"/>
    <w:rsid w:val="00B6631B"/>
    <w:rsid w:val="00B66BB5"/>
    <w:rsid w:val="00B6785E"/>
    <w:rsid w:val="00B67FE2"/>
    <w:rsid w:val="00B7048C"/>
    <w:rsid w:val="00B714A4"/>
    <w:rsid w:val="00B71A2A"/>
    <w:rsid w:val="00B728F3"/>
    <w:rsid w:val="00B72EA5"/>
    <w:rsid w:val="00B73375"/>
    <w:rsid w:val="00B74232"/>
    <w:rsid w:val="00B748CC"/>
    <w:rsid w:val="00B748D1"/>
    <w:rsid w:val="00B74E5A"/>
    <w:rsid w:val="00B74F53"/>
    <w:rsid w:val="00B759DD"/>
    <w:rsid w:val="00B7650A"/>
    <w:rsid w:val="00B76D86"/>
    <w:rsid w:val="00B76E07"/>
    <w:rsid w:val="00B7761F"/>
    <w:rsid w:val="00B7778E"/>
    <w:rsid w:val="00B7781A"/>
    <w:rsid w:val="00B80375"/>
    <w:rsid w:val="00B804E9"/>
    <w:rsid w:val="00B80A08"/>
    <w:rsid w:val="00B813CE"/>
    <w:rsid w:val="00B81917"/>
    <w:rsid w:val="00B81BAF"/>
    <w:rsid w:val="00B8216B"/>
    <w:rsid w:val="00B83296"/>
    <w:rsid w:val="00B8385D"/>
    <w:rsid w:val="00B8394C"/>
    <w:rsid w:val="00B83AC0"/>
    <w:rsid w:val="00B83BC7"/>
    <w:rsid w:val="00B83DCD"/>
    <w:rsid w:val="00B84352"/>
    <w:rsid w:val="00B846E8"/>
    <w:rsid w:val="00B84990"/>
    <w:rsid w:val="00B84D93"/>
    <w:rsid w:val="00B850C7"/>
    <w:rsid w:val="00B852B1"/>
    <w:rsid w:val="00B854A9"/>
    <w:rsid w:val="00B85D83"/>
    <w:rsid w:val="00B863CB"/>
    <w:rsid w:val="00B863D7"/>
    <w:rsid w:val="00B86BB2"/>
    <w:rsid w:val="00B878F2"/>
    <w:rsid w:val="00B918E2"/>
    <w:rsid w:val="00B918E9"/>
    <w:rsid w:val="00B91A9A"/>
    <w:rsid w:val="00B91C91"/>
    <w:rsid w:val="00B91DAE"/>
    <w:rsid w:val="00B920BE"/>
    <w:rsid w:val="00B92BC3"/>
    <w:rsid w:val="00B93476"/>
    <w:rsid w:val="00B94D98"/>
    <w:rsid w:val="00B95404"/>
    <w:rsid w:val="00B957DC"/>
    <w:rsid w:val="00B9582B"/>
    <w:rsid w:val="00B96C87"/>
    <w:rsid w:val="00B97C08"/>
    <w:rsid w:val="00B97DC5"/>
    <w:rsid w:val="00BA0153"/>
    <w:rsid w:val="00BA0DBE"/>
    <w:rsid w:val="00BA11D8"/>
    <w:rsid w:val="00BA18B5"/>
    <w:rsid w:val="00BA365A"/>
    <w:rsid w:val="00BA49F8"/>
    <w:rsid w:val="00BA55C0"/>
    <w:rsid w:val="00BA5CD5"/>
    <w:rsid w:val="00BA6AE1"/>
    <w:rsid w:val="00BA7785"/>
    <w:rsid w:val="00BB08B2"/>
    <w:rsid w:val="00BB0C03"/>
    <w:rsid w:val="00BB0CA8"/>
    <w:rsid w:val="00BB1749"/>
    <w:rsid w:val="00BB1D94"/>
    <w:rsid w:val="00BB2301"/>
    <w:rsid w:val="00BB2C29"/>
    <w:rsid w:val="00BB2F8F"/>
    <w:rsid w:val="00BB39B6"/>
    <w:rsid w:val="00BB4EEB"/>
    <w:rsid w:val="00BB549A"/>
    <w:rsid w:val="00BB566E"/>
    <w:rsid w:val="00BB5E74"/>
    <w:rsid w:val="00BB66D9"/>
    <w:rsid w:val="00BB68AD"/>
    <w:rsid w:val="00BB6C9C"/>
    <w:rsid w:val="00BB723A"/>
    <w:rsid w:val="00BB732A"/>
    <w:rsid w:val="00BC0039"/>
    <w:rsid w:val="00BC0D34"/>
    <w:rsid w:val="00BC1315"/>
    <w:rsid w:val="00BC1C0E"/>
    <w:rsid w:val="00BC257B"/>
    <w:rsid w:val="00BC4730"/>
    <w:rsid w:val="00BC4D96"/>
    <w:rsid w:val="00BC4E6D"/>
    <w:rsid w:val="00BC52D2"/>
    <w:rsid w:val="00BC5794"/>
    <w:rsid w:val="00BC7398"/>
    <w:rsid w:val="00BC79FB"/>
    <w:rsid w:val="00BD09F6"/>
    <w:rsid w:val="00BD145C"/>
    <w:rsid w:val="00BD405B"/>
    <w:rsid w:val="00BD49EF"/>
    <w:rsid w:val="00BD4C17"/>
    <w:rsid w:val="00BD5D7A"/>
    <w:rsid w:val="00BD62D0"/>
    <w:rsid w:val="00BD6EBF"/>
    <w:rsid w:val="00BD7134"/>
    <w:rsid w:val="00BD7680"/>
    <w:rsid w:val="00BE129E"/>
    <w:rsid w:val="00BE1C8C"/>
    <w:rsid w:val="00BE21D2"/>
    <w:rsid w:val="00BE24FA"/>
    <w:rsid w:val="00BE2C5F"/>
    <w:rsid w:val="00BE2FA1"/>
    <w:rsid w:val="00BE327E"/>
    <w:rsid w:val="00BE4066"/>
    <w:rsid w:val="00BE489B"/>
    <w:rsid w:val="00BE50D5"/>
    <w:rsid w:val="00BE5B92"/>
    <w:rsid w:val="00BE5C9E"/>
    <w:rsid w:val="00BE63F2"/>
    <w:rsid w:val="00BE716F"/>
    <w:rsid w:val="00BE7D86"/>
    <w:rsid w:val="00BF054F"/>
    <w:rsid w:val="00BF0A5B"/>
    <w:rsid w:val="00BF1C8B"/>
    <w:rsid w:val="00BF25B9"/>
    <w:rsid w:val="00BF2655"/>
    <w:rsid w:val="00BF2FF2"/>
    <w:rsid w:val="00BF35D5"/>
    <w:rsid w:val="00BF42B5"/>
    <w:rsid w:val="00BF6A55"/>
    <w:rsid w:val="00BF7092"/>
    <w:rsid w:val="00BF7482"/>
    <w:rsid w:val="00C0056D"/>
    <w:rsid w:val="00C006FD"/>
    <w:rsid w:val="00C007B9"/>
    <w:rsid w:val="00C008AB"/>
    <w:rsid w:val="00C00B22"/>
    <w:rsid w:val="00C01A05"/>
    <w:rsid w:val="00C01E49"/>
    <w:rsid w:val="00C0228C"/>
    <w:rsid w:val="00C02596"/>
    <w:rsid w:val="00C02FDD"/>
    <w:rsid w:val="00C03490"/>
    <w:rsid w:val="00C03A9E"/>
    <w:rsid w:val="00C03F3D"/>
    <w:rsid w:val="00C05475"/>
    <w:rsid w:val="00C05906"/>
    <w:rsid w:val="00C073B4"/>
    <w:rsid w:val="00C07480"/>
    <w:rsid w:val="00C1056A"/>
    <w:rsid w:val="00C108E1"/>
    <w:rsid w:val="00C116EB"/>
    <w:rsid w:val="00C12ED4"/>
    <w:rsid w:val="00C13D65"/>
    <w:rsid w:val="00C14211"/>
    <w:rsid w:val="00C1455C"/>
    <w:rsid w:val="00C1482B"/>
    <w:rsid w:val="00C1564D"/>
    <w:rsid w:val="00C15909"/>
    <w:rsid w:val="00C15FDD"/>
    <w:rsid w:val="00C16543"/>
    <w:rsid w:val="00C16903"/>
    <w:rsid w:val="00C17C0D"/>
    <w:rsid w:val="00C20367"/>
    <w:rsid w:val="00C2062D"/>
    <w:rsid w:val="00C21316"/>
    <w:rsid w:val="00C21C75"/>
    <w:rsid w:val="00C21F87"/>
    <w:rsid w:val="00C2219A"/>
    <w:rsid w:val="00C23714"/>
    <w:rsid w:val="00C23DCA"/>
    <w:rsid w:val="00C248F7"/>
    <w:rsid w:val="00C2513A"/>
    <w:rsid w:val="00C254F5"/>
    <w:rsid w:val="00C255BE"/>
    <w:rsid w:val="00C25F83"/>
    <w:rsid w:val="00C2616C"/>
    <w:rsid w:val="00C302DD"/>
    <w:rsid w:val="00C308B7"/>
    <w:rsid w:val="00C30F13"/>
    <w:rsid w:val="00C31247"/>
    <w:rsid w:val="00C314C2"/>
    <w:rsid w:val="00C31779"/>
    <w:rsid w:val="00C32084"/>
    <w:rsid w:val="00C32667"/>
    <w:rsid w:val="00C32F28"/>
    <w:rsid w:val="00C33278"/>
    <w:rsid w:val="00C33A50"/>
    <w:rsid w:val="00C33E2C"/>
    <w:rsid w:val="00C34AE5"/>
    <w:rsid w:val="00C34C04"/>
    <w:rsid w:val="00C34C88"/>
    <w:rsid w:val="00C35224"/>
    <w:rsid w:val="00C352E5"/>
    <w:rsid w:val="00C35BFF"/>
    <w:rsid w:val="00C363AC"/>
    <w:rsid w:val="00C36712"/>
    <w:rsid w:val="00C36C2E"/>
    <w:rsid w:val="00C377F5"/>
    <w:rsid w:val="00C412BD"/>
    <w:rsid w:val="00C41418"/>
    <w:rsid w:val="00C419B9"/>
    <w:rsid w:val="00C41D4B"/>
    <w:rsid w:val="00C42E9A"/>
    <w:rsid w:val="00C43CAB"/>
    <w:rsid w:val="00C4431D"/>
    <w:rsid w:val="00C443A8"/>
    <w:rsid w:val="00C44F80"/>
    <w:rsid w:val="00C4527D"/>
    <w:rsid w:val="00C45B74"/>
    <w:rsid w:val="00C45D25"/>
    <w:rsid w:val="00C45D60"/>
    <w:rsid w:val="00C46741"/>
    <w:rsid w:val="00C46AC2"/>
    <w:rsid w:val="00C4756C"/>
    <w:rsid w:val="00C475A6"/>
    <w:rsid w:val="00C477B0"/>
    <w:rsid w:val="00C477FB"/>
    <w:rsid w:val="00C47BB8"/>
    <w:rsid w:val="00C50436"/>
    <w:rsid w:val="00C50444"/>
    <w:rsid w:val="00C50929"/>
    <w:rsid w:val="00C51180"/>
    <w:rsid w:val="00C51C2F"/>
    <w:rsid w:val="00C527F1"/>
    <w:rsid w:val="00C53327"/>
    <w:rsid w:val="00C53D5A"/>
    <w:rsid w:val="00C54181"/>
    <w:rsid w:val="00C54340"/>
    <w:rsid w:val="00C54524"/>
    <w:rsid w:val="00C546B3"/>
    <w:rsid w:val="00C5598F"/>
    <w:rsid w:val="00C55C77"/>
    <w:rsid w:val="00C56311"/>
    <w:rsid w:val="00C5660B"/>
    <w:rsid w:val="00C56952"/>
    <w:rsid w:val="00C57978"/>
    <w:rsid w:val="00C601B7"/>
    <w:rsid w:val="00C60F6B"/>
    <w:rsid w:val="00C623F0"/>
    <w:rsid w:val="00C63952"/>
    <w:rsid w:val="00C653C4"/>
    <w:rsid w:val="00C6610E"/>
    <w:rsid w:val="00C67186"/>
    <w:rsid w:val="00C673D0"/>
    <w:rsid w:val="00C70286"/>
    <w:rsid w:val="00C7031A"/>
    <w:rsid w:val="00C70A6B"/>
    <w:rsid w:val="00C71043"/>
    <w:rsid w:val="00C7178C"/>
    <w:rsid w:val="00C71913"/>
    <w:rsid w:val="00C721B8"/>
    <w:rsid w:val="00C724E7"/>
    <w:rsid w:val="00C72B59"/>
    <w:rsid w:val="00C72D7F"/>
    <w:rsid w:val="00C73B4C"/>
    <w:rsid w:val="00C73E11"/>
    <w:rsid w:val="00C73E25"/>
    <w:rsid w:val="00C744B9"/>
    <w:rsid w:val="00C747CF"/>
    <w:rsid w:val="00C75066"/>
    <w:rsid w:val="00C7529D"/>
    <w:rsid w:val="00C75B87"/>
    <w:rsid w:val="00C75E40"/>
    <w:rsid w:val="00C76A0C"/>
    <w:rsid w:val="00C76D6B"/>
    <w:rsid w:val="00C76F77"/>
    <w:rsid w:val="00C80D1E"/>
    <w:rsid w:val="00C80D39"/>
    <w:rsid w:val="00C82455"/>
    <w:rsid w:val="00C825D7"/>
    <w:rsid w:val="00C827F5"/>
    <w:rsid w:val="00C8283B"/>
    <w:rsid w:val="00C8284B"/>
    <w:rsid w:val="00C82D3A"/>
    <w:rsid w:val="00C835F2"/>
    <w:rsid w:val="00C83C0D"/>
    <w:rsid w:val="00C8614F"/>
    <w:rsid w:val="00C86B02"/>
    <w:rsid w:val="00C86B55"/>
    <w:rsid w:val="00C86EEC"/>
    <w:rsid w:val="00C87439"/>
    <w:rsid w:val="00C87C0A"/>
    <w:rsid w:val="00C906BF"/>
    <w:rsid w:val="00C90BB5"/>
    <w:rsid w:val="00C90FDD"/>
    <w:rsid w:val="00C915F4"/>
    <w:rsid w:val="00C920F6"/>
    <w:rsid w:val="00C926C9"/>
    <w:rsid w:val="00C92882"/>
    <w:rsid w:val="00C9342C"/>
    <w:rsid w:val="00C944D2"/>
    <w:rsid w:val="00C9456B"/>
    <w:rsid w:val="00C94909"/>
    <w:rsid w:val="00C94D4B"/>
    <w:rsid w:val="00C96675"/>
    <w:rsid w:val="00C97ED6"/>
    <w:rsid w:val="00CA10E2"/>
    <w:rsid w:val="00CA174B"/>
    <w:rsid w:val="00CA189F"/>
    <w:rsid w:val="00CA194C"/>
    <w:rsid w:val="00CA1E16"/>
    <w:rsid w:val="00CA2281"/>
    <w:rsid w:val="00CA2ABC"/>
    <w:rsid w:val="00CA3C99"/>
    <w:rsid w:val="00CA4853"/>
    <w:rsid w:val="00CA5636"/>
    <w:rsid w:val="00CA5924"/>
    <w:rsid w:val="00CA5E82"/>
    <w:rsid w:val="00CA7406"/>
    <w:rsid w:val="00CB0B68"/>
    <w:rsid w:val="00CB21E8"/>
    <w:rsid w:val="00CB223F"/>
    <w:rsid w:val="00CB318F"/>
    <w:rsid w:val="00CB3C08"/>
    <w:rsid w:val="00CB4F12"/>
    <w:rsid w:val="00CB5229"/>
    <w:rsid w:val="00CB5759"/>
    <w:rsid w:val="00CB5C0A"/>
    <w:rsid w:val="00CB5F33"/>
    <w:rsid w:val="00CB6D13"/>
    <w:rsid w:val="00CB7DB3"/>
    <w:rsid w:val="00CC0D80"/>
    <w:rsid w:val="00CC0E43"/>
    <w:rsid w:val="00CC28B4"/>
    <w:rsid w:val="00CC2EF6"/>
    <w:rsid w:val="00CC32C3"/>
    <w:rsid w:val="00CC3A73"/>
    <w:rsid w:val="00CC43CA"/>
    <w:rsid w:val="00CC46D1"/>
    <w:rsid w:val="00CC5722"/>
    <w:rsid w:val="00CC7726"/>
    <w:rsid w:val="00CC7BA4"/>
    <w:rsid w:val="00CD0809"/>
    <w:rsid w:val="00CD26C1"/>
    <w:rsid w:val="00CD2780"/>
    <w:rsid w:val="00CD527B"/>
    <w:rsid w:val="00CD5CDE"/>
    <w:rsid w:val="00CD60F1"/>
    <w:rsid w:val="00CD6156"/>
    <w:rsid w:val="00CD64B9"/>
    <w:rsid w:val="00CD7292"/>
    <w:rsid w:val="00CD7527"/>
    <w:rsid w:val="00CD7FCB"/>
    <w:rsid w:val="00CE0E32"/>
    <w:rsid w:val="00CE0EA1"/>
    <w:rsid w:val="00CE138E"/>
    <w:rsid w:val="00CE292D"/>
    <w:rsid w:val="00CE2E4C"/>
    <w:rsid w:val="00CE3287"/>
    <w:rsid w:val="00CE3780"/>
    <w:rsid w:val="00CE3781"/>
    <w:rsid w:val="00CE435D"/>
    <w:rsid w:val="00CE44CD"/>
    <w:rsid w:val="00CE44D2"/>
    <w:rsid w:val="00CE44FB"/>
    <w:rsid w:val="00CE4DD3"/>
    <w:rsid w:val="00CE60A0"/>
    <w:rsid w:val="00CE6F7E"/>
    <w:rsid w:val="00CE7BCC"/>
    <w:rsid w:val="00CF049C"/>
    <w:rsid w:val="00CF05C3"/>
    <w:rsid w:val="00CF1009"/>
    <w:rsid w:val="00CF154D"/>
    <w:rsid w:val="00CF1694"/>
    <w:rsid w:val="00CF1E3F"/>
    <w:rsid w:val="00CF28BA"/>
    <w:rsid w:val="00CF2D32"/>
    <w:rsid w:val="00CF2E6D"/>
    <w:rsid w:val="00CF2ED0"/>
    <w:rsid w:val="00CF477F"/>
    <w:rsid w:val="00CF4793"/>
    <w:rsid w:val="00CF5402"/>
    <w:rsid w:val="00CF54CD"/>
    <w:rsid w:val="00CF6BBF"/>
    <w:rsid w:val="00CF7599"/>
    <w:rsid w:val="00CF75A0"/>
    <w:rsid w:val="00CF7C78"/>
    <w:rsid w:val="00D000FD"/>
    <w:rsid w:val="00D0010B"/>
    <w:rsid w:val="00D01832"/>
    <w:rsid w:val="00D01872"/>
    <w:rsid w:val="00D01B45"/>
    <w:rsid w:val="00D01CEA"/>
    <w:rsid w:val="00D02B48"/>
    <w:rsid w:val="00D02C15"/>
    <w:rsid w:val="00D02FFB"/>
    <w:rsid w:val="00D02FFE"/>
    <w:rsid w:val="00D03200"/>
    <w:rsid w:val="00D032AD"/>
    <w:rsid w:val="00D03372"/>
    <w:rsid w:val="00D03980"/>
    <w:rsid w:val="00D05094"/>
    <w:rsid w:val="00D05349"/>
    <w:rsid w:val="00D058B8"/>
    <w:rsid w:val="00D05C09"/>
    <w:rsid w:val="00D05D02"/>
    <w:rsid w:val="00D05EC7"/>
    <w:rsid w:val="00D0623A"/>
    <w:rsid w:val="00D06687"/>
    <w:rsid w:val="00D06740"/>
    <w:rsid w:val="00D074FB"/>
    <w:rsid w:val="00D07CB7"/>
    <w:rsid w:val="00D10417"/>
    <w:rsid w:val="00D10FB8"/>
    <w:rsid w:val="00D11A2F"/>
    <w:rsid w:val="00D11B74"/>
    <w:rsid w:val="00D11F61"/>
    <w:rsid w:val="00D123C5"/>
    <w:rsid w:val="00D12419"/>
    <w:rsid w:val="00D12CE8"/>
    <w:rsid w:val="00D13980"/>
    <w:rsid w:val="00D13A59"/>
    <w:rsid w:val="00D15EC7"/>
    <w:rsid w:val="00D167B7"/>
    <w:rsid w:val="00D16815"/>
    <w:rsid w:val="00D16B1A"/>
    <w:rsid w:val="00D174B3"/>
    <w:rsid w:val="00D20F35"/>
    <w:rsid w:val="00D20F79"/>
    <w:rsid w:val="00D217C7"/>
    <w:rsid w:val="00D22D20"/>
    <w:rsid w:val="00D23375"/>
    <w:rsid w:val="00D23467"/>
    <w:rsid w:val="00D236CF"/>
    <w:rsid w:val="00D241DB"/>
    <w:rsid w:val="00D246DE"/>
    <w:rsid w:val="00D24907"/>
    <w:rsid w:val="00D2508B"/>
    <w:rsid w:val="00D25622"/>
    <w:rsid w:val="00D25897"/>
    <w:rsid w:val="00D25B2B"/>
    <w:rsid w:val="00D25D90"/>
    <w:rsid w:val="00D25FF5"/>
    <w:rsid w:val="00D27352"/>
    <w:rsid w:val="00D30873"/>
    <w:rsid w:val="00D30F5E"/>
    <w:rsid w:val="00D318BA"/>
    <w:rsid w:val="00D31B70"/>
    <w:rsid w:val="00D31BED"/>
    <w:rsid w:val="00D31CFC"/>
    <w:rsid w:val="00D326B9"/>
    <w:rsid w:val="00D327BB"/>
    <w:rsid w:val="00D330BA"/>
    <w:rsid w:val="00D33422"/>
    <w:rsid w:val="00D33D2B"/>
    <w:rsid w:val="00D35059"/>
    <w:rsid w:val="00D35352"/>
    <w:rsid w:val="00D3599F"/>
    <w:rsid w:val="00D364F2"/>
    <w:rsid w:val="00D36C1B"/>
    <w:rsid w:val="00D37373"/>
    <w:rsid w:val="00D37747"/>
    <w:rsid w:val="00D407A5"/>
    <w:rsid w:val="00D40CEE"/>
    <w:rsid w:val="00D417EC"/>
    <w:rsid w:val="00D41A91"/>
    <w:rsid w:val="00D41D9A"/>
    <w:rsid w:val="00D42D4C"/>
    <w:rsid w:val="00D4507C"/>
    <w:rsid w:val="00D45551"/>
    <w:rsid w:val="00D462D9"/>
    <w:rsid w:val="00D4712A"/>
    <w:rsid w:val="00D47F4B"/>
    <w:rsid w:val="00D50173"/>
    <w:rsid w:val="00D51511"/>
    <w:rsid w:val="00D519A5"/>
    <w:rsid w:val="00D5284B"/>
    <w:rsid w:val="00D52885"/>
    <w:rsid w:val="00D53845"/>
    <w:rsid w:val="00D5438F"/>
    <w:rsid w:val="00D54E1A"/>
    <w:rsid w:val="00D5500C"/>
    <w:rsid w:val="00D55AE7"/>
    <w:rsid w:val="00D55BDE"/>
    <w:rsid w:val="00D569A8"/>
    <w:rsid w:val="00D5742C"/>
    <w:rsid w:val="00D57FBB"/>
    <w:rsid w:val="00D609A8"/>
    <w:rsid w:val="00D60B0D"/>
    <w:rsid w:val="00D61FB1"/>
    <w:rsid w:val="00D61FDC"/>
    <w:rsid w:val="00D6228A"/>
    <w:rsid w:val="00D6230F"/>
    <w:rsid w:val="00D62D59"/>
    <w:rsid w:val="00D63780"/>
    <w:rsid w:val="00D6382F"/>
    <w:rsid w:val="00D6397E"/>
    <w:rsid w:val="00D63FF0"/>
    <w:rsid w:val="00D644C8"/>
    <w:rsid w:val="00D6460B"/>
    <w:rsid w:val="00D64798"/>
    <w:rsid w:val="00D648DC"/>
    <w:rsid w:val="00D65105"/>
    <w:rsid w:val="00D66645"/>
    <w:rsid w:val="00D6673E"/>
    <w:rsid w:val="00D6769D"/>
    <w:rsid w:val="00D67F7C"/>
    <w:rsid w:val="00D7058A"/>
    <w:rsid w:val="00D70B7C"/>
    <w:rsid w:val="00D70FD0"/>
    <w:rsid w:val="00D713C7"/>
    <w:rsid w:val="00D71953"/>
    <w:rsid w:val="00D722B1"/>
    <w:rsid w:val="00D725BF"/>
    <w:rsid w:val="00D73DF4"/>
    <w:rsid w:val="00D74197"/>
    <w:rsid w:val="00D7434E"/>
    <w:rsid w:val="00D744F9"/>
    <w:rsid w:val="00D74945"/>
    <w:rsid w:val="00D74BBA"/>
    <w:rsid w:val="00D74E41"/>
    <w:rsid w:val="00D761D0"/>
    <w:rsid w:val="00D767D2"/>
    <w:rsid w:val="00D7690C"/>
    <w:rsid w:val="00D76E27"/>
    <w:rsid w:val="00D774D7"/>
    <w:rsid w:val="00D779C0"/>
    <w:rsid w:val="00D77B3C"/>
    <w:rsid w:val="00D8064F"/>
    <w:rsid w:val="00D806CD"/>
    <w:rsid w:val="00D81C06"/>
    <w:rsid w:val="00D82BBD"/>
    <w:rsid w:val="00D82F4F"/>
    <w:rsid w:val="00D83009"/>
    <w:rsid w:val="00D83A17"/>
    <w:rsid w:val="00D844BD"/>
    <w:rsid w:val="00D8530A"/>
    <w:rsid w:val="00D86611"/>
    <w:rsid w:val="00D87232"/>
    <w:rsid w:val="00D87415"/>
    <w:rsid w:val="00D87B49"/>
    <w:rsid w:val="00D9099D"/>
    <w:rsid w:val="00D915AC"/>
    <w:rsid w:val="00D932DA"/>
    <w:rsid w:val="00D938FF"/>
    <w:rsid w:val="00D95832"/>
    <w:rsid w:val="00D95C93"/>
    <w:rsid w:val="00D95C98"/>
    <w:rsid w:val="00D97004"/>
    <w:rsid w:val="00D976B4"/>
    <w:rsid w:val="00D9799E"/>
    <w:rsid w:val="00DA0D38"/>
    <w:rsid w:val="00DA1557"/>
    <w:rsid w:val="00DA1584"/>
    <w:rsid w:val="00DA2277"/>
    <w:rsid w:val="00DA2EE4"/>
    <w:rsid w:val="00DA2FC2"/>
    <w:rsid w:val="00DA303D"/>
    <w:rsid w:val="00DA42EC"/>
    <w:rsid w:val="00DA498B"/>
    <w:rsid w:val="00DA4C9A"/>
    <w:rsid w:val="00DA4CCF"/>
    <w:rsid w:val="00DA52C7"/>
    <w:rsid w:val="00DA5603"/>
    <w:rsid w:val="00DA5CA3"/>
    <w:rsid w:val="00DA5F67"/>
    <w:rsid w:val="00DA6009"/>
    <w:rsid w:val="00DA62AB"/>
    <w:rsid w:val="00DA62B9"/>
    <w:rsid w:val="00DA64B6"/>
    <w:rsid w:val="00DA67A7"/>
    <w:rsid w:val="00DA6E78"/>
    <w:rsid w:val="00DA70FA"/>
    <w:rsid w:val="00DA7332"/>
    <w:rsid w:val="00DA77BD"/>
    <w:rsid w:val="00DB0131"/>
    <w:rsid w:val="00DB0A4B"/>
    <w:rsid w:val="00DB1088"/>
    <w:rsid w:val="00DB1C97"/>
    <w:rsid w:val="00DB20DB"/>
    <w:rsid w:val="00DB2771"/>
    <w:rsid w:val="00DB3C4F"/>
    <w:rsid w:val="00DB403F"/>
    <w:rsid w:val="00DB4E04"/>
    <w:rsid w:val="00DB5971"/>
    <w:rsid w:val="00DB5F96"/>
    <w:rsid w:val="00DB6933"/>
    <w:rsid w:val="00DB6C32"/>
    <w:rsid w:val="00DC1322"/>
    <w:rsid w:val="00DC14DF"/>
    <w:rsid w:val="00DC4A03"/>
    <w:rsid w:val="00DC5623"/>
    <w:rsid w:val="00DC5BC1"/>
    <w:rsid w:val="00DC5C32"/>
    <w:rsid w:val="00DC5C49"/>
    <w:rsid w:val="00DC5EA8"/>
    <w:rsid w:val="00DC68D0"/>
    <w:rsid w:val="00DC6AA1"/>
    <w:rsid w:val="00DC7087"/>
    <w:rsid w:val="00DC7144"/>
    <w:rsid w:val="00DD0547"/>
    <w:rsid w:val="00DD2257"/>
    <w:rsid w:val="00DD25A5"/>
    <w:rsid w:val="00DD2A17"/>
    <w:rsid w:val="00DD3129"/>
    <w:rsid w:val="00DD4482"/>
    <w:rsid w:val="00DD44EF"/>
    <w:rsid w:val="00DD4C48"/>
    <w:rsid w:val="00DD560A"/>
    <w:rsid w:val="00DD5D05"/>
    <w:rsid w:val="00DD5D93"/>
    <w:rsid w:val="00DD6168"/>
    <w:rsid w:val="00DD6181"/>
    <w:rsid w:val="00DD6368"/>
    <w:rsid w:val="00DD6D0B"/>
    <w:rsid w:val="00DE1C34"/>
    <w:rsid w:val="00DE23DA"/>
    <w:rsid w:val="00DE2B40"/>
    <w:rsid w:val="00DE30B4"/>
    <w:rsid w:val="00DE3EA7"/>
    <w:rsid w:val="00DE4005"/>
    <w:rsid w:val="00DE426E"/>
    <w:rsid w:val="00DE5123"/>
    <w:rsid w:val="00DE52B1"/>
    <w:rsid w:val="00DE6799"/>
    <w:rsid w:val="00DE6863"/>
    <w:rsid w:val="00DE6B76"/>
    <w:rsid w:val="00DE6DAD"/>
    <w:rsid w:val="00DE71DC"/>
    <w:rsid w:val="00DE7CB3"/>
    <w:rsid w:val="00DE7E2E"/>
    <w:rsid w:val="00DE7FC7"/>
    <w:rsid w:val="00DF0BF9"/>
    <w:rsid w:val="00DF0E56"/>
    <w:rsid w:val="00DF1022"/>
    <w:rsid w:val="00DF126C"/>
    <w:rsid w:val="00DF1601"/>
    <w:rsid w:val="00DF21ED"/>
    <w:rsid w:val="00DF2528"/>
    <w:rsid w:val="00DF292F"/>
    <w:rsid w:val="00DF2AE6"/>
    <w:rsid w:val="00DF31C2"/>
    <w:rsid w:val="00DF387C"/>
    <w:rsid w:val="00DF44F3"/>
    <w:rsid w:val="00DF5279"/>
    <w:rsid w:val="00DF7D58"/>
    <w:rsid w:val="00E005A7"/>
    <w:rsid w:val="00E005FB"/>
    <w:rsid w:val="00E013DD"/>
    <w:rsid w:val="00E0203F"/>
    <w:rsid w:val="00E02C33"/>
    <w:rsid w:val="00E0322B"/>
    <w:rsid w:val="00E03B6B"/>
    <w:rsid w:val="00E041BE"/>
    <w:rsid w:val="00E0494C"/>
    <w:rsid w:val="00E05711"/>
    <w:rsid w:val="00E05C99"/>
    <w:rsid w:val="00E05E0F"/>
    <w:rsid w:val="00E05E40"/>
    <w:rsid w:val="00E061D9"/>
    <w:rsid w:val="00E06411"/>
    <w:rsid w:val="00E07195"/>
    <w:rsid w:val="00E07785"/>
    <w:rsid w:val="00E07F9C"/>
    <w:rsid w:val="00E10446"/>
    <w:rsid w:val="00E110BB"/>
    <w:rsid w:val="00E11979"/>
    <w:rsid w:val="00E119C0"/>
    <w:rsid w:val="00E12739"/>
    <w:rsid w:val="00E12D3A"/>
    <w:rsid w:val="00E134B1"/>
    <w:rsid w:val="00E14333"/>
    <w:rsid w:val="00E146F7"/>
    <w:rsid w:val="00E14C59"/>
    <w:rsid w:val="00E157B9"/>
    <w:rsid w:val="00E159B4"/>
    <w:rsid w:val="00E15EBC"/>
    <w:rsid w:val="00E17DC7"/>
    <w:rsid w:val="00E2018E"/>
    <w:rsid w:val="00E20607"/>
    <w:rsid w:val="00E21531"/>
    <w:rsid w:val="00E23337"/>
    <w:rsid w:val="00E2383F"/>
    <w:rsid w:val="00E25055"/>
    <w:rsid w:val="00E25926"/>
    <w:rsid w:val="00E25B77"/>
    <w:rsid w:val="00E27063"/>
    <w:rsid w:val="00E27531"/>
    <w:rsid w:val="00E3008E"/>
    <w:rsid w:val="00E305CF"/>
    <w:rsid w:val="00E30B60"/>
    <w:rsid w:val="00E31B82"/>
    <w:rsid w:val="00E33114"/>
    <w:rsid w:val="00E33A02"/>
    <w:rsid w:val="00E347E5"/>
    <w:rsid w:val="00E34E37"/>
    <w:rsid w:val="00E34F43"/>
    <w:rsid w:val="00E3567C"/>
    <w:rsid w:val="00E364D3"/>
    <w:rsid w:val="00E3713C"/>
    <w:rsid w:val="00E4054C"/>
    <w:rsid w:val="00E40719"/>
    <w:rsid w:val="00E40975"/>
    <w:rsid w:val="00E414EC"/>
    <w:rsid w:val="00E415D8"/>
    <w:rsid w:val="00E418F2"/>
    <w:rsid w:val="00E41AF4"/>
    <w:rsid w:val="00E4230B"/>
    <w:rsid w:val="00E42F49"/>
    <w:rsid w:val="00E43A4C"/>
    <w:rsid w:val="00E446B5"/>
    <w:rsid w:val="00E44905"/>
    <w:rsid w:val="00E45099"/>
    <w:rsid w:val="00E455EA"/>
    <w:rsid w:val="00E45690"/>
    <w:rsid w:val="00E46316"/>
    <w:rsid w:val="00E4662B"/>
    <w:rsid w:val="00E4771C"/>
    <w:rsid w:val="00E479B1"/>
    <w:rsid w:val="00E47A3A"/>
    <w:rsid w:val="00E47CA4"/>
    <w:rsid w:val="00E5023E"/>
    <w:rsid w:val="00E513AA"/>
    <w:rsid w:val="00E51E2A"/>
    <w:rsid w:val="00E5250C"/>
    <w:rsid w:val="00E52520"/>
    <w:rsid w:val="00E53AD9"/>
    <w:rsid w:val="00E53BA3"/>
    <w:rsid w:val="00E53E64"/>
    <w:rsid w:val="00E53ED1"/>
    <w:rsid w:val="00E5639D"/>
    <w:rsid w:val="00E56A86"/>
    <w:rsid w:val="00E56C90"/>
    <w:rsid w:val="00E576A8"/>
    <w:rsid w:val="00E57911"/>
    <w:rsid w:val="00E60301"/>
    <w:rsid w:val="00E605B5"/>
    <w:rsid w:val="00E6083B"/>
    <w:rsid w:val="00E60CF0"/>
    <w:rsid w:val="00E61BD1"/>
    <w:rsid w:val="00E635E6"/>
    <w:rsid w:val="00E63E74"/>
    <w:rsid w:val="00E63F50"/>
    <w:rsid w:val="00E64262"/>
    <w:rsid w:val="00E65429"/>
    <w:rsid w:val="00E65530"/>
    <w:rsid w:val="00E65786"/>
    <w:rsid w:val="00E65E9A"/>
    <w:rsid w:val="00E66604"/>
    <w:rsid w:val="00E66C81"/>
    <w:rsid w:val="00E66D75"/>
    <w:rsid w:val="00E7046B"/>
    <w:rsid w:val="00E7354A"/>
    <w:rsid w:val="00E7408A"/>
    <w:rsid w:val="00E754B9"/>
    <w:rsid w:val="00E75C27"/>
    <w:rsid w:val="00E76B14"/>
    <w:rsid w:val="00E8102A"/>
    <w:rsid w:val="00E8145B"/>
    <w:rsid w:val="00E81749"/>
    <w:rsid w:val="00E81FB0"/>
    <w:rsid w:val="00E8225B"/>
    <w:rsid w:val="00E82306"/>
    <w:rsid w:val="00E82595"/>
    <w:rsid w:val="00E825F3"/>
    <w:rsid w:val="00E83690"/>
    <w:rsid w:val="00E8409F"/>
    <w:rsid w:val="00E84B32"/>
    <w:rsid w:val="00E84B87"/>
    <w:rsid w:val="00E84DC2"/>
    <w:rsid w:val="00E85573"/>
    <w:rsid w:val="00E85A1F"/>
    <w:rsid w:val="00E86266"/>
    <w:rsid w:val="00E8773C"/>
    <w:rsid w:val="00E879C2"/>
    <w:rsid w:val="00E90D34"/>
    <w:rsid w:val="00E9104D"/>
    <w:rsid w:val="00E92A16"/>
    <w:rsid w:val="00E93320"/>
    <w:rsid w:val="00E9411F"/>
    <w:rsid w:val="00E94274"/>
    <w:rsid w:val="00E94EEF"/>
    <w:rsid w:val="00E95ACA"/>
    <w:rsid w:val="00E96B68"/>
    <w:rsid w:val="00E96BD2"/>
    <w:rsid w:val="00E9711D"/>
    <w:rsid w:val="00E9745D"/>
    <w:rsid w:val="00E97EC2"/>
    <w:rsid w:val="00EA1321"/>
    <w:rsid w:val="00EA2EC2"/>
    <w:rsid w:val="00EA5AA6"/>
    <w:rsid w:val="00EA60F4"/>
    <w:rsid w:val="00EA6A0E"/>
    <w:rsid w:val="00EA6AAD"/>
    <w:rsid w:val="00EA6AB1"/>
    <w:rsid w:val="00EA72F6"/>
    <w:rsid w:val="00EB01B2"/>
    <w:rsid w:val="00EB05E4"/>
    <w:rsid w:val="00EB065C"/>
    <w:rsid w:val="00EB076C"/>
    <w:rsid w:val="00EB0994"/>
    <w:rsid w:val="00EB1D85"/>
    <w:rsid w:val="00EB24A1"/>
    <w:rsid w:val="00EB3B0B"/>
    <w:rsid w:val="00EB46E7"/>
    <w:rsid w:val="00EB481D"/>
    <w:rsid w:val="00EB4A5C"/>
    <w:rsid w:val="00EB5BCA"/>
    <w:rsid w:val="00EB6CE2"/>
    <w:rsid w:val="00EB6DF9"/>
    <w:rsid w:val="00EB6EB0"/>
    <w:rsid w:val="00EB7BDF"/>
    <w:rsid w:val="00EB7CCA"/>
    <w:rsid w:val="00EC0476"/>
    <w:rsid w:val="00EC0A3A"/>
    <w:rsid w:val="00EC12E9"/>
    <w:rsid w:val="00EC19EE"/>
    <w:rsid w:val="00EC21C4"/>
    <w:rsid w:val="00EC23FC"/>
    <w:rsid w:val="00EC2518"/>
    <w:rsid w:val="00EC26C1"/>
    <w:rsid w:val="00EC3581"/>
    <w:rsid w:val="00EC3F9F"/>
    <w:rsid w:val="00EC408E"/>
    <w:rsid w:val="00EC40AE"/>
    <w:rsid w:val="00EC4157"/>
    <w:rsid w:val="00EC46E0"/>
    <w:rsid w:val="00EC69E6"/>
    <w:rsid w:val="00EC6AE7"/>
    <w:rsid w:val="00EC6BC1"/>
    <w:rsid w:val="00EC7744"/>
    <w:rsid w:val="00EC7757"/>
    <w:rsid w:val="00EC7D93"/>
    <w:rsid w:val="00ED056F"/>
    <w:rsid w:val="00ED1104"/>
    <w:rsid w:val="00ED2016"/>
    <w:rsid w:val="00ED291D"/>
    <w:rsid w:val="00ED3B5A"/>
    <w:rsid w:val="00ED3C17"/>
    <w:rsid w:val="00ED3D99"/>
    <w:rsid w:val="00ED3E38"/>
    <w:rsid w:val="00ED5661"/>
    <w:rsid w:val="00ED6F9A"/>
    <w:rsid w:val="00ED71F1"/>
    <w:rsid w:val="00ED7706"/>
    <w:rsid w:val="00ED7874"/>
    <w:rsid w:val="00EE0577"/>
    <w:rsid w:val="00EE27EC"/>
    <w:rsid w:val="00EE2C2D"/>
    <w:rsid w:val="00EE3700"/>
    <w:rsid w:val="00EE3B77"/>
    <w:rsid w:val="00EE3C9F"/>
    <w:rsid w:val="00EE5BDD"/>
    <w:rsid w:val="00EE5CF9"/>
    <w:rsid w:val="00EE63BE"/>
    <w:rsid w:val="00EE6E26"/>
    <w:rsid w:val="00EE6E5C"/>
    <w:rsid w:val="00EE725D"/>
    <w:rsid w:val="00EE74C5"/>
    <w:rsid w:val="00EE77E9"/>
    <w:rsid w:val="00EF0EE3"/>
    <w:rsid w:val="00EF0F0B"/>
    <w:rsid w:val="00EF2264"/>
    <w:rsid w:val="00EF24AF"/>
    <w:rsid w:val="00EF2E77"/>
    <w:rsid w:val="00EF380A"/>
    <w:rsid w:val="00EF38D2"/>
    <w:rsid w:val="00EF4544"/>
    <w:rsid w:val="00EF5C1C"/>
    <w:rsid w:val="00EF5F33"/>
    <w:rsid w:val="00EF61A3"/>
    <w:rsid w:val="00EF648A"/>
    <w:rsid w:val="00EF717A"/>
    <w:rsid w:val="00EF7732"/>
    <w:rsid w:val="00EF7ADF"/>
    <w:rsid w:val="00F00789"/>
    <w:rsid w:val="00F00C52"/>
    <w:rsid w:val="00F0145A"/>
    <w:rsid w:val="00F018A6"/>
    <w:rsid w:val="00F018F7"/>
    <w:rsid w:val="00F01FC7"/>
    <w:rsid w:val="00F02521"/>
    <w:rsid w:val="00F02618"/>
    <w:rsid w:val="00F030FF"/>
    <w:rsid w:val="00F0352B"/>
    <w:rsid w:val="00F03D50"/>
    <w:rsid w:val="00F042AF"/>
    <w:rsid w:val="00F04848"/>
    <w:rsid w:val="00F04B4A"/>
    <w:rsid w:val="00F0528C"/>
    <w:rsid w:val="00F05582"/>
    <w:rsid w:val="00F05884"/>
    <w:rsid w:val="00F05902"/>
    <w:rsid w:val="00F05F8B"/>
    <w:rsid w:val="00F060D3"/>
    <w:rsid w:val="00F06562"/>
    <w:rsid w:val="00F06CCC"/>
    <w:rsid w:val="00F076EF"/>
    <w:rsid w:val="00F1088A"/>
    <w:rsid w:val="00F10953"/>
    <w:rsid w:val="00F10F80"/>
    <w:rsid w:val="00F11C28"/>
    <w:rsid w:val="00F11DA3"/>
    <w:rsid w:val="00F131F5"/>
    <w:rsid w:val="00F13A4A"/>
    <w:rsid w:val="00F1443B"/>
    <w:rsid w:val="00F14F7F"/>
    <w:rsid w:val="00F15A62"/>
    <w:rsid w:val="00F1700B"/>
    <w:rsid w:val="00F2112E"/>
    <w:rsid w:val="00F2163C"/>
    <w:rsid w:val="00F22DB8"/>
    <w:rsid w:val="00F22F15"/>
    <w:rsid w:val="00F2316D"/>
    <w:rsid w:val="00F23510"/>
    <w:rsid w:val="00F247E0"/>
    <w:rsid w:val="00F254AD"/>
    <w:rsid w:val="00F258C5"/>
    <w:rsid w:val="00F26018"/>
    <w:rsid w:val="00F27902"/>
    <w:rsid w:val="00F27F61"/>
    <w:rsid w:val="00F302EC"/>
    <w:rsid w:val="00F30907"/>
    <w:rsid w:val="00F30949"/>
    <w:rsid w:val="00F30B94"/>
    <w:rsid w:val="00F30EDB"/>
    <w:rsid w:val="00F32605"/>
    <w:rsid w:val="00F33E11"/>
    <w:rsid w:val="00F342C1"/>
    <w:rsid w:val="00F346DC"/>
    <w:rsid w:val="00F347CD"/>
    <w:rsid w:val="00F3620F"/>
    <w:rsid w:val="00F3626E"/>
    <w:rsid w:val="00F42873"/>
    <w:rsid w:val="00F42AC8"/>
    <w:rsid w:val="00F42BA1"/>
    <w:rsid w:val="00F42D6F"/>
    <w:rsid w:val="00F42FBC"/>
    <w:rsid w:val="00F436F7"/>
    <w:rsid w:val="00F4407F"/>
    <w:rsid w:val="00F44826"/>
    <w:rsid w:val="00F44BC7"/>
    <w:rsid w:val="00F44F0B"/>
    <w:rsid w:val="00F45235"/>
    <w:rsid w:val="00F45E63"/>
    <w:rsid w:val="00F46833"/>
    <w:rsid w:val="00F47A29"/>
    <w:rsid w:val="00F5040E"/>
    <w:rsid w:val="00F508F9"/>
    <w:rsid w:val="00F51D05"/>
    <w:rsid w:val="00F51FB0"/>
    <w:rsid w:val="00F52FFC"/>
    <w:rsid w:val="00F549ED"/>
    <w:rsid w:val="00F54DB2"/>
    <w:rsid w:val="00F55505"/>
    <w:rsid w:val="00F55D35"/>
    <w:rsid w:val="00F56672"/>
    <w:rsid w:val="00F576A0"/>
    <w:rsid w:val="00F57812"/>
    <w:rsid w:val="00F57D56"/>
    <w:rsid w:val="00F61428"/>
    <w:rsid w:val="00F616E4"/>
    <w:rsid w:val="00F62F07"/>
    <w:rsid w:val="00F636E7"/>
    <w:rsid w:val="00F65F1B"/>
    <w:rsid w:val="00F66414"/>
    <w:rsid w:val="00F664E8"/>
    <w:rsid w:val="00F667F0"/>
    <w:rsid w:val="00F66FD0"/>
    <w:rsid w:val="00F6738C"/>
    <w:rsid w:val="00F708BE"/>
    <w:rsid w:val="00F70D8A"/>
    <w:rsid w:val="00F71431"/>
    <w:rsid w:val="00F717B9"/>
    <w:rsid w:val="00F737BB"/>
    <w:rsid w:val="00F7403A"/>
    <w:rsid w:val="00F74EF5"/>
    <w:rsid w:val="00F75D1E"/>
    <w:rsid w:val="00F760F3"/>
    <w:rsid w:val="00F76634"/>
    <w:rsid w:val="00F77052"/>
    <w:rsid w:val="00F770F8"/>
    <w:rsid w:val="00F77126"/>
    <w:rsid w:val="00F772D8"/>
    <w:rsid w:val="00F775E1"/>
    <w:rsid w:val="00F77E67"/>
    <w:rsid w:val="00F820DF"/>
    <w:rsid w:val="00F831F0"/>
    <w:rsid w:val="00F83B72"/>
    <w:rsid w:val="00F83D38"/>
    <w:rsid w:val="00F83D39"/>
    <w:rsid w:val="00F84C75"/>
    <w:rsid w:val="00F84EEB"/>
    <w:rsid w:val="00F84F10"/>
    <w:rsid w:val="00F84F8C"/>
    <w:rsid w:val="00F8507B"/>
    <w:rsid w:val="00F8562D"/>
    <w:rsid w:val="00F85675"/>
    <w:rsid w:val="00F8573F"/>
    <w:rsid w:val="00F85EC4"/>
    <w:rsid w:val="00F86479"/>
    <w:rsid w:val="00F872DA"/>
    <w:rsid w:val="00F87C93"/>
    <w:rsid w:val="00F90177"/>
    <w:rsid w:val="00F9071C"/>
    <w:rsid w:val="00F90C52"/>
    <w:rsid w:val="00F916C6"/>
    <w:rsid w:val="00F91C7F"/>
    <w:rsid w:val="00F934BD"/>
    <w:rsid w:val="00F93FA0"/>
    <w:rsid w:val="00F945F6"/>
    <w:rsid w:val="00F94C5A"/>
    <w:rsid w:val="00F94C97"/>
    <w:rsid w:val="00F94E3E"/>
    <w:rsid w:val="00F96307"/>
    <w:rsid w:val="00F96F84"/>
    <w:rsid w:val="00F97145"/>
    <w:rsid w:val="00F977FC"/>
    <w:rsid w:val="00F979E8"/>
    <w:rsid w:val="00FA032D"/>
    <w:rsid w:val="00FA115E"/>
    <w:rsid w:val="00FA151B"/>
    <w:rsid w:val="00FA175F"/>
    <w:rsid w:val="00FA17A5"/>
    <w:rsid w:val="00FA1971"/>
    <w:rsid w:val="00FA1A96"/>
    <w:rsid w:val="00FA1C23"/>
    <w:rsid w:val="00FA2085"/>
    <w:rsid w:val="00FA2B8B"/>
    <w:rsid w:val="00FA339F"/>
    <w:rsid w:val="00FA3734"/>
    <w:rsid w:val="00FA4BE5"/>
    <w:rsid w:val="00FA5645"/>
    <w:rsid w:val="00FA690E"/>
    <w:rsid w:val="00FA7155"/>
    <w:rsid w:val="00FA72F6"/>
    <w:rsid w:val="00FA75BD"/>
    <w:rsid w:val="00FB0D5D"/>
    <w:rsid w:val="00FB17DC"/>
    <w:rsid w:val="00FB1866"/>
    <w:rsid w:val="00FB1B3F"/>
    <w:rsid w:val="00FB1C35"/>
    <w:rsid w:val="00FB24FD"/>
    <w:rsid w:val="00FB3482"/>
    <w:rsid w:val="00FB38DB"/>
    <w:rsid w:val="00FB4BC5"/>
    <w:rsid w:val="00FB53D3"/>
    <w:rsid w:val="00FB5E7F"/>
    <w:rsid w:val="00FB5EFA"/>
    <w:rsid w:val="00FB5F0C"/>
    <w:rsid w:val="00FB6A4D"/>
    <w:rsid w:val="00FB6E2E"/>
    <w:rsid w:val="00FB71BC"/>
    <w:rsid w:val="00FC0512"/>
    <w:rsid w:val="00FC057F"/>
    <w:rsid w:val="00FC05C1"/>
    <w:rsid w:val="00FC2725"/>
    <w:rsid w:val="00FC2AE2"/>
    <w:rsid w:val="00FC2F6C"/>
    <w:rsid w:val="00FC2FD0"/>
    <w:rsid w:val="00FC4087"/>
    <w:rsid w:val="00FC41B3"/>
    <w:rsid w:val="00FC463F"/>
    <w:rsid w:val="00FC5EFB"/>
    <w:rsid w:val="00FC6121"/>
    <w:rsid w:val="00FC76D3"/>
    <w:rsid w:val="00FC76DE"/>
    <w:rsid w:val="00FC7724"/>
    <w:rsid w:val="00FC7CA2"/>
    <w:rsid w:val="00FD0885"/>
    <w:rsid w:val="00FD0F26"/>
    <w:rsid w:val="00FD147B"/>
    <w:rsid w:val="00FD199C"/>
    <w:rsid w:val="00FD2EAB"/>
    <w:rsid w:val="00FD3028"/>
    <w:rsid w:val="00FD41F6"/>
    <w:rsid w:val="00FD45A1"/>
    <w:rsid w:val="00FD481C"/>
    <w:rsid w:val="00FD492B"/>
    <w:rsid w:val="00FD49E4"/>
    <w:rsid w:val="00FD4E24"/>
    <w:rsid w:val="00FD4E90"/>
    <w:rsid w:val="00FD52EF"/>
    <w:rsid w:val="00FD5EFD"/>
    <w:rsid w:val="00FD5FAD"/>
    <w:rsid w:val="00FD6AFA"/>
    <w:rsid w:val="00FD7029"/>
    <w:rsid w:val="00FD738E"/>
    <w:rsid w:val="00FD7E48"/>
    <w:rsid w:val="00FE04FB"/>
    <w:rsid w:val="00FE13D4"/>
    <w:rsid w:val="00FE19EC"/>
    <w:rsid w:val="00FE1BB4"/>
    <w:rsid w:val="00FE342F"/>
    <w:rsid w:val="00FE3668"/>
    <w:rsid w:val="00FE447A"/>
    <w:rsid w:val="00FE4662"/>
    <w:rsid w:val="00FE6831"/>
    <w:rsid w:val="00FE7A37"/>
    <w:rsid w:val="00FF0759"/>
    <w:rsid w:val="00FF15F8"/>
    <w:rsid w:val="00FF193A"/>
    <w:rsid w:val="00FF1C26"/>
    <w:rsid w:val="00FF1FE4"/>
    <w:rsid w:val="00FF22A1"/>
    <w:rsid w:val="00FF2953"/>
    <w:rsid w:val="00FF496D"/>
    <w:rsid w:val="00FF53BA"/>
    <w:rsid w:val="00FF543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65FEA"/>
    <w:pPr>
      <w:widowControl w:val="0"/>
      <w:jc w:val="both"/>
    </w:pPr>
    <w:rPr>
      <w:rFonts w:ascii="Calibri" w:eastAsia="宋体" w:hAnsi="Calibri" w:cs="Times New Roman"/>
    </w:rPr>
  </w:style>
  <w:style w:type="paragraph" w:styleId="1">
    <w:name w:val="heading 1"/>
    <w:basedOn w:val="a"/>
    <w:next w:val="a"/>
    <w:link w:val="1Char"/>
    <w:qFormat/>
    <w:rsid w:val="00265FEA"/>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65FEA"/>
    <w:pPr>
      <w:keepNext/>
      <w:keepLines/>
      <w:numPr>
        <w:ilvl w:val="1"/>
        <w:numId w:val="2"/>
      </w:numPr>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rsid w:val="00FC2AE2"/>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CA189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265FEA"/>
    <w:rPr>
      <w:rFonts w:ascii="Calibri" w:eastAsia="宋体" w:hAnsi="Calibri" w:cs="Times New Roman"/>
      <w:b/>
      <w:bCs/>
      <w:kern w:val="44"/>
      <w:sz w:val="44"/>
      <w:szCs w:val="44"/>
    </w:rPr>
  </w:style>
  <w:style w:type="character" w:customStyle="1" w:styleId="2Char">
    <w:name w:val="标题 2 Char"/>
    <w:basedOn w:val="a0"/>
    <w:link w:val="2"/>
    <w:uiPriority w:val="9"/>
    <w:rsid w:val="00265FEA"/>
    <w:rPr>
      <w:rFonts w:ascii="Cambria" w:eastAsia="宋体" w:hAnsi="Cambria" w:cs="Times New Roman"/>
      <w:b/>
      <w:bCs/>
      <w:sz w:val="32"/>
      <w:szCs w:val="32"/>
    </w:rPr>
  </w:style>
  <w:style w:type="paragraph" w:styleId="a3">
    <w:name w:val="Balloon Text"/>
    <w:basedOn w:val="a"/>
    <w:link w:val="Char"/>
    <w:uiPriority w:val="99"/>
    <w:semiHidden/>
    <w:unhideWhenUsed/>
    <w:rsid w:val="00265FEA"/>
    <w:rPr>
      <w:kern w:val="0"/>
      <w:sz w:val="18"/>
      <w:szCs w:val="18"/>
    </w:rPr>
  </w:style>
  <w:style w:type="character" w:customStyle="1" w:styleId="Char">
    <w:name w:val="批注框文本 Char"/>
    <w:basedOn w:val="a0"/>
    <w:link w:val="a3"/>
    <w:uiPriority w:val="99"/>
    <w:semiHidden/>
    <w:rsid w:val="00265FEA"/>
    <w:rPr>
      <w:rFonts w:ascii="Calibri" w:eastAsia="宋体" w:hAnsi="Calibri" w:cs="Times New Roman"/>
      <w:kern w:val="0"/>
      <w:sz w:val="18"/>
      <w:szCs w:val="18"/>
    </w:rPr>
  </w:style>
  <w:style w:type="paragraph" w:styleId="a4">
    <w:name w:val="header"/>
    <w:basedOn w:val="a"/>
    <w:link w:val="Char0"/>
    <w:uiPriority w:val="99"/>
    <w:unhideWhenUsed/>
    <w:rsid w:val="00265FE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265FEA"/>
    <w:rPr>
      <w:rFonts w:ascii="Calibri" w:eastAsia="宋体" w:hAnsi="Calibri" w:cs="Times New Roman"/>
      <w:sz w:val="18"/>
      <w:szCs w:val="18"/>
    </w:rPr>
  </w:style>
  <w:style w:type="paragraph" w:styleId="a5">
    <w:name w:val="footer"/>
    <w:basedOn w:val="a"/>
    <w:link w:val="Char1"/>
    <w:uiPriority w:val="99"/>
    <w:unhideWhenUsed/>
    <w:rsid w:val="00265FEA"/>
    <w:pPr>
      <w:tabs>
        <w:tab w:val="center" w:pos="4153"/>
        <w:tab w:val="right" w:pos="8306"/>
      </w:tabs>
      <w:snapToGrid w:val="0"/>
      <w:jc w:val="left"/>
    </w:pPr>
    <w:rPr>
      <w:sz w:val="18"/>
      <w:szCs w:val="18"/>
    </w:rPr>
  </w:style>
  <w:style w:type="character" w:customStyle="1" w:styleId="Char1">
    <w:name w:val="页脚 Char"/>
    <w:basedOn w:val="a0"/>
    <w:link w:val="a5"/>
    <w:uiPriority w:val="99"/>
    <w:rsid w:val="00265FEA"/>
    <w:rPr>
      <w:rFonts w:ascii="Calibri" w:eastAsia="宋体" w:hAnsi="Calibri" w:cs="Times New Roman"/>
      <w:sz w:val="18"/>
      <w:szCs w:val="18"/>
    </w:rPr>
  </w:style>
  <w:style w:type="paragraph" w:styleId="30">
    <w:name w:val="Body Text 3"/>
    <w:basedOn w:val="a"/>
    <w:link w:val="3Char0"/>
    <w:rsid w:val="00265FEA"/>
    <w:pPr>
      <w:spacing w:line="360" w:lineRule="auto"/>
      <w:jc w:val="left"/>
    </w:pPr>
    <w:rPr>
      <w:rFonts w:ascii="宋体" w:hAnsi="宋体"/>
      <w:color w:val="FF0000"/>
      <w:szCs w:val="20"/>
    </w:rPr>
  </w:style>
  <w:style w:type="character" w:customStyle="1" w:styleId="3Char0">
    <w:name w:val="正文文本 3 Char"/>
    <w:basedOn w:val="a0"/>
    <w:link w:val="30"/>
    <w:rsid w:val="00265FEA"/>
    <w:rPr>
      <w:rFonts w:ascii="宋体" w:eastAsia="宋体" w:hAnsi="宋体" w:cs="Times New Roman"/>
      <w:color w:val="FF0000"/>
      <w:szCs w:val="20"/>
    </w:rPr>
  </w:style>
  <w:style w:type="paragraph" w:customStyle="1" w:styleId="10">
    <w:name w:val="纯文本1"/>
    <w:basedOn w:val="a"/>
    <w:rsid w:val="00265FEA"/>
    <w:pPr>
      <w:adjustRightInd w:val="0"/>
      <w:textAlignment w:val="baseline"/>
    </w:pPr>
    <w:rPr>
      <w:rFonts w:ascii="宋体" w:hAnsi="Courier New"/>
      <w:szCs w:val="20"/>
    </w:rPr>
  </w:style>
  <w:style w:type="character" w:styleId="a6">
    <w:name w:val="annotation reference"/>
    <w:uiPriority w:val="99"/>
    <w:semiHidden/>
    <w:unhideWhenUsed/>
    <w:rsid w:val="00265FEA"/>
    <w:rPr>
      <w:sz w:val="21"/>
      <w:szCs w:val="21"/>
    </w:rPr>
  </w:style>
  <w:style w:type="paragraph" w:styleId="a7">
    <w:name w:val="annotation text"/>
    <w:basedOn w:val="a"/>
    <w:link w:val="Char2"/>
    <w:uiPriority w:val="99"/>
    <w:semiHidden/>
    <w:unhideWhenUsed/>
    <w:rsid w:val="00265FEA"/>
    <w:pPr>
      <w:jc w:val="left"/>
    </w:pPr>
  </w:style>
  <w:style w:type="character" w:customStyle="1" w:styleId="Char2">
    <w:name w:val="批注文字 Char"/>
    <w:basedOn w:val="a0"/>
    <w:link w:val="a7"/>
    <w:uiPriority w:val="99"/>
    <w:semiHidden/>
    <w:rsid w:val="00265FEA"/>
    <w:rPr>
      <w:rFonts w:ascii="Calibri" w:eastAsia="宋体" w:hAnsi="Calibri" w:cs="Times New Roman"/>
    </w:rPr>
  </w:style>
  <w:style w:type="paragraph" w:styleId="a8">
    <w:name w:val="annotation subject"/>
    <w:basedOn w:val="a7"/>
    <w:next w:val="a7"/>
    <w:link w:val="Char3"/>
    <w:uiPriority w:val="99"/>
    <w:semiHidden/>
    <w:unhideWhenUsed/>
    <w:rsid w:val="00265FEA"/>
    <w:rPr>
      <w:b/>
      <w:bCs/>
    </w:rPr>
  </w:style>
  <w:style w:type="character" w:customStyle="1" w:styleId="Char3">
    <w:name w:val="批注主题 Char"/>
    <w:basedOn w:val="Char2"/>
    <w:link w:val="a8"/>
    <w:uiPriority w:val="99"/>
    <w:semiHidden/>
    <w:rsid w:val="00265FEA"/>
    <w:rPr>
      <w:rFonts w:ascii="Calibri" w:eastAsia="宋体" w:hAnsi="Calibri" w:cs="Times New Roman"/>
      <w:b/>
      <w:bCs/>
    </w:rPr>
  </w:style>
  <w:style w:type="character" w:styleId="a9">
    <w:name w:val="Hyperlink"/>
    <w:uiPriority w:val="99"/>
    <w:unhideWhenUsed/>
    <w:rsid w:val="00265FEA"/>
    <w:rPr>
      <w:color w:val="0000FF"/>
      <w:u w:val="single"/>
    </w:rPr>
  </w:style>
  <w:style w:type="paragraph" w:customStyle="1" w:styleId="aa">
    <w:uiPriority w:val="99"/>
    <w:unhideWhenUsed/>
    <w:rsid w:val="00265FEA"/>
    <w:pPr>
      <w:widowControl w:val="0"/>
      <w:jc w:val="both"/>
    </w:pPr>
    <w:rPr>
      <w:rFonts w:ascii="Calibri" w:eastAsia="宋体" w:hAnsi="Calibri" w:cs="Times New Roman"/>
    </w:rPr>
  </w:style>
  <w:style w:type="paragraph" w:customStyle="1" w:styleId="font5">
    <w:name w:val="font5"/>
    <w:basedOn w:val="a"/>
    <w:rsid w:val="00265FEA"/>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
    <w:rsid w:val="00265FEA"/>
    <w:pPr>
      <w:widowControl/>
      <w:spacing w:before="100" w:beforeAutospacing="1" w:after="100" w:afterAutospacing="1"/>
      <w:jc w:val="left"/>
    </w:pPr>
    <w:rPr>
      <w:rFonts w:ascii="宋体" w:hAnsi="宋体" w:cs="宋体"/>
      <w:kern w:val="0"/>
      <w:sz w:val="18"/>
      <w:szCs w:val="18"/>
    </w:rPr>
  </w:style>
  <w:style w:type="paragraph" w:customStyle="1" w:styleId="xl66">
    <w:name w:val="xl66"/>
    <w:basedOn w:val="a"/>
    <w:rsid w:val="00265FEA"/>
    <w:pPr>
      <w:widowControl/>
      <w:spacing w:before="100" w:beforeAutospacing="1" w:after="100" w:afterAutospacing="1"/>
      <w:jc w:val="left"/>
    </w:pPr>
    <w:rPr>
      <w:rFonts w:ascii="宋体" w:hAnsi="宋体" w:cs="宋体"/>
      <w:kern w:val="0"/>
      <w:sz w:val="20"/>
      <w:szCs w:val="20"/>
    </w:rPr>
  </w:style>
  <w:style w:type="paragraph" w:customStyle="1" w:styleId="xl67">
    <w:name w:val="xl67"/>
    <w:basedOn w:val="a"/>
    <w:rsid w:val="00265FE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0"/>
      <w:szCs w:val="20"/>
    </w:rPr>
  </w:style>
  <w:style w:type="paragraph" w:customStyle="1" w:styleId="xl68">
    <w:name w:val="xl68"/>
    <w:basedOn w:val="a"/>
    <w:rsid w:val="00265FEA"/>
    <w:pPr>
      <w:widowControl/>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jc w:val="left"/>
    </w:pPr>
    <w:rPr>
      <w:rFonts w:ascii="宋体" w:hAnsi="宋体" w:cs="宋体"/>
      <w:b/>
      <w:bCs/>
      <w:kern w:val="0"/>
      <w:sz w:val="20"/>
      <w:szCs w:val="20"/>
    </w:rPr>
  </w:style>
  <w:style w:type="paragraph" w:customStyle="1" w:styleId="xl69">
    <w:name w:val="xl69"/>
    <w:basedOn w:val="a"/>
    <w:rsid w:val="00265FEA"/>
    <w:pPr>
      <w:widowControl/>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jc w:val="left"/>
    </w:pPr>
    <w:rPr>
      <w:rFonts w:ascii="宋体" w:hAnsi="宋体" w:cs="宋体"/>
      <w:b/>
      <w:bCs/>
      <w:kern w:val="0"/>
      <w:sz w:val="20"/>
      <w:szCs w:val="20"/>
    </w:rPr>
  </w:style>
  <w:style w:type="paragraph" w:customStyle="1" w:styleId="xl70">
    <w:name w:val="xl70"/>
    <w:basedOn w:val="a"/>
    <w:rsid w:val="00265FE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0"/>
      <w:szCs w:val="20"/>
    </w:rPr>
  </w:style>
  <w:style w:type="paragraph" w:customStyle="1" w:styleId="xl71">
    <w:name w:val="xl71"/>
    <w:basedOn w:val="a"/>
    <w:rsid w:val="00265FEA"/>
    <w:pPr>
      <w:widowControl/>
      <w:spacing w:before="100" w:beforeAutospacing="1" w:after="100" w:afterAutospacing="1"/>
      <w:jc w:val="left"/>
    </w:pPr>
    <w:rPr>
      <w:rFonts w:ascii="宋体" w:hAnsi="宋体" w:cs="宋体"/>
      <w:kern w:val="0"/>
      <w:sz w:val="20"/>
      <w:szCs w:val="20"/>
    </w:rPr>
  </w:style>
  <w:style w:type="paragraph" w:customStyle="1" w:styleId="xl72">
    <w:name w:val="xl72"/>
    <w:basedOn w:val="a"/>
    <w:rsid w:val="00265FE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0"/>
      <w:szCs w:val="20"/>
    </w:rPr>
  </w:style>
  <w:style w:type="paragraph" w:customStyle="1" w:styleId="xl73">
    <w:name w:val="xl73"/>
    <w:basedOn w:val="a"/>
    <w:rsid w:val="00265FE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74">
    <w:name w:val="xl74"/>
    <w:basedOn w:val="a"/>
    <w:rsid w:val="00265FEA"/>
    <w:pPr>
      <w:widowControl/>
      <w:spacing w:before="100" w:beforeAutospacing="1" w:after="100" w:afterAutospacing="1"/>
      <w:jc w:val="left"/>
    </w:pPr>
    <w:rPr>
      <w:rFonts w:ascii="宋体" w:hAnsi="宋体" w:cs="宋体"/>
      <w:kern w:val="0"/>
      <w:sz w:val="20"/>
      <w:szCs w:val="20"/>
    </w:rPr>
  </w:style>
  <w:style w:type="paragraph" w:customStyle="1" w:styleId="xl75">
    <w:name w:val="xl75"/>
    <w:basedOn w:val="a"/>
    <w:rsid w:val="00265FE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76">
    <w:name w:val="xl76"/>
    <w:basedOn w:val="a"/>
    <w:rsid w:val="00265FE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0"/>
      <w:szCs w:val="20"/>
    </w:rPr>
  </w:style>
  <w:style w:type="paragraph" w:customStyle="1" w:styleId="xl77">
    <w:name w:val="xl77"/>
    <w:basedOn w:val="a"/>
    <w:rsid w:val="00265FE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0"/>
      <w:szCs w:val="20"/>
    </w:rPr>
  </w:style>
  <w:style w:type="paragraph" w:customStyle="1" w:styleId="xl78">
    <w:name w:val="xl78"/>
    <w:basedOn w:val="a"/>
    <w:rsid w:val="00265FE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0"/>
      <w:szCs w:val="20"/>
    </w:rPr>
  </w:style>
  <w:style w:type="paragraph" w:customStyle="1" w:styleId="xl79">
    <w:name w:val="xl79"/>
    <w:basedOn w:val="a"/>
    <w:rsid w:val="00265FEA"/>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宋体" w:hAnsi="宋体" w:cs="宋体"/>
      <w:kern w:val="0"/>
      <w:sz w:val="20"/>
      <w:szCs w:val="20"/>
    </w:rPr>
  </w:style>
  <w:style w:type="paragraph" w:customStyle="1" w:styleId="xl80">
    <w:name w:val="xl80"/>
    <w:basedOn w:val="a"/>
    <w:rsid w:val="00265FE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0"/>
      <w:szCs w:val="20"/>
    </w:rPr>
  </w:style>
  <w:style w:type="paragraph" w:customStyle="1" w:styleId="xl81">
    <w:name w:val="xl81"/>
    <w:basedOn w:val="a"/>
    <w:rsid w:val="00265FE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0"/>
      <w:szCs w:val="20"/>
    </w:rPr>
  </w:style>
  <w:style w:type="paragraph" w:customStyle="1" w:styleId="xl82">
    <w:name w:val="xl82"/>
    <w:basedOn w:val="a"/>
    <w:rsid w:val="00265FE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20"/>
      <w:szCs w:val="20"/>
    </w:rPr>
  </w:style>
  <w:style w:type="paragraph" w:customStyle="1" w:styleId="xl83">
    <w:name w:val="xl83"/>
    <w:basedOn w:val="a"/>
    <w:rsid w:val="00265FE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0"/>
      <w:szCs w:val="20"/>
    </w:rPr>
  </w:style>
  <w:style w:type="paragraph" w:styleId="ab">
    <w:name w:val="Body Text"/>
    <w:basedOn w:val="a"/>
    <w:link w:val="Char4"/>
    <w:uiPriority w:val="99"/>
    <w:semiHidden/>
    <w:unhideWhenUsed/>
    <w:rsid w:val="00265FEA"/>
    <w:pPr>
      <w:spacing w:after="120"/>
    </w:pPr>
  </w:style>
  <w:style w:type="character" w:customStyle="1" w:styleId="Char4">
    <w:name w:val="正文文本 Char"/>
    <w:basedOn w:val="a0"/>
    <w:link w:val="ab"/>
    <w:uiPriority w:val="99"/>
    <w:semiHidden/>
    <w:rsid w:val="00265FEA"/>
    <w:rPr>
      <w:rFonts w:ascii="Calibri" w:eastAsia="宋体" w:hAnsi="Calibri" w:cs="Times New Roman"/>
    </w:rPr>
  </w:style>
  <w:style w:type="paragraph" w:styleId="ac">
    <w:name w:val="Revision"/>
    <w:hidden/>
    <w:uiPriority w:val="99"/>
    <w:semiHidden/>
    <w:rsid w:val="00265FEA"/>
    <w:rPr>
      <w:rFonts w:ascii="Calibri" w:eastAsia="宋体" w:hAnsi="Calibri" w:cs="Times New Roman"/>
    </w:rPr>
  </w:style>
  <w:style w:type="paragraph" w:styleId="ad">
    <w:name w:val="Document Map"/>
    <w:basedOn w:val="a"/>
    <w:link w:val="Char5"/>
    <w:uiPriority w:val="99"/>
    <w:semiHidden/>
    <w:unhideWhenUsed/>
    <w:rsid w:val="00265FEA"/>
    <w:rPr>
      <w:rFonts w:ascii="宋体"/>
      <w:sz w:val="18"/>
      <w:szCs w:val="18"/>
    </w:rPr>
  </w:style>
  <w:style w:type="character" w:customStyle="1" w:styleId="Char5">
    <w:name w:val="文档结构图 Char"/>
    <w:basedOn w:val="a0"/>
    <w:link w:val="ad"/>
    <w:uiPriority w:val="99"/>
    <w:semiHidden/>
    <w:rsid w:val="00265FEA"/>
    <w:rPr>
      <w:rFonts w:ascii="宋体" w:eastAsia="宋体" w:hAnsi="Calibri" w:cs="Times New Roman"/>
      <w:sz w:val="18"/>
      <w:szCs w:val="18"/>
    </w:rPr>
  </w:style>
  <w:style w:type="character" w:styleId="ae">
    <w:name w:val="FollowedHyperlink"/>
    <w:basedOn w:val="a0"/>
    <w:uiPriority w:val="99"/>
    <w:semiHidden/>
    <w:unhideWhenUsed/>
    <w:rsid w:val="00265FEA"/>
    <w:rPr>
      <w:color w:val="800080" w:themeColor="followedHyperlink"/>
      <w:u w:val="single"/>
    </w:rPr>
  </w:style>
  <w:style w:type="character" w:customStyle="1" w:styleId="HighlightedVariable">
    <w:name w:val="Highlighted Variable"/>
    <w:basedOn w:val="a0"/>
    <w:rsid w:val="008231E5"/>
    <w:rPr>
      <w:color w:val="0000FF"/>
    </w:rPr>
  </w:style>
  <w:style w:type="paragraph" w:customStyle="1" w:styleId="TableText">
    <w:name w:val="Table Text"/>
    <w:basedOn w:val="a"/>
    <w:rsid w:val="00FC2AE2"/>
    <w:pPr>
      <w:keepLines/>
      <w:jc w:val="left"/>
    </w:pPr>
    <w:rPr>
      <w:rFonts w:ascii="Times New Roman" w:eastAsia="PMingLiU" w:hAnsi="Times New Roman"/>
      <w:sz w:val="16"/>
      <w:szCs w:val="24"/>
      <w:lang w:eastAsia="zh-TW"/>
    </w:rPr>
  </w:style>
  <w:style w:type="paragraph" w:customStyle="1" w:styleId="HeadingBar">
    <w:name w:val="Heading Bar"/>
    <w:basedOn w:val="a"/>
    <w:next w:val="3"/>
    <w:rsid w:val="00FC2AE2"/>
    <w:pPr>
      <w:keepNext/>
      <w:keepLines/>
      <w:shd w:val="solid" w:color="auto" w:fill="auto"/>
      <w:spacing w:before="240"/>
      <w:ind w:right="7920"/>
    </w:pPr>
    <w:rPr>
      <w:rFonts w:ascii="Times New Roman" w:hAnsi="Times New Roman"/>
      <w:color w:val="FFFFFF"/>
      <w:sz w:val="8"/>
      <w:szCs w:val="24"/>
    </w:rPr>
  </w:style>
  <w:style w:type="paragraph" w:customStyle="1" w:styleId="TableHeading">
    <w:name w:val="Table Heading"/>
    <w:basedOn w:val="TableText"/>
    <w:rsid w:val="00FC2AE2"/>
    <w:pPr>
      <w:spacing w:before="120" w:after="120"/>
      <w:jc w:val="both"/>
    </w:pPr>
    <w:rPr>
      <w:rFonts w:eastAsia="宋体"/>
      <w:b/>
      <w:lang w:eastAsia="zh-CN"/>
    </w:rPr>
  </w:style>
  <w:style w:type="character" w:customStyle="1" w:styleId="3Char">
    <w:name w:val="标题 3 Char"/>
    <w:basedOn w:val="a0"/>
    <w:link w:val="3"/>
    <w:uiPriority w:val="9"/>
    <w:rsid w:val="00FC2AE2"/>
    <w:rPr>
      <w:rFonts w:ascii="Calibri" w:eastAsia="宋体" w:hAnsi="Calibri" w:cs="Times New Roman"/>
      <w:b/>
      <w:bCs/>
      <w:sz w:val="32"/>
      <w:szCs w:val="32"/>
    </w:rPr>
  </w:style>
  <w:style w:type="paragraph" w:styleId="11">
    <w:name w:val="toc 1"/>
    <w:basedOn w:val="a"/>
    <w:next w:val="a"/>
    <w:autoRedefine/>
    <w:uiPriority w:val="39"/>
    <w:unhideWhenUsed/>
    <w:rsid w:val="00987396"/>
  </w:style>
  <w:style w:type="paragraph" w:styleId="20">
    <w:name w:val="toc 2"/>
    <w:basedOn w:val="a"/>
    <w:next w:val="a"/>
    <w:autoRedefine/>
    <w:uiPriority w:val="39"/>
    <w:unhideWhenUsed/>
    <w:rsid w:val="00987396"/>
    <w:pPr>
      <w:ind w:leftChars="200" w:left="420"/>
    </w:pPr>
  </w:style>
  <w:style w:type="paragraph" w:styleId="31">
    <w:name w:val="toc 3"/>
    <w:basedOn w:val="a"/>
    <w:next w:val="a"/>
    <w:autoRedefine/>
    <w:uiPriority w:val="39"/>
    <w:unhideWhenUsed/>
    <w:rsid w:val="00987396"/>
    <w:pPr>
      <w:ind w:leftChars="400" w:left="840"/>
    </w:pPr>
  </w:style>
  <w:style w:type="table" w:styleId="af">
    <w:name w:val="Table Grid"/>
    <w:basedOn w:val="a1"/>
    <w:uiPriority w:val="59"/>
    <w:rsid w:val="007E47E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0">
    <w:name w:val="Date"/>
    <w:basedOn w:val="a"/>
    <w:next w:val="a"/>
    <w:link w:val="Char6"/>
    <w:uiPriority w:val="99"/>
    <w:semiHidden/>
    <w:unhideWhenUsed/>
    <w:rsid w:val="00E8102A"/>
    <w:pPr>
      <w:ind w:leftChars="2500" w:left="100"/>
    </w:pPr>
  </w:style>
  <w:style w:type="character" w:customStyle="1" w:styleId="Char6">
    <w:name w:val="日期 Char"/>
    <w:basedOn w:val="a0"/>
    <w:link w:val="af0"/>
    <w:uiPriority w:val="99"/>
    <w:semiHidden/>
    <w:rsid w:val="00E8102A"/>
    <w:rPr>
      <w:rFonts w:ascii="Calibri" w:eastAsia="宋体" w:hAnsi="Calibri" w:cs="Times New Roman"/>
    </w:rPr>
  </w:style>
  <w:style w:type="paragraph" w:styleId="af1">
    <w:name w:val="List Paragraph"/>
    <w:basedOn w:val="a"/>
    <w:uiPriority w:val="34"/>
    <w:qFormat/>
    <w:rsid w:val="00B813CE"/>
    <w:pPr>
      <w:ind w:firstLineChars="200" w:firstLine="420"/>
    </w:pPr>
  </w:style>
  <w:style w:type="character" w:customStyle="1" w:styleId="4Char">
    <w:name w:val="标题 4 Char"/>
    <w:basedOn w:val="a0"/>
    <w:link w:val="4"/>
    <w:uiPriority w:val="9"/>
    <w:rsid w:val="00CA189F"/>
    <w:rPr>
      <w:rFonts w:asciiTheme="majorHAnsi" w:eastAsiaTheme="majorEastAsia" w:hAnsiTheme="majorHAnsi" w:cstheme="majorBidi"/>
      <w:b/>
      <w:bCs/>
      <w:sz w:val="28"/>
      <w:szCs w:val="28"/>
    </w:rPr>
  </w:style>
  <w:style w:type="paragraph" w:customStyle="1" w:styleId="xl63">
    <w:name w:val="xl63"/>
    <w:basedOn w:val="a"/>
    <w:rsid w:val="00F1700B"/>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4"/>
      <w:szCs w:val="24"/>
    </w:rPr>
  </w:style>
  <w:style w:type="paragraph" w:customStyle="1" w:styleId="xl64">
    <w:name w:val="xl64"/>
    <w:basedOn w:val="a"/>
    <w:rsid w:val="00F1700B"/>
    <w:pPr>
      <w:widowControl/>
      <w:pBdr>
        <w:top w:val="single" w:sz="4" w:space="0" w:color="auto"/>
        <w:left w:val="single" w:sz="8" w:space="0" w:color="auto"/>
        <w:bottom w:val="single" w:sz="4" w:space="0" w:color="auto"/>
        <w:right w:val="single" w:sz="4" w:space="0" w:color="auto"/>
      </w:pBdr>
      <w:spacing w:before="100" w:beforeAutospacing="1" w:after="100" w:afterAutospacing="1"/>
      <w:jc w:val="left"/>
    </w:pPr>
    <w:rPr>
      <w:rFonts w:ascii="宋体" w:hAnsi="宋体" w:cs="宋体"/>
      <w:kern w:val="0"/>
      <w:sz w:val="24"/>
      <w:szCs w:val="24"/>
    </w:rPr>
  </w:style>
  <w:style w:type="paragraph" w:customStyle="1" w:styleId="xl65">
    <w:name w:val="xl65"/>
    <w:basedOn w:val="a"/>
    <w:rsid w:val="00F1700B"/>
    <w:pPr>
      <w:widowControl/>
      <w:pBdr>
        <w:top w:val="single" w:sz="4" w:space="0" w:color="auto"/>
        <w:left w:val="single" w:sz="4" w:space="0" w:color="auto"/>
        <w:bottom w:val="single" w:sz="4" w:space="0" w:color="auto"/>
        <w:right w:val="single" w:sz="8" w:space="0" w:color="auto"/>
      </w:pBdr>
      <w:spacing w:before="100" w:beforeAutospacing="1" w:after="100" w:afterAutospacing="1"/>
      <w:jc w:val="left"/>
    </w:pPr>
    <w:rPr>
      <w:rFonts w:ascii="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65FEA"/>
    <w:pPr>
      <w:widowControl w:val="0"/>
      <w:jc w:val="both"/>
    </w:pPr>
    <w:rPr>
      <w:rFonts w:ascii="Calibri" w:eastAsia="宋体" w:hAnsi="Calibri" w:cs="Times New Roman"/>
    </w:rPr>
  </w:style>
  <w:style w:type="paragraph" w:styleId="1">
    <w:name w:val="heading 1"/>
    <w:basedOn w:val="a"/>
    <w:next w:val="a"/>
    <w:link w:val="1Char"/>
    <w:qFormat/>
    <w:rsid w:val="00265FEA"/>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65FEA"/>
    <w:pPr>
      <w:keepNext/>
      <w:keepLines/>
      <w:numPr>
        <w:ilvl w:val="1"/>
        <w:numId w:val="2"/>
      </w:numPr>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rsid w:val="00FC2AE2"/>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CA189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265FEA"/>
    <w:rPr>
      <w:rFonts w:ascii="Calibri" w:eastAsia="宋体" w:hAnsi="Calibri" w:cs="Times New Roman"/>
      <w:b/>
      <w:bCs/>
      <w:kern w:val="44"/>
      <w:sz w:val="44"/>
      <w:szCs w:val="44"/>
    </w:rPr>
  </w:style>
  <w:style w:type="character" w:customStyle="1" w:styleId="2Char">
    <w:name w:val="标题 2 Char"/>
    <w:basedOn w:val="a0"/>
    <w:link w:val="2"/>
    <w:uiPriority w:val="9"/>
    <w:rsid w:val="00265FEA"/>
    <w:rPr>
      <w:rFonts w:ascii="Cambria" w:eastAsia="宋体" w:hAnsi="Cambria" w:cs="Times New Roman"/>
      <w:b/>
      <w:bCs/>
      <w:sz w:val="32"/>
      <w:szCs w:val="32"/>
    </w:rPr>
  </w:style>
  <w:style w:type="paragraph" w:styleId="a3">
    <w:name w:val="Balloon Text"/>
    <w:basedOn w:val="a"/>
    <w:link w:val="Char"/>
    <w:uiPriority w:val="99"/>
    <w:semiHidden/>
    <w:unhideWhenUsed/>
    <w:rsid w:val="00265FEA"/>
    <w:rPr>
      <w:kern w:val="0"/>
      <w:sz w:val="18"/>
      <w:szCs w:val="18"/>
    </w:rPr>
  </w:style>
  <w:style w:type="character" w:customStyle="1" w:styleId="Char">
    <w:name w:val="批注框文本 Char"/>
    <w:basedOn w:val="a0"/>
    <w:link w:val="a3"/>
    <w:uiPriority w:val="99"/>
    <w:semiHidden/>
    <w:rsid w:val="00265FEA"/>
    <w:rPr>
      <w:rFonts w:ascii="Calibri" w:eastAsia="宋体" w:hAnsi="Calibri" w:cs="Times New Roman"/>
      <w:kern w:val="0"/>
      <w:sz w:val="18"/>
      <w:szCs w:val="18"/>
    </w:rPr>
  </w:style>
  <w:style w:type="paragraph" w:styleId="a4">
    <w:name w:val="header"/>
    <w:basedOn w:val="a"/>
    <w:link w:val="Char0"/>
    <w:uiPriority w:val="99"/>
    <w:unhideWhenUsed/>
    <w:rsid w:val="00265FE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265FEA"/>
    <w:rPr>
      <w:rFonts w:ascii="Calibri" w:eastAsia="宋体" w:hAnsi="Calibri" w:cs="Times New Roman"/>
      <w:sz w:val="18"/>
      <w:szCs w:val="18"/>
    </w:rPr>
  </w:style>
  <w:style w:type="paragraph" w:styleId="a5">
    <w:name w:val="footer"/>
    <w:basedOn w:val="a"/>
    <w:link w:val="Char1"/>
    <w:uiPriority w:val="99"/>
    <w:unhideWhenUsed/>
    <w:rsid w:val="00265FEA"/>
    <w:pPr>
      <w:tabs>
        <w:tab w:val="center" w:pos="4153"/>
        <w:tab w:val="right" w:pos="8306"/>
      </w:tabs>
      <w:snapToGrid w:val="0"/>
      <w:jc w:val="left"/>
    </w:pPr>
    <w:rPr>
      <w:sz w:val="18"/>
      <w:szCs w:val="18"/>
    </w:rPr>
  </w:style>
  <w:style w:type="character" w:customStyle="1" w:styleId="Char1">
    <w:name w:val="页脚 Char"/>
    <w:basedOn w:val="a0"/>
    <w:link w:val="a5"/>
    <w:uiPriority w:val="99"/>
    <w:rsid w:val="00265FEA"/>
    <w:rPr>
      <w:rFonts w:ascii="Calibri" w:eastAsia="宋体" w:hAnsi="Calibri" w:cs="Times New Roman"/>
      <w:sz w:val="18"/>
      <w:szCs w:val="18"/>
    </w:rPr>
  </w:style>
  <w:style w:type="paragraph" w:styleId="30">
    <w:name w:val="Body Text 3"/>
    <w:basedOn w:val="a"/>
    <w:link w:val="3Char0"/>
    <w:rsid w:val="00265FEA"/>
    <w:pPr>
      <w:spacing w:line="360" w:lineRule="auto"/>
      <w:jc w:val="left"/>
    </w:pPr>
    <w:rPr>
      <w:rFonts w:ascii="宋体" w:hAnsi="宋体"/>
      <w:color w:val="FF0000"/>
      <w:szCs w:val="20"/>
    </w:rPr>
  </w:style>
  <w:style w:type="character" w:customStyle="1" w:styleId="3Char0">
    <w:name w:val="正文文本 3 Char"/>
    <w:basedOn w:val="a0"/>
    <w:link w:val="30"/>
    <w:rsid w:val="00265FEA"/>
    <w:rPr>
      <w:rFonts w:ascii="宋体" w:eastAsia="宋体" w:hAnsi="宋体" w:cs="Times New Roman"/>
      <w:color w:val="FF0000"/>
      <w:szCs w:val="20"/>
    </w:rPr>
  </w:style>
  <w:style w:type="paragraph" w:customStyle="1" w:styleId="10">
    <w:name w:val="纯文本1"/>
    <w:basedOn w:val="a"/>
    <w:rsid w:val="00265FEA"/>
    <w:pPr>
      <w:adjustRightInd w:val="0"/>
      <w:textAlignment w:val="baseline"/>
    </w:pPr>
    <w:rPr>
      <w:rFonts w:ascii="宋体" w:hAnsi="Courier New"/>
      <w:szCs w:val="20"/>
    </w:rPr>
  </w:style>
  <w:style w:type="character" w:styleId="a6">
    <w:name w:val="annotation reference"/>
    <w:uiPriority w:val="99"/>
    <w:semiHidden/>
    <w:unhideWhenUsed/>
    <w:rsid w:val="00265FEA"/>
    <w:rPr>
      <w:sz w:val="21"/>
      <w:szCs w:val="21"/>
    </w:rPr>
  </w:style>
  <w:style w:type="paragraph" w:styleId="a7">
    <w:name w:val="annotation text"/>
    <w:basedOn w:val="a"/>
    <w:link w:val="Char2"/>
    <w:uiPriority w:val="99"/>
    <w:semiHidden/>
    <w:unhideWhenUsed/>
    <w:rsid w:val="00265FEA"/>
    <w:pPr>
      <w:jc w:val="left"/>
    </w:pPr>
  </w:style>
  <w:style w:type="character" w:customStyle="1" w:styleId="Char2">
    <w:name w:val="批注文字 Char"/>
    <w:basedOn w:val="a0"/>
    <w:link w:val="a7"/>
    <w:uiPriority w:val="99"/>
    <w:semiHidden/>
    <w:rsid w:val="00265FEA"/>
    <w:rPr>
      <w:rFonts w:ascii="Calibri" w:eastAsia="宋体" w:hAnsi="Calibri" w:cs="Times New Roman"/>
    </w:rPr>
  </w:style>
  <w:style w:type="paragraph" w:styleId="a8">
    <w:name w:val="annotation subject"/>
    <w:basedOn w:val="a7"/>
    <w:next w:val="a7"/>
    <w:link w:val="Char3"/>
    <w:uiPriority w:val="99"/>
    <w:semiHidden/>
    <w:unhideWhenUsed/>
    <w:rsid w:val="00265FEA"/>
    <w:rPr>
      <w:b/>
      <w:bCs/>
    </w:rPr>
  </w:style>
  <w:style w:type="character" w:customStyle="1" w:styleId="Char3">
    <w:name w:val="批注主题 Char"/>
    <w:basedOn w:val="Char2"/>
    <w:link w:val="a8"/>
    <w:uiPriority w:val="99"/>
    <w:semiHidden/>
    <w:rsid w:val="00265FEA"/>
    <w:rPr>
      <w:rFonts w:ascii="Calibri" w:eastAsia="宋体" w:hAnsi="Calibri" w:cs="Times New Roman"/>
      <w:b/>
      <w:bCs/>
    </w:rPr>
  </w:style>
  <w:style w:type="character" w:styleId="a9">
    <w:name w:val="Hyperlink"/>
    <w:uiPriority w:val="99"/>
    <w:unhideWhenUsed/>
    <w:rsid w:val="00265FEA"/>
    <w:rPr>
      <w:color w:val="0000FF"/>
      <w:u w:val="single"/>
    </w:rPr>
  </w:style>
  <w:style w:type="paragraph" w:customStyle="1" w:styleId="aa">
    <w:uiPriority w:val="99"/>
    <w:unhideWhenUsed/>
    <w:rsid w:val="00265FEA"/>
    <w:pPr>
      <w:widowControl w:val="0"/>
      <w:jc w:val="both"/>
    </w:pPr>
    <w:rPr>
      <w:rFonts w:ascii="Calibri" w:eastAsia="宋体" w:hAnsi="Calibri" w:cs="Times New Roman"/>
    </w:rPr>
  </w:style>
  <w:style w:type="paragraph" w:customStyle="1" w:styleId="font5">
    <w:name w:val="font5"/>
    <w:basedOn w:val="a"/>
    <w:rsid w:val="00265FEA"/>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
    <w:rsid w:val="00265FEA"/>
    <w:pPr>
      <w:widowControl/>
      <w:spacing w:before="100" w:beforeAutospacing="1" w:after="100" w:afterAutospacing="1"/>
      <w:jc w:val="left"/>
    </w:pPr>
    <w:rPr>
      <w:rFonts w:ascii="宋体" w:hAnsi="宋体" w:cs="宋体"/>
      <w:kern w:val="0"/>
      <w:sz w:val="18"/>
      <w:szCs w:val="18"/>
    </w:rPr>
  </w:style>
  <w:style w:type="paragraph" w:customStyle="1" w:styleId="xl66">
    <w:name w:val="xl66"/>
    <w:basedOn w:val="a"/>
    <w:rsid w:val="00265FEA"/>
    <w:pPr>
      <w:widowControl/>
      <w:spacing w:before="100" w:beforeAutospacing="1" w:after="100" w:afterAutospacing="1"/>
      <w:jc w:val="left"/>
    </w:pPr>
    <w:rPr>
      <w:rFonts w:ascii="宋体" w:hAnsi="宋体" w:cs="宋体"/>
      <w:kern w:val="0"/>
      <w:sz w:val="20"/>
      <w:szCs w:val="20"/>
    </w:rPr>
  </w:style>
  <w:style w:type="paragraph" w:customStyle="1" w:styleId="xl67">
    <w:name w:val="xl67"/>
    <w:basedOn w:val="a"/>
    <w:rsid w:val="00265FE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0"/>
      <w:szCs w:val="20"/>
    </w:rPr>
  </w:style>
  <w:style w:type="paragraph" w:customStyle="1" w:styleId="xl68">
    <w:name w:val="xl68"/>
    <w:basedOn w:val="a"/>
    <w:rsid w:val="00265FEA"/>
    <w:pPr>
      <w:widowControl/>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jc w:val="left"/>
    </w:pPr>
    <w:rPr>
      <w:rFonts w:ascii="宋体" w:hAnsi="宋体" w:cs="宋体"/>
      <w:b/>
      <w:bCs/>
      <w:kern w:val="0"/>
      <w:sz w:val="20"/>
      <w:szCs w:val="20"/>
    </w:rPr>
  </w:style>
  <w:style w:type="paragraph" w:customStyle="1" w:styleId="xl69">
    <w:name w:val="xl69"/>
    <w:basedOn w:val="a"/>
    <w:rsid w:val="00265FEA"/>
    <w:pPr>
      <w:widowControl/>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jc w:val="left"/>
    </w:pPr>
    <w:rPr>
      <w:rFonts w:ascii="宋体" w:hAnsi="宋体" w:cs="宋体"/>
      <w:b/>
      <w:bCs/>
      <w:kern w:val="0"/>
      <w:sz w:val="20"/>
      <w:szCs w:val="20"/>
    </w:rPr>
  </w:style>
  <w:style w:type="paragraph" w:customStyle="1" w:styleId="xl70">
    <w:name w:val="xl70"/>
    <w:basedOn w:val="a"/>
    <w:rsid w:val="00265FE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0"/>
      <w:szCs w:val="20"/>
    </w:rPr>
  </w:style>
  <w:style w:type="paragraph" w:customStyle="1" w:styleId="xl71">
    <w:name w:val="xl71"/>
    <w:basedOn w:val="a"/>
    <w:rsid w:val="00265FEA"/>
    <w:pPr>
      <w:widowControl/>
      <w:spacing w:before="100" w:beforeAutospacing="1" w:after="100" w:afterAutospacing="1"/>
      <w:jc w:val="left"/>
    </w:pPr>
    <w:rPr>
      <w:rFonts w:ascii="宋体" w:hAnsi="宋体" w:cs="宋体"/>
      <w:kern w:val="0"/>
      <w:sz w:val="20"/>
      <w:szCs w:val="20"/>
    </w:rPr>
  </w:style>
  <w:style w:type="paragraph" w:customStyle="1" w:styleId="xl72">
    <w:name w:val="xl72"/>
    <w:basedOn w:val="a"/>
    <w:rsid w:val="00265FE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0"/>
      <w:szCs w:val="20"/>
    </w:rPr>
  </w:style>
  <w:style w:type="paragraph" w:customStyle="1" w:styleId="xl73">
    <w:name w:val="xl73"/>
    <w:basedOn w:val="a"/>
    <w:rsid w:val="00265FE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74">
    <w:name w:val="xl74"/>
    <w:basedOn w:val="a"/>
    <w:rsid w:val="00265FEA"/>
    <w:pPr>
      <w:widowControl/>
      <w:spacing w:before="100" w:beforeAutospacing="1" w:after="100" w:afterAutospacing="1"/>
      <w:jc w:val="left"/>
    </w:pPr>
    <w:rPr>
      <w:rFonts w:ascii="宋体" w:hAnsi="宋体" w:cs="宋体"/>
      <w:kern w:val="0"/>
      <w:sz w:val="20"/>
      <w:szCs w:val="20"/>
    </w:rPr>
  </w:style>
  <w:style w:type="paragraph" w:customStyle="1" w:styleId="xl75">
    <w:name w:val="xl75"/>
    <w:basedOn w:val="a"/>
    <w:rsid w:val="00265FE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76">
    <w:name w:val="xl76"/>
    <w:basedOn w:val="a"/>
    <w:rsid w:val="00265FE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0"/>
      <w:szCs w:val="20"/>
    </w:rPr>
  </w:style>
  <w:style w:type="paragraph" w:customStyle="1" w:styleId="xl77">
    <w:name w:val="xl77"/>
    <w:basedOn w:val="a"/>
    <w:rsid w:val="00265FE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0"/>
      <w:szCs w:val="20"/>
    </w:rPr>
  </w:style>
  <w:style w:type="paragraph" w:customStyle="1" w:styleId="xl78">
    <w:name w:val="xl78"/>
    <w:basedOn w:val="a"/>
    <w:rsid w:val="00265FE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0"/>
      <w:szCs w:val="20"/>
    </w:rPr>
  </w:style>
  <w:style w:type="paragraph" w:customStyle="1" w:styleId="xl79">
    <w:name w:val="xl79"/>
    <w:basedOn w:val="a"/>
    <w:rsid w:val="00265FEA"/>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宋体" w:hAnsi="宋体" w:cs="宋体"/>
      <w:kern w:val="0"/>
      <w:sz w:val="20"/>
      <w:szCs w:val="20"/>
    </w:rPr>
  </w:style>
  <w:style w:type="paragraph" w:customStyle="1" w:styleId="xl80">
    <w:name w:val="xl80"/>
    <w:basedOn w:val="a"/>
    <w:rsid w:val="00265FE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0"/>
      <w:szCs w:val="20"/>
    </w:rPr>
  </w:style>
  <w:style w:type="paragraph" w:customStyle="1" w:styleId="xl81">
    <w:name w:val="xl81"/>
    <w:basedOn w:val="a"/>
    <w:rsid w:val="00265FE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0"/>
      <w:szCs w:val="20"/>
    </w:rPr>
  </w:style>
  <w:style w:type="paragraph" w:customStyle="1" w:styleId="xl82">
    <w:name w:val="xl82"/>
    <w:basedOn w:val="a"/>
    <w:rsid w:val="00265FE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20"/>
      <w:szCs w:val="20"/>
    </w:rPr>
  </w:style>
  <w:style w:type="paragraph" w:customStyle="1" w:styleId="xl83">
    <w:name w:val="xl83"/>
    <w:basedOn w:val="a"/>
    <w:rsid w:val="00265FE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0"/>
      <w:szCs w:val="20"/>
    </w:rPr>
  </w:style>
  <w:style w:type="paragraph" w:styleId="ab">
    <w:name w:val="Body Text"/>
    <w:basedOn w:val="a"/>
    <w:link w:val="Char4"/>
    <w:uiPriority w:val="99"/>
    <w:semiHidden/>
    <w:unhideWhenUsed/>
    <w:rsid w:val="00265FEA"/>
    <w:pPr>
      <w:spacing w:after="120"/>
    </w:pPr>
  </w:style>
  <w:style w:type="character" w:customStyle="1" w:styleId="Char4">
    <w:name w:val="正文文本 Char"/>
    <w:basedOn w:val="a0"/>
    <w:link w:val="ab"/>
    <w:uiPriority w:val="99"/>
    <w:semiHidden/>
    <w:rsid w:val="00265FEA"/>
    <w:rPr>
      <w:rFonts w:ascii="Calibri" w:eastAsia="宋体" w:hAnsi="Calibri" w:cs="Times New Roman"/>
    </w:rPr>
  </w:style>
  <w:style w:type="paragraph" w:styleId="ac">
    <w:name w:val="Revision"/>
    <w:hidden/>
    <w:uiPriority w:val="99"/>
    <w:semiHidden/>
    <w:rsid w:val="00265FEA"/>
    <w:rPr>
      <w:rFonts w:ascii="Calibri" w:eastAsia="宋体" w:hAnsi="Calibri" w:cs="Times New Roman"/>
    </w:rPr>
  </w:style>
  <w:style w:type="paragraph" w:styleId="ad">
    <w:name w:val="Document Map"/>
    <w:basedOn w:val="a"/>
    <w:link w:val="Char5"/>
    <w:uiPriority w:val="99"/>
    <w:semiHidden/>
    <w:unhideWhenUsed/>
    <w:rsid w:val="00265FEA"/>
    <w:rPr>
      <w:rFonts w:ascii="宋体"/>
      <w:sz w:val="18"/>
      <w:szCs w:val="18"/>
    </w:rPr>
  </w:style>
  <w:style w:type="character" w:customStyle="1" w:styleId="Char5">
    <w:name w:val="文档结构图 Char"/>
    <w:basedOn w:val="a0"/>
    <w:link w:val="ad"/>
    <w:uiPriority w:val="99"/>
    <w:semiHidden/>
    <w:rsid w:val="00265FEA"/>
    <w:rPr>
      <w:rFonts w:ascii="宋体" w:eastAsia="宋体" w:hAnsi="Calibri" w:cs="Times New Roman"/>
      <w:sz w:val="18"/>
      <w:szCs w:val="18"/>
    </w:rPr>
  </w:style>
  <w:style w:type="character" w:styleId="ae">
    <w:name w:val="FollowedHyperlink"/>
    <w:basedOn w:val="a0"/>
    <w:uiPriority w:val="99"/>
    <w:semiHidden/>
    <w:unhideWhenUsed/>
    <w:rsid w:val="00265FEA"/>
    <w:rPr>
      <w:color w:val="800080" w:themeColor="followedHyperlink"/>
      <w:u w:val="single"/>
    </w:rPr>
  </w:style>
  <w:style w:type="character" w:customStyle="1" w:styleId="HighlightedVariable">
    <w:name w:val="Highlighted Variable"/>
    <w:basedOn w:val="a0"/>
    <w:rsid w:val="008231E5"/>
    <w:rPr>
      <w:color w:val="0000FF"/>
    </w:rPr>
  </w:style>
  <w:style w:type="paragraph" w:customStyle="1" w:styleId="TableText">
    <w:name w:val="Table Text"/>
    <w:basedOn w:val="a"/>
    <w:rsid w:val="00FC2AE2"/>
    <w:pPr>
      <w:keepLines/>
      <w:jc w:val="left"/>
    </w:pPr>
    <w:rPr>
      <w:rFonts w:ascii="Times New Roman" w:eastAsia="PMingLiU" w:hAnsi="Times New Roman"/>
      <w:sz w:val="16"/>
      <w:szCs w:val="24"/>
      <w:lang w:eastAsia="zh-TW"/>
    </w:rPr>
  </w:style>
  <w:style w:type="paragraph" w:customStyle="1" w:styleId="HeadingBar">
    <w:name w:val="Heading Bar"/>
    <w:basedOn w:val="a"/>
    <w:next w:val="3"/>
    <w:rsid w:val="00FC2AE2"/>
    <w:pPr>
      <w:keepNext/>
      <w:keepLines/>
      <w:shd w:val="solid" w:color="auto" w:fill="auto"/>
      <w:spacing w:before="240"/>
      <w:ind w:right="7920"/>
    </w:pPr>
    <w:rPr>
      <w:rFonts w:ascii="Times New Roman" w:hAnsi="Times New Roman"/>
      <w:color w:val="FFFFFF"/>
      <w:sz w:val="8"/>
      <w:szCs w:val="24"/>
    </w:rPr>
  </w:style>
  <w:style w:type="paragraph" w:customStyle="1" w:styleId="TableHeading">
    <w:name w:val="Table Heading"/>
    <w:basedOn w:val="TableText"/>
    <w:rsid w:val="00FC2AE2"/>
    <w:pPr>
      <w:spacing w:before="120" w:after="120"/>
      <w:jc w:val="both"/>
    </w:pPr>
    <w:rPr>
      <w:rFonts w:eastAsia="宋体"/>
      <w:b/>
      <w:lang w:eastAsia="zh-CN"/>
    </w:rPr>
  </w:style>
  <w:style w:type="character" w:customStyle="1" w:styleId="3Char">
    <w:name w:val="标题 3 Char"/>
    <w:basedOn w:val="a0"/>
    <w:link w:val="3"/>
    <w:uiPriority w:val="9"/>
    <w:rsid w:val="00FC2AE2"/>
    <w:rPr>
      <w:rFonts w:ascii="Calibri" w:eastAsia="宋体" w:hAnsi="Calibri" w:cs="Times New Roman"/>
      <w:b/>
      <w:bCs/>
      <w:sz w:val="32"/>
      <w:szCs w:val="32"/>
    </w:rPr>
  </w:style>
  <w:style w:type="paragraph" w:styleId="11">
    <w:name w:val="toc 1"/>
    <w:basedOn w:val="a"/>
    <w:next w:val="a"/>
    <w:autoRedefine/>
    <w:uiPriority w:val="39"/>
    <w:unhideWhenUsed/>
    <w:rsid w:val="00987396"/>
  </w:style>
  <w:style w:type="paragraph" w:styleId="20">
    <w:name w:val="toc 2"/>
    <w:basedOn w:val="a"/>
    <w:next w:val="a"/>
    <w:autoRedefine/>
    <w:uiPriority w:val="39"/>
    <w:unhideWhenUsed/>
    <w:rsid w:val="00987396"/>
    <w:pPr>
      <w:ind w:leftChars="200" w:left="420"/>
    </w:pPr>
  </w:style>
  <w:style w:type="paragraph" w:styleId="31">
    <w:name w:val="toc 3"/>
    <w:basedOn w:val="a"/>
    <w:next w:val="a"/>
    <w:autoRedefine/>
    <w:uiPriority w:val="39"/>
    <w:unhideWhenUsed/>
    <w:rsid w:val="00987396"/>
    <w:pPr>
      <w:ind w:leftChars="400" w:left="840"/>
    </w:pPr>
  </w:style>
  <w:style w:type="table" w:styleId="af">
    <w:name w:val="Table Grid"/>
    <w:basedOn w:val="a1"/>
    <w:uiPriority w:val="59"/>
    <w:rsid w:val="007E47E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0">
    <w:name w:val="Date"/>
    <w:basedOn w:val="a"/>
    <w:next w:val="a"/>
    <w:link w:val="Char6"/>
    <w:uiPriority w:val="99"/>
    <w:semiHidden/>
    <w:unhideWhenUsed/>
    <w:rsid w:val="00E8102A"/>
    <w:pPr>
      <w:ind w:leftChars="2500" w:left="100"/>
    </w:pPr>
  </w:style>
  <w:style w:type="character" w:customStyle="1" w:styleId="Char6">
    <w:name w:val="日期 Char"/>
    <w:basedOn w:val="a0"/>
    <w:link w:val="af0"/>
    <w:uiPriority w:val="99"/>
    <w:semiHidden/>
    <w:rsid w:val="00E8102A"/>
    <w:rPr>
      <w:rFonts w:ascii="Calibri" w:eastAsia="宋体" w:hAnsi="Calibri" w:cs="Times New Roman"/>
    </w:rPr>
  </w:style>
  <w:style w:type="paragraph" w:styleId="af1">
    <w:name w:val="List Paragraph"/>
    <w:basedOn w:val="a"/>
    <w:uiPriority w:val="34"/>
    <w:qFormat/>
    <w:rsid w:val="00B813CE"/>
    <w:pPr>
      <w:ind w:firstLineChars="200" w:firstLine="420"/>
    </w:pPr>
  </w:style>
  <w:style w:type="character" w:customStyle="1" w:styleId="4Char">
    <w:name w:val="标题 4 Char"/>
    <w:basedOn w:val="a0"/>
    <w:link w:val="4"/>
    <w:uiPriority w:val="9"/>
    <w:rsid w:val="00CA189F"/>
    <w:rPr>
      <w:rFonts w:asciiTheme="majorHAnsi" w:eastAsiaTheme="majorEastAsia" w:hAnsiTheme="majorHAnsi" w:cstheme="majorBidi"/>
      <w:b/>
      <w:bCs/>
      <w:sz w:val="28"/>
      <w:szCs w:val="28"/>
    </w:rPr>
  </w:style>
  <w:style w:type="paragraph" w:customStyle="1" w:styleId="xl63">
    <w:name w:val="xl63"/>
    <w:basedOn w:val="a"/>
    <w:rsid w:val="00F1700B"/>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4"/>
      <w:szCs w:val="24"/>
    </w:rPr>
  </w:style>
  <w:style w:type="paragraph" w:customStyle="1" w:styleId="xl64">
    <w:name w:val="xl64"/>
    <w:basedOn w:val="a"/>
    <w:rsid w:val="00F1700B"/>
    <w:pPr>
      <w:widowControl/>
      <w:pBdr>
        <w:top w:val="single" w:sz="4" w:space="0" w:color="auto"/>
        <w:left w:val="single" w:sz="8" w:space="0" w:color="auto"/>
        <w:bottom w:val="single" w:sz="4" w:space="0" w:color="auto"/>
        <w:right w:val="single" w:sz="4" w:space="0" w:color="auto"/>
      </w:pBdr>
      <w:spacing w:before="100" w:beforeAutospacing="1" w:after="100" w:afterAutospacing="1"/>
      <w:jc w:val="left"/>
    </w:pPr>
    <w:rPr>
      <w:rFonts w:ascii="宋体" w:hAnsi="宋体" w:cs="宋体"/>
      <w:kern w:val="0"/>
      <w:sz w:val="24"/>
      <w:szCs w:val="24"/>
    </w:rPr>
  </w:style>
  <w:style w:type="paragraph" w:customStyle="1" w:styleId="xl65">
    <w:name w:val="xl65"/>
    <w:basedOn w:val="a"/>
    <w:rsid w:val="00F1700B"/>
    <w:pPr>
      <w:widowControl/>
      <w:pBdr>
        <w:top w:val="single" w:sz="4" w:space="0" w:color="auto"/>
        <w:left w:val="single" w:sz="4" w:space="0" w:color="auto"/>
        <w:bottom w:val="single" w:sz="4" w:space="0" w:color="auto"/>
        <w:right w:val="single" w:sz="8" w:space="0" w:color="auto"/>
      </w:pBdr>
      <w:spacing w:before="100" w:beforeAutospacing="1" w:after="100" w:afterAutospacing="1"/>
      <w:jc w:val="left"/>
    </w:pPr>
    <w:rPr>
      <w:rFonts w:ascii="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25915019">
      <w:bodyDiv w:val="1"/>
      <w:marLeft w:val="0"/>
      <w:marRight w:val="0"/>
      <w:marTop w:val="0"/>
      <w:marBottom w:val="0"/>
      <w:divBdr>
        <w:top w:val="none" w:sz="0" w:space="0" w:color="auto"/>
        <w:left w:val="none" w:sz="0" w:space="0" w:color="auto"/>
        <w:bottom w:val="none" w:sz="0" w:space="0" w:color="auto"/>
        <w:right w:val="none" w:sz="0" w:space="0" w:color="auto"/>
      </w:divBdr>
    </w:div>
    <w:div w:id="79257839">
      <w:bodyDiv w:val="1"/>
      <w:marLeft w:val="0"/>
      <w:marRight w:val="0"/>
      <w:marTop w:val="0"/>
      <w:marBottom w:val="0"/>
      <w:divBdr>
        <w:top w:val="none" w:sz="0" w:space="0" w:color="auto"/>
        <w:left w:val="none" w:sz="0" w:space="0" w:color="auto"/>
        <w:bottom w:val="none" w:sz="0" w:space="0" w:color="auto"/>
        <w:right w:val="none" w:sz="0" w:space="0" w:color="auto"/>
      </w:divBdr>
    </w:div>
    <w:div w:id="297610888">
      <w:bodyDiv w:val="1"/>
      <w:marLeft w:val="0"/>
      <w:marRight w:val="0"/>
      <w:marTop w:val="0"/>
      <w:marBottom w:val="0"/>
      <w:divBdr>
        <w:top w:val="none" w:sz="0" w:space="0" w:color="auto"/>
        <w:left w:val="none" w:sz="0" w:space="0" w:color="auto"/>
        <w:bottom w:val="none" w:sz="0" w:space="0" w:color="auto"/>
        <w:right w:val="none" w:sz="0" w:space="0" w:color="auto"/>
      </w:divBdr>
    </w:div>
    <w:div w:id="435294934">
      <w:bodyDiv w:val="1"/>
      <w:marLeft w:val="0"/>
      <w:marRight w:val="0"/>
      <w:marTop w:val="0"/>
      <w:marBottom w:val="0"/>
      <w:divBdr>
        <w:top w:val="none" w:sz="0" w:space="0" w:color="auto"/>
        <w:left w:val="none" w:sz="0" w:space="0" w:color="auto"/>
        <w:bottom w:val="none" w:sz="0" w:space="0" w:color="auto"/>
        <w:right w:val="none" w:sz="0" w:space="0" w:color="auto"/>
      </w:divBdr>
      <w:divsChild>
        <w:div w:id="1156798837">
          <w:marLeft w:val="0"/>
          <w:marRight w:val="0"/>
          <w:marTop w:val="0"/>
          <w:marBottom w:val="0"/>
          <w:divBdr>
            <w:top w:val="none" w:sz="0" w:space="0" w:color="auto"/>
            <w:left w:val="none" w:sz="0" w:space="0" w:color="auto"/>
            <w:bottom w:val="none" w:sz="0" w:space="0" w:color="auto"/>
            <w:right w:val="none" w:sz="0" w:space="0" w:color="auto"/>
          </w:divBdr>
        </w:div>
        <w:div w:id="10493031">
          <w:marLeft w:val="0"/>
          <w:marRight w:val="0"/>
          <w:marTop w:val="0"/>
          <w:marBottom w:val="0"/>
          <w:divBdr>
            <w:top w:val="none" w:sz="0" w:space="0" w:color="auto"/>
            <w:left w:val="none" w:sz="0" w:space="0" w:color="auto"/>
            <w:bottom w:val="none" w:sz="0" w:space="0" w:color="auto"/>
            <w:right w:val="none" w:sz="0" w:space="0" w:color="auto"/>
          </w:divBdr>
        </w:div>
      </w:divsChild>
    </w:div>
    <w:div w:id="526530571">
      <w:bodyDiv w:val="1"/>
      <w:marLeft w:val="0"/>
      <w:marRight w:val="0"/>
      <w:marTop w:val="0"/>
      <w:marBottom w:val="0"/>
      <w:divBdr>
        <w:top w:val="none" w:sz="0" w:space="0" w:color="auto"/>
        <w:left w:val="none" w:sz="0" w:space="0" w:color="auto"/>
        <w:bottom w:val="none" w:sz="0" w:space="0" w:color="auto"/>
        <w:right w:val="none" w:sz="0" w:space="0" w:color="auto"/>
      </w:divBdr>
    </w:div>
    <w:div w:id="530147869">
      <w:bodyDiv w:val="1"/>
      <w:marLeft w:val="0"/>
      <w:marRight w:val="0"/>
      <w:marTop w:val="0"/>
      <w:marBottom w:val="0"/>
      <w:divBdr>
        <w:top w:val="none" w:sz="0" w:space="0" w:color="auto"/>
        <w:left w:val="none" w:sz="0" w:space="0" w:color="auto"/>
        <w:bottom w:val="none" w:sz="0" w:space="0" w:color="auto"/>
        <w:right w:val="none" w:sz="0" w:space="0" w:color="auto"/>
      </w:divBdr>
    </w:div>
    <w:div w:id="547037746">
      <w:bodyDiv w:val="1"/>
      <w:marLeft w:val="0"/>
      <w:marRight w:val="0"/>
      <w:marTop w:val="0"/>
      <w:marBottom w:val="0"/>
      <w:divBdr>
        <w:top w:val="none" w:sz="0" w:space="0" w:color="auto"/>
        <w:left w:val="none" w:sz="0" w:space="0" w:color="auto"/>
        <w:bottom w:val="none" w:sz="0" w:space="0" w:color="auto"/>
        <w:right w:val="none" w:sz="0" w:space="0" w:color="auto"/>
      </w:divBdr>
    </w:div>
    <w:div w:id="964119363">
      <w:bodyDiv w:val="1"/>
      <w:marLeft w:val="0"/>
      <w:marRight w:val="0"/>
      <w:marTop w:val="0"/>
      <w:marBottom w:val="0"/>
      <w:divBdr>
        <w:top w:val="none" w:sz="0" w:space="0" w:color="auto"/>
        <w:left w:val="none" w:sz="0" w:space="0" w:color="auto"/>
        <w:bottom w:val="none" w:sz="0" w:space="0" w:color="auto"/>
        <w:right w:val="none" w:sz="0" w:space="0" w:color="auto"/>
      </w:divBdr>
    </w:div>
    <w:div w:id="1004549863">
      <w:bodyDiv w:val="1"/>
      <w:marLeft w:val="0"/>
      <w:marRight w:val="0"/>
      <w:marTop w:val="0"/>
      <w:marBottom w:val="0"/>
      <w:divBdr>
        <w:top w:val="none" w:sz="0" w:space="0" w:color="auto"/>
        <w:left w:val="none" w:sz="0" w:space="0" w:color="auto"/>
        <w:bottom w:val="none" w:sz="0" w:space="0" w:color="auto"/>
        <w:right w:val="none" w:sz="0" w:space="0" w:color="auto"/>
      </w:divBdr>
    </w:div>
    <w:div w:id="1029913932">
      <w:bodyDiv w:val="1"/>
      <w:marLeft w:val="0"/>
      <w:marRight w:val="0"/>
      <w:marTop w:val="0"/>
      <w:marBottom w:val="0"/>
      <w:divBdr>
        <w:top w:val="none" w:sz="0" w:space="0" w:color="auto"/>
        <w:left w:val="none" w:sz="0" w:space="0" w:color="auto"/>
        <w:bottom w:val="none" w:sz="0" w:space="0" w:color="auto"/>
        <w:right w:val="none" w:sz="0" w:space="0" w:color="auto"/>
      </w:divBdr>
    </w:div>
    <w:div w:id="1215503226">
      <w:bodyDiv w:val="1"/>
      <w:marLeft w:val="0"/>
      <w:marRight w:val="0"/>
      <w:marTop w:val="0"/>
      <w:marBottom w:val="0"/>
      <w:divBdr>
        <w:top w:val="none" w:sz="0" w:space="0" w:color="auto"/>
        <w:left w:val="none" w:sz="0" w:space="0" w:color="auto"/>
        <w:bottom w:val="none" w:sz="0" w:space="0" w:color="auto"/>
        <w:right w:val="none" w:sz="0" w:space="0" w:color="auto"/>
      </w:divBdr>
    </w:div>
    <w:div w:id="1246260075">
      <w:bodyDiv w:val="1"/>
      <w:marLeft w:val="0"/>
      <w:marRight w:val="0"/>
      <w:marTop w:val="0"/>
      <w:marBottom w:val="0"/>
      <w:divBdr>
        <w:top w:val="none" w:sz="0" w:space="0" w:color="auto"/>
        <w:left w:val="none" w:sz="0" w:space="0" w:color="auto"/>
        <w:bottom w:val="none" w:sz="0" w:space="0" w:color="auto"/>
        <w:right w:val="none" w:sz="0" w:space="0" w:color="auto"/>
      </w:divBdr>
      <w:divsChild>
        <w:div w:id="1115060811">
          <w:marLeft w:val="0"/>
          <w:marRight w:val="0"/>
          <w:marTop w:val="0"/>
          <w:marBottom w:val="0"/>
          <w:divBdr>
            <w:top w:val="none" w:sz="0" w:space="0" w:color="auto"/>
            <w:left w:val="none" w:sz="0" w:space="0" w:color="auto"/>
            <w:bottom w:val="none" w:sz="0" w:space="0" w:color="auto"/>
            <w:right w:val="none" w:sz="0" w:space="0" w:color="auto"/>
          </w:divBdr>
          <w:divsChild>
            <w:div w:id="2004355591">
              <w:marLeft w:val="0"/>
              <w:marRight w:val="0"/>
              <w:marTop w:val="0"/>
              <w:marBottom w:val="0"/>
              <w:divBdr>
                <w:top w:val="none" w:sz="0" w:space="0" w:color="auto"/>
                <w:left w:val="none" w:sz="0" w:space="0" w:color="auto"/>
                <w:bottom w:val="none" w:sz="0" w:space="0" w:color="auto"/>
                <w:right w:val="none" w:sz="0" w:space="0" w:color="auto"/>
              </w:divBdr>
              <w:divsChild>
                <w:div w:id="2053798867">
                  <w:marLeft w:val="0"/>
                  <w:marRight w:val="0"/>
                  <w:marTop w:val="0"/>
                  <w:marBottom w:val="0"/>
                  <w:divBdr>
                    <w:top w:val="none" w:sz="0" w:space="0" w:color="auto"/>
                    <w:left w:val="none" w:sz="0" w:space="0" w:color="auto"/>
                    <w:bottom w:val="none" w:sz="0" w:space="0" w:color="auto"/>
                    <w:right w:val="none" w:sz="0" w:space="0" w:color="auto"/>
                  </w:divBdr>
                  <w:divsChild>
                    <w:div w:id="215554039">
                      <w:marLeft w:val="0"/>
                      <w:marRight w:val="0"/>
                      <w:marTop w:val="0"/>
                      <w:marBottom w:val="0"/>
                      <w:divBdr>
                        <w:top w:val="none" w:sz="0" w:space="0" w:color="auto"/>
                        <w:left w:val="none" w:sz="0" w:space="0" w:color="auto"/>
                        <w:bottom w:val="none" w:sz="0" w:space="0" w:color="auto"/>
                        <w:right w:val="none" w:sz="0" w:space="0" w:color="auto"/>
                      </w:divBdr>
                      <w:divsChild>
                        <w:div w:id="426925189">
                          <w:marLeft w:val="0"/>
                          <w:marRight w:val="0"/>
                          <w:marTop w:val="0"/>
                          <w:marBottom w:val="0"/>
                          <w:divBdr>
                            <w:top w:val="none" w:sz="0" w:space="0" w:color="auto"/>
                            <w:left w:val="none" w:sz="0" w:space="0" w:color="auto"/>
                            <w:bottom w:val="none" w:sz="0" w:space="0" w:color="auto"/>
                            <w:right w:val="none" w:sz="0" w:space="0" w:color="auto"/>
                          </w:divBdr>
                          <w:divsChild>
                            <w:div w:id="2147118385">
                              <w:marLeft w:val="0"/>
                              <w:marRight w:val="0"/>
                              <w:marTop w:val="0"/>
                              <w:marBottom w:val="0"/>
                              <w:divBdr>
                                <w:top w:val="none" w:sz="0" w:space="0" w:color="auto"/>
                                <w:left w:val="none" w:sz="0" w:space="0" w:color="auto"/>
                                <w:bottom w:val="none" w:sz="0" w:space="0" w:color="auto"/>
                                <w:right w:val="none" w:sz="0" w:space="0" w:color="auto"/>
                              </w:divBdr>
                              <w:divsChild>
                                <w:div w:id="1176726896">
                                  <w:marLeft w:val="0"/>
                                  <w:marRight w:val="0"/>
                                  <w:marTop w:val="0"/>
                                  <w:marBottom w:val="0"/>
                                  <w:divBdr>
                                    <w:top w:val="none" w:sz="0" w:space="0" w:color="auto"/>
                                    <w:left w:val="none" w:sz="0" w:space="0" w:color="auto"/>
                                    <w:bottom w:val="none" w:sz="0" w:space="0" w:color="auto"/>
                                    <w:right w:val="none" w:sz="0" w:space="0" w:color="auto"/>
                                  </w:divBdr>
                                  <w:divsChild>
                                    <w:div w:id="1588074990">
                                      <w:marLeft w:val="0"/>
                                      <w:marRight w:val="0"/>
                                      <w:marTop w:val="0"/>
                                      <w:marBottom w:val="0"/>
                                      <w:divBdr>
                                        <w:top w:val="none" w:sz="0" w:space="0" w:color="auto"/>
                                        <w:left w:val="none" w:sz="0" w:space="0" w:color="auto"/>
                                        <w:bottom w:val="none" w:sz="0" w:space="0" w:color="auto"/>
                                        <w:right w:val="none" w:sz="0" w:space="0" w:color="auto"/>
                                      </w:divBdr>
                                      <w:divsChild>
                                        <w:div w:id="1354961213">
                                          <w:marLeft w:val="68"/>
                                          <w:marRight w:val="68"/>
                                          <w:marTop w:val="0"/>
                                          <w:marBottom w:val="0"/>
                                          <w:divBdr>
                                            <w:top w:val="none" w:sz="0" w:space="0" w:color="auto"/>
                                            <w:left w:val="none" w:sz="0" w:space="0" w:color="auto"/>
                                            <w:bottom w:val="none" w:sz="0" w:space="0" w:color="auto"/>
                                            <w:right w:val="none" w:sz="0" w:space="0" w:color="auto"/>
                                          </w:divBdr>
                                          <w:divsChild>
                                            <w:div w:id="349841870">
                                              <w:marLeft w:val="0"/>
                                              <w:marRight w:val="0"/>
                                              <w:marTop w:val="54"/>
                                              <w:marBottom w:val="0"/>
                                              <w:divBdr>
                                                <w:top w:val="none" w:sz="0" w:space="0" w:color="auto"/>
                                                <w:left w:val="none" w:sz="0" w:space="0" w:color="auto"/>
                                                <w:bottom w:val="none" w:sz="0" w:space="0" w:color="auto"/>
                                                <w:right w:val="none" w:sz="0" w:space="0" w:color="auto"/>
                                              </w:divBdr>
                                              <w:divsChild>
                                                <w:div w:id="1189099808">
                                                  <w:marLeft w:val="0"/>
                                                  <w:marRight w:val="0"/>
                                                  <w:marTop w:val="0"/>
                                                  <w:marBottom w:val="0"/>
                                                  <w:divBdr>
                                                    <w:top w:val="none" w:sz="0" w:space="0" w:color="auto"/>
                                                    <w:left w:val="none" w:sz="0" w:space="0" w:color="auto"/>
                                                    <w:bottom w:val="none" w:sz="0" w:space="0" w:color="auto"/>
                                                    <w:right w:val="none" w:sz="0" w:space="0" w:color="auto"/>
                                                  </w:divBdr>
                                                  <w:divsChild>
                                                    <w:div w:id="873929281">
                                                      <w:marLeft w:val="177"/>
                                                      <w:marRight w:val="177"/>
                                                      <w:marTop w:val="0"/>
                                                      <w:marBottom w:val="0"/>
                                                      <w:divBdr>
                                                        <w:top w:val="none" w:sz="0" w:space="0" w:color="auto"/>
                                                        <w:left w:val="none" w:sz="0" w:space="0" w:color="auto"/>
                                                        <w:bottom w:val="none" w:sz="0" w:space="0" w:color="auto"/>
                                                        <w:right w:val="none" w:sz="0" w:space="0" w:color="auto"/>
                                                      </w:divBdr>
                                                      <w:divsChild>
                                                        <w:div w:id="443498765">
                                                          <w:marLeft w:val="0"/>
                                                          <w:marRight w:val="0"/>
                                                          <w:marTop w:val="0"/>
                                                          <w:marBottom w:val="0"/>
                                                          <w:divBdr>
                                                            <w:top w:val="none" w:sz="0" w:space="0" w:color="auto"/>
                                                            <w:left w:val="none" w:sz="0" w:space="0" w:color="auto"/>
                                                            <w:bottom w:val="none" w:sz="0" w:space="0" w:color="auto"/>
                                                            <w:right w:val="none" w:sz="0" w:space="0" w:color="auto"/>
                                                          </w:divBdr>
                                                          <w:divsChild>
                                                            <w:div w:id="1638220892">
                                                              <w:marLeft w:val="0"/>
                                                              <w:marRight w:val="0"/>
                                                              <w:marTop w:val="0"/>
                                                              <w:marBottom w:val="0"/>
                                                              <w:divBdr>
                                                                <w:top w:val="none" w:sz="0" w:space="0" w:color="auto"/>
                                                                <w:left w:val="none" w:sz="0" w:space="0" w:color="auto"/>
                                                                <w:bottom w:val="none" w:sz="0" w:space="0" w:color="auto"/>
                                                                <w:right w:val="none" w:sz="0" w:space="0" w:color="auto"/>
                                                              </w:divBdr>
                                                              <w:divsChild>
                                                                <w:div w:id="1025179871">
                                                                  <w:marLeft w:val="0"/>
                                                                  <w:marRight w:val="0"/>
                                                                  <w:marTop w:val="0"/>
                                                                  <w:marBottom w:val="0"/>
                                                                  <w:divBdr>
                                                                    <w:top w:val="none" w:sz="0" w:space="0" w:color="auto"/>
                                                                    <w:left w:val="none" w:sz="0" w:space="0" w:color="auto"/>
                                                                    <w:bottom w:val="none" w:sz="0" w:space="0" w:color="auto"/>
                                                                    <w:right w:val="none" w:sz="0" w:space="0" w:color="auto"/>
                                                                  </w:divBdr>
                                                                  <w:divsChild>
                                                                    <w:div w:id="1901553519">
                                                                      <w:marLeft w:val="0"/>
                                                                      <w:marRight w:val="0"/>
                                                                      <w:marTop w:val="0"/>
                                                                      <w:marBottom w:val="0"/>
                                                                      <w:divBdr>
                                                                        <w:top w:val="none" w:sz="0" w:space="0" w:color="auto"/>
                                                                        <w:left w:val="none" w:sz="0" w:space="0" w:color="auto"/>
                                                                        <w:bottom w:val="none" w:sz="0" w:space="0" w:color="auto"/>
                                                                        <w:right w:val="none" w:sz="0" w:space="0" w:color="auto"/>
                                                                      </w:divBdr>
                                                                      <w:divsChild>
                                                                        <w:div w:id="1201478744">
                                                                          <w:marLeft w:val="136"/>
                                                                          <w:marRight w:val="136"/>
                                                                          <w:marTop w:val="136"/>
                                                                          <w:marBottom w:val="136"/>
                                                                          <w:divBdr>
                                                                            <w:top w:val="none" w:sz="0" w:space="0" w:color="auto"/>
                                                                            <w:left w:val="none" w:sz="0" w:space="0" w:color="auto"/>
                                                                            <w:bottom w:val="none" w:sz="0" w:space="0" w:color="auto"/>
                                                                            <w:right w:val="none" w:sz="0" w:space="0" w:color="auto"/>
                                                                          </w:divBdr>
                                                                          <w:divsChild>
                                                                            <w:div w:id="1953633373">
                                                                              <w:marLeft w:val="0"/>
                                                                              <w:marRight w:val="0"/>
                                                                              <w:marTop w:val="0"/>
                                                                              <w:marBottom w:val="0"/>
                                                                              <w:divBdr>
                                                                                <w:top w:val="none" w:sz="0" w:space="0" w:color="auto"/>
                                                                                <w:left w:val="none" w:sz="0" w:space="0" w:color="auto"/>
                                                                                <w:bottom w:val="none" w:sz="0" w:space="0" w:color="auto"/>
                                                                                <w:right w:val="none" w:sz="0" w:space="0" w:color="auto"/>
                                                                              </w:divBdr>
                                                                              <w:divsChild>
                                                                                <w:div w:id="135950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71860726">
      <w:bodyDiv w:val="1"/>
      <w:marLeft w:val="0"/>
      <w:marRight w:val="0"/>
      <w:marTop w:val="0"/>
      <w:marBottom w:val="0"/>
      <w:divBdr>
        <w:top w:val="none" w:sz="0" w:space="0" w:color="auto"/>
        <w:left w:val="none" w:sz="0" w:space="0" w:color="auto"/>
        <w:bottom w:val="none" w:sz="0" w:space="0" w:color="auto"/>
        <w:right w:val="none" w:sz="0" w:space="0" w:color="auto"/>
      </w:divBdr>
    </w:div>
    <w:div w:id="1422869775">
      <w:bodyDiv w:val="1"/>
      <w:marLeft w:val="0"/>
      <w:marRight w:val="0"/>
      <w:marTop w:val="0"/>
      <w:marBottom w:val="0"/>
      <w:divBdr>
        <w:top w:val="none" w:sz="0" w:space="0" w:color="auto"/>
        <w:left w:val="none" w:sz="0" w:space="0" w:color="auto"/>
        <w:bottom w:val="none" w:sz="0" w:space="0" w:color="auto"/>
        <w:right w:val="none" w:sz="0" w:space="0" w:color="auto"/>
      </w:divBdr>
      <w:divsChild>
        <w:div w:id="465509267">
          <w:marLeft w:val="0"/>
          <w:marRight w:val="0"/>
          <w:marTop w:val="0"/>
          <w:marBottom w:val="0"/>
          <w:divBdr>
            <w:top w:val="none" w:sz="0" w:space="0" w:color="auto"/>
            <w:left w:val="none" w:sz="0" w:space="0" w:color="auto"/>
            <w:bottom w:val="none" w:sz="0" w:space="0" w:color="auto"/>
            <w:right w:val="none" w:sz="0" w:space="0" w:color="auto"/>
          </w:divBdr>
        </w:div>
      </w:divsChild>
    </w:div>
    <w:div w:id="1542787818">
      <w:bodyDiv w:val="1"/>
      <w:marLeft w:val="0"/>
      <w:marRight w:val="0"/>
      <w:marTop w:val="0"/>
      <w:marBottom w:val="0"/>
      <w:divBdr>
        <w:top w:val="none" w:sz="0" w:space="0" w:color="auto"/>
        <w:left w:val="none" w:sz="0" w:space="0" w:color="auto"/>
        <w:bottom w:val="none" w:sz="0" w:space="0" w:color="auto"/>
        <w:right w:val="none" w:sz="0" w:space="0" w:color="auto"/>
      </w:divBdr>
    </w:div>
    <w:div w:id="1544562054">
      <w:bodyDiv w:val="1"/>
      <w:marLeft w:val="0"/>
      <w:marRight w:val="0"/>
      <w:marTop w:val="0"/>
      <w:marBottom w:val="0"/>
      <w:divBdr>
        <w:top w:val="none" w:sz="0" w:space="0" w:color="auto"/>
        <w:left w:val="none" w:sz="0" w:space="0" w:color="auto"/>
        <w:bottom w:val="none" w:sz="0" w:space="0" w:color="auto"/>
        <w:right w:val="none" w:sz="0" w:space="0" w:color="auto"/>
      </w:divBdr>
    </w:div>
    <w:div w:id="1582568474">
      <w:bodyDiv w:val="1"/>
      <w:marLeft w:val="0"/>
      <w:marRight w:val="0"/>
      <w:marTop w:val="0"/>
      <w:marBottom w:val="0"/>
      <w:divBdr>
        <w:top w:val="none" w:sz="0" w:space="0" w:color="auto"/>
        <w:left w:val="none" w:sz="0" w:space="0" w:color="auto"/>
        <w:bottom w:val="none" w:sz="0" w:space="0" w:color="auto"/>
        <w:right w:val="none" w:sz="0" w:space="0" w:color="auto"/>
      </w:divBdr>
    </w:div>
    <w:div w:id="1614289621">
      <w:bodyDiv w:val="1"/>
      <w:marLeft w:val="0"/>
      <w:marRight w:val="0"/>
      <w:marTop w:val="0"/>
      <w:marBottom w:val="0"/>
      <w:divBdr>
        <w:top w:val="none" w:sz="0" w:space="0" w:color="auto"/>
        <w:left w:val="none" w:sz="0" w:space="0" w:color="auto"/>
        <w:bottom w:val="none" w:sz="0" w:space="0" w:color="auto"/>
        <w:right w:val="none" w:sz="0" w:space="0" w:color="auto"/>
      </w:divBdr>
    </w:div>
    <w:div w:id="1865636211">
      <w:bodyDiv w:val="1"/>
      <w:marLeft w:val="0"/>
      <w:marRight w:val="0"/>
      <w:marTop w:val="0"/>
      <w:marBottom w:val="0"/>
      <w:divBdr>
        <w:top w:val="none" w:sz="0" w:space="0" w:color="auto"/>
        <w:left w:val="none" w:sz="0" w:space="0" w:color="auto"/>
        <w:bottom w:val="none" w:sz="0" w:space="0" w:color="auto"/>
        <w:right w:val="none" w:sz="0" w:space="0" w:color="auto"/>
      </w:divBdr>
    </w:div>
    <w:div w:id="1969820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4C976E-3F88-469D-8145-91E46C2D1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Pages>
  <Words>9153</Words>
  <Characters>52174</Characters>
  <Application>Microsoft Office Word</Application>
  <DocSecurity>0</DocSecurity>
  <Lines>434</Lines>
  <Paragraphs>122</Paragraphs>
  <ScaleCrop>false</ScaleCrop>
  <Company/>
  <LinksUpToDate>false</LinksUpToDate>
  <CharactersWithSpaces>61205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aibozeng</dc:creator>
  <cp:lastModifiedBy>aibozeng</cp:lastModifiedBy>
  <cp:revision>11</cp:revision>
  <dcterms:created xsi:type="dcterms:W3CDTF">2014-07-25T12:33:00Z</dcterms:created>
  <dcterms:modified xsi:type="dcterms:W3CDTF">2014-07-25T15:33:00Z</dcterms:modified>
</cp:coreProperties>
</file>